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044AB" w14:textId="77777777" w:rsidR="00665441" w:rsidRDefault="00000000">
      <w:pPr>
        <w:pStyle w:val="normal1"/>
        <w:spacing w:line="240" w:lineRule="auto"/>
        <w:jc w:val="center"/>
        <w:rPr>
          <w:color w:val="000000"/>
        </w:rPr>
      </w:pPr>
      <w:r>
        <w:rPr>
          <w:rFonts w:ascii="Times New Roman" w:eastAsia="Times New Roman" w:hAnsi="Times New Roman" w:cs="Times New Roman"/>
          <w:color w:val="000000"/>
          <w:sz w:val="28"/>
          <w:szCs w:val="28"/>
        </w:rPr>
        <w:t>Supplementary Material for</w:t>
      </w:r>
    </w:p>
    <w:p w14:paraId="0C5044AC" w14:textId="77777777" w:rsidR="00665441" w:rsidRDefault="00665441">
      <w:pPr>
        <w:pStyle w:val="normal1"/>
        <w:spacing w:line="240" w:lineRule="auto"/>
        <w:jc w:val="center"/>
        <w:rPr>
          <w:rFonts w:ascii="Times New Roman" w:eastAsia="Times New Roman" w:hAnsi="Times New Roman" w:cs="Times New Roman"/>
          <w:color w:val="000000"/>
          <w:sz w:val="30"/>
          <w:szCs w:val="30"/>
        </w:rPr>
      </w:pPr>
    </w:p>
    <w:p w14:paraId="0C5044AD" w14:textId="77777777" w:rsidR="00665441" w:rsidRDefault="00000000">
      <w:pPr>
        <w:pStyle w:val="normal1"/>
        <w:spacing w:line="240" w:lineRule="auto"/>
        <w:jc w:val="center"/>
        <w:rPr>
          <w:color w:val="000000"/>
        </w:rPr>
      </w:pPr>
      <w:r>
        <w:rPr>
          <w:rFonts w:ascii="Times New Roman" w:eastAsia="Times New Roman" w:hAnsi="Times New Roman" w:cs="Times New Roman"/>
          <w:b/>
          <w:bCs/>
          <w:color w:val="000000"/>
          <w:sz w:val="30"/>
          <w:szCs w:val="30"/>
        </w:rPr>
        <w:t>Global export of biomass and contaminants from water to land by aquatic insects</w:t>
      </w:r>
    </w:p>
    <w:p w14:paraId="0C5044AE" w14:textId="77777777" w:rsidR="00665441" w:rsidRDefault="00665441">
      <w:pPr>
        <w:pStyle w:val="normal1"/>
        <w:spacing w:line="240" w:lineRule="auto"/>
        <w:jc w:val="center"/>
        <w:rPr>
          <w:rFonts w:ascii="Times New Roman" w:eastAsia="Times New Roman" w:hAnsi="Times New Roman" w:cs="Times New Roman"/>
          <w:b/>
          <w:bCs/>
          <w:color w:val="000000"/>
          <w:sz w:val="30"/>
          <w:szCs w:val="30"/>
        </w:rPr>
      </w:pPr>
    </w:p>
    <w:p w14:paraId="0C5044AF" w14:textId="77777777" w:rsidR="00665441" w:rsidRDefault="00000000">
      <w:pPr>
        <w:pStyle w:val="normal1"/>
        <w:spacing w:line="240" w:lineRule="auto"/>
        <w:jc w:val="center"/>
        <w:rPr>
          <w:color w:val="000000"/>
        </w:rPr>
      </w:pPr>
      <w:r>
        <w:rPr>
          <w:rFonts w:ascii="Times New Roman" w:eastAsia="Times New Roman" w:hAnsi="Times New Roman" w:cs="Times New Roman"/>
          <w:color w:val="000000"/>
        </w:rPr>
        <w:t>Stefano Larsen; Jakob Wolfram; Jeff Wesner; Darin Kopp; Johanna M. Kraus; Jeffrey D. Muehlbauer; Jose Manuel Alvarez-Martinez; Afroditi Grigoropoulou; Ralf Schulz</w:t>
      </w:r>
    </w:p>
    <w:p w14:paraId="0C5044B0" w14:textId="77777777" w:rsidR="00665441" w:rsidRDefault="00665441">
      <w:pPr>
        <w:pStyle w:val="normal1"/>
        <w:spacing w:line="240" w:lineRule="auto"/>
        <w:jc w:val="center"/>
        <w:rPr>
          <w:rFonts w:ascii="Times New Roman" w:eastAsia="Times New Roman" w:hAnsi="Times New Roman" w:cs="Times New Roman"/>
          <w:color w:val="000000"/>
        </w:rPr>
      </w:pPr>
    </w:p>
    <w:p w14:paraId="0C5044B1" w14:textId="77777777" w:rsidR="00665441" w:rsidRDefault="00665441">
      <w:pPr>
        <w:pStyle w:val="normal1"/>
        <w:spacing w:line="240" w:lineRule="auto"/>
        <w:rPr>
          <w:rFonts w:ascii="Times New Roman" w:eastAsia="Times New Roman" w:hAnsi="Times New Roman" w:cs="Times New Roman"/>
          <w:color w:val="000000"/>
        </w:rPr>
      </w:pPr>
    </w:p>
    <w:p w14:paraId="0C5044B2" w14:textId="4079D823" w:rsidR="00665441" w:rsidRDefault="00000000">
      <w:pPr>
        <w:pStyle w:val="normal1"/>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Corresponding</w:t>
      </w:r>
      <w:ins w:id="0" w:author="Wesner, Jeff" w:date="2026-05-13T09:03:00Z" w16du:dateUtc="2026-05-13T14:03:00Z">
        <w:r w:rsidR="00F9111B">
          <w:rPr>
            <w:rFonts w:ascii="Times New Roman" w:eastAsia="Times New Roman" w:hAnsi="Times New Roman" w:cs="Times New Roman"/>
            <w:color w:val="000000"/>
          </w:rPr>
          <w:t xml:space="preserve"> </w:t>
        </w:r>
      </w:ins>
      <w:r>
        <w:rPr>
          <w:rFonts w:ascii="Times New Roman" w:eastAsia="Times New Roman" w:hAnsi="Times New Roman" w:cs="Times New Roman"/>
          <w:color w:val="000000"/>
        </w:rPr>
        <w:t>author: stefano.larsen@fmach.it</w:t>
      </w:r>
    </w:p>
    <w:p w14:paraId="0C5044B3" w14:textId="77777777" w:rsidR="00665441" w:rsidRDefault="00000000">
      <w:pPr>
        <w:pStyle w:val="normal1"/>
        <w:spacing w:line="240" w:lineRule="auto"/>
        <w:rPr>
          <w:color w:val="000000"/>
        </w:rPr>
      </w:pPr>
      <w:r>
        <w:rPr>
          <w:rFonts w:ascii="Times New Roman" w:eastAsia="Times New Roman" w:hAnsi="Times New Roman" w:cs="Times New Roman"/>
          <w:color w:val="000000"/>
        </w:rPr>
        <w:tab/>
        <w:t xml:space="preserve"> </w:t>
      </w:r>
      <w:r>
        <w:rPr>
          <w:rFonts w:ascii="Times New Roman" w:eastAsia="Times New Roman" w:hAnsi="Times New Roman" w:cs="Times New Roman"/>
          <w:color w:val="000000"/>
        </w:rPr>
        <w:tab/>
      </w:r>
    </w:p>
    <w:p w14:paraId="0C5044B4" w14:textId="77777777" w:rsidR="00665441" w:rsidRDefault="00000000">
      <w:pPr>
        <w:pStyle w:val="normal1"/>
        <w:spacing w:line="240" w:lineRule="auto"/>
        <w:rPr>
          <w:color w:val="000000"/>
        </w:rPr>
      </w:pPr>
      <w:r>
        <w:rPr>
          <w:rFonts w:ascii="Times New Roman" w:eastAsia="Times New Roman" w:hAnsi="Times New Roman" w:cs="Times New Roman"/>
          <w:color w:val="000000"/>
        </w:rPr>
        <w:tab/>
        <w:t xml:space="preserve"> </w:t>
      </w:r>
      <w:r>
        <w:rPr>
          <w:rFonts w:ascii="Times New Roman" w:eastAsia="Times New Roman" w:hAnsi="Times New Roman" w:cs="Times New Roman"/>
          <w:color w:val="000000"/>
        </w:rPr>
        <w:tab/>
      </w:r>
    </w:p>
    <w:p w14:paraId="0C5044B5" w14:textId="77777777" w:rsidR="00665441" w:rsidRDefault="00000000">
      <w:pPr>
        <w:pStyle w:val="normal1"/>
        <w:spacing w:before="240" w:line="240" w:lineRule="auto"/>
        <w:rPr>
          <w:color w:val="000000"/>
        </w:rPr>
      </w:pPr>
      <w:r>
        <w:rPr>
          <w:rFonts w:ascii="Times New Roman" w:eastAsia="Times New Roman" w:hAnsi="Times New Roman" w:cs="Times New Roman"/>
          <w:b/>
          <w:bCs/>
          <w:color w:val="000000"/>
        </w:rPr>
        <w:t>The PDF file includes:</w:t>
      </w:r>
      <w:r>
        <w:rPr>
          <w:rFonts w:ascii="Times New Roman" w:eastAsia="Times New Roman" w:hAnsi="Times New Roman" w:cs="Times New Roman"/>
          <w:b/>
          <w:bCs/>
          <w:color w:val="000000"/>
        </w:rPr>
        <w:br/>
      </w:r>
    </w:p>
    <w:p w14:paraId="0C5044B6" w14:textId="77777777" w:rsidR="00665441" w:rsidRDefault="00000000">
      <w:pPr>
        <w:pStyle w:val="normal1"/>
        <w:spacing w:before="240" w:line="240" w:lineRule="auto"/>
        <w:ind w:left="720"/>
        <w:rPr>
          <w:color w:val="000000"/>
        </w:rPr>
      </w:pPr>
      <w:r>
        <w:rPr>
          <w:rFonts w:ascii="Times New Roman" w:eastAsia="Times New Roman" w:hAnsi="Times New Roman" w:cs="Times New Roman"/>
          <w:color w:val="000000"/>
        </w:rPr>
        <w:t>Materials and Methods</w:t>
      </w:r>
    </w:p>
    <w:p w14:paraId="0C5044B7" w14:textId="77777777" w:rsidR="00665441" w:rsidRDefault="00000000">
      <w:pPr>
        <w:pStyle w:val="normal1"/>
        <w:spacing w:before="240" w:line="240" w:lineRule="auto"/>
        <w:ind w:left="720"/>
        <w:rPr>
          <w:color w:val="000000"/>
        </w:rPr>
      </w:pPr>
      <w:r>
        <w:rPr>
          <w:rFonts w:ascii="Times New Roman" w:eastAsia="Times New Roman" w:hAnsi="Times New Roman" w:cs="Times New Roman"/>
          <w:color w:val="000000"/>
        </w:rPr>
        <w:t>Figs. S1 to S15</w:t>
      </w:r>
    </w:p>
    <w:p w14:paraId="0C5044B8" w14:textId="77777777" w:rsidR="00665441" w:rsidRDefault="00000000">
      <w:pPr>
        <w:pStyle w:val="normal1"/>
        <w:spacing w:before="240" w:line="240" w:lineRule="auto"/>
        <w:ind w:left="720"/>
        <w:rPr>
          <w:color w:val="000000"/>
        </w:rPr>
      </w:pPr>
      <w:r>
        <w:rPr>
          <w:rFonts w:ascii="Times New Roman" w:eastAsia="Times New Roman" w:hAnsi="Times New Roman" w:cs="Times New Roman"/>
          <w:color w:val="000000"/>
        </w:rPr>
        <w:t>Tables S1 to S10</w:t>
      </w:r>
    </w:p>
    <w:p w14:paraId="0C5044B9" w14:textId="77777777" w:rsidR="00665441" w:rsidRDefault="00665441">
      <w:pPr>
        <w:pStyle w:val="normal1"/>
        <w:spacing w:before="240" w:line="240" w:lineRule="auto"/>
        <w:ind w:left="720"/>
        <w:rPr>
          <w:rFonts w:ascii="Times New Roman" w:eastAsia="Times New Roman" w:hAnsi="Times New Roman" w:cs="Times New Roman"/>
          <w:color w:val="000000"/>
        </w:rPr>
      </w:pPr>
    </w:p>
    <w:p w14:paraId="0C5044BA" w14:textId="77777777" w:rsidR="00665441" w:rsidRDefault="00665441">
      <w:pPr>
        <w:pStyle w:val="normal1"/>
        <w:spacing w:line="240" w:lineRule="auto"/>
        <w:rPr>
          <w:rFonts w:ascii="Times New Roman" w:eastAsia="Times New Roman" w:hAnsi="Times New Roman" w:cs="Times New Roman"/>
          <w:color w:val="000000"/>
        </w:rPr>
      </w:pPr>
    </w:p>
    <w:p w14:paraId="0C5044BB" w14:textId="77777777" w:rsidR="00665441" w:rsidRDefault="00665441">
      <w:pPr>
        <w:pStyle w:val="normal1"/>
        <w:spacing w:line="240" w:lineRule="auto"/>
        <w:rPr>
          <w:rFonts w:ascii="Times New Roman" w:eastAsia="Times New Roman" w:hAnsi="Times New Roman" w:cs="Times New Roman"/>
          <w:color w:val="000000"/>
        </w:rPr>
      </w:pPr>
    </w:p>
    <w:p w14:paraId="0C5044BC" w14:textId="77777777" w:rsidR="00665441" w:rsidRDefault="00665441">
      <w:pPr>
        <w:pStyle w:val="normal1"/>
        <w:spacing w:line="240" w:lineRule="auto"/>
        <w:rPr>
          <w:rFonts w:ascii="Times New Roman" w:eastAsia="Times New Roman" w:hAnsi="Times New Roman" w:cs="Times New Roman"/>
          <w:color w:val="000000"/>
        </w:rPr>
      </w:pPr>
    </w:p>
    <w:p w14:paraId="0C5044BD" w14:textId="77777777" w:rsidR="00665441" w:rsidRDefault="00665441">
      <w:pPr>
        <w:pStyle w:val="normal1"/>
        <w:spacing w:line="240" w:lineRule="auto"/>
        <w:rPr>
          <w:rFonts w:ascii="Times New Roman" w:eastAsia="Times New Roman" w:hAnsi="Times New Roman" w:cs="Times New Roman"/>
          <w:color w:val="000000"/>
        </w:rPr>
      </w:pPr>
    </w:p>
    <w:p w14:paraId="0C5044BE" w14:textId="77777777" w:rsidR="00665441" w:rsidRDefault="00665441">
      <w:pPr>
        <w:pStyle w:val="normal1"/>
        <w:spacing w:line="240" w:lineRule="auto"/>
        <w:rPr>
          <w:rFonts w:ascii="Times New Roman" w:eastAsia="Times New Roman" w:hAnsi="Times New Roman" w:cs="Times New Roman"/>
          <w:color w:val="000000"/>
        </w:rPr>
      </w:pPr>
    </w:p>
    <w:p w14:paraId="0C5044BF" w14:textId="77777777" w:rsidR="00665441" w:rsidRDefault="00665441">
      <w:pPr>
        <w:pStyle w:val="normal1"/>
        <w:spacing w:line="240" w:lineRule="auto"/>
        <w:rPr>
          <w:rFonts w:ascii="Times New Roman" w:eastAsia="Times New Roman" w:hAnsi="Times New Roman" w:cs="Times New Roman"/>
          <w:color w:val="000000"/>
        </w:rPr>
      </w:pPr>
    </w:p>
    <w:p w14:paraId="0C5044C0" w14:textId="77777777" w:rsidR="00665441" w:rsidRDefault="00665441">
      <w:pPr>
        <w:pStyle w:val="normal1"/>
        <w:spacing w:line="240" w:lineRule="auto"/>
        <w:rPr>
          <w:rFonts w:ascii="Times New Roman" w:eastAsia="Times New Roman" w:hAnsi="Times New Roman" w:cs="Times New Roman"/>
          <w:color w:val="000000"/>
        </w:rPr>
      </w:pPr>
    </w:p>
    <w:p w14:paraId="0C5044C1" w14:textId="77777777" w:rsidR="00665441" w:rsidRDefault="00665441">
      <w:pPr>
        <w:pStyle w:val="normal1"/>
        <w:spacing w:line="240" w:lineRule="auto"/>
        <w:rPr>
          <w:rFonts w:ascii="Times New Roman" w:eastAsia="Times New Roman" w:hAnsi="Times New Roman" w:cs="Times New Roman"/>
          <w:color w:val="000000"/>
        </w:rPr>
      </w:pPr>
    </w:p>
    <w:p w14:paraId="0C5044C2" w14:textId="77777777" w:rsidR="00665441" w:rsidRDefault="00665441">
      <w:pPr>
        <w:pStyle w:val="normal1"/>
        <w:spacing w:line="240" w:lineRule="auto"/>
        <w:rPr>
          <w:rFonts w:ascii="Times New Roman" w:eastAsia="Times New Roman" w:hAnsi="Times New Roman" w:cs="Times New Roman"/>
          <w:color w:val="000000"/>
        </w:rPr>
      </w:pPr>
    </w:p>
    <w:p w14:paraId="0C5044C3" w14:textId="77777777" w:rsidR="00665441" w:rsidRDefault="00665441">
      <w:pPr>
        <w:pStyle w:val="normal1"/>
        <w:spacing w:line="240" w:lineRule="auto"/>
        <w:rPr>
          <w:rFonts w:ascii="Times New Roman" w:eastAsia="Times New Roman" w:hAnsi="Times New Roman" w:cs="Times New Roman"/>
          <w:color w:val="000000"/>
        </w:rPr>
      </w:pPr>
    </w:p>
    <w:p w14:paraId="0C5044C4" w14:textId="77777777" w:rsidR="00665441" w:rsidRDefault="00665441">
      <w:pPr>
        <w:pStyle w:val="normal1"/>
        <w:spacing w:line="240" w:lineRule="auto"/>
        <w:rPr>
          <w:rFonts w:ascii="Times New Roman" w:eastAsia="Times New Roman" w:hAnsi="Times New Roman" w:cs="Times New Roman"/>
          <w:color w:val="000000"/>
        </w:rPr>
      </w:pPr>
    </w:p>
    <w:p w14:paraId="0C5044C5" w14:textId="77777777" w:rsidR="00665441" w:rsidRDefault="00665441">
      <w:pPr>
        <w:pStyle w:val="normal1"/>
        <w:spacing w:line="240" w:lineRule="auto"/>
        <w:rPr>
          <w:rFonts w:ascii="Times New Roman" w:eastAsia="Times New Roman" w:hAnsi="Times New Roman" w:cs="Times New Roman"/>
          <w:color w:val="000000"/>
        </w:rPr>
      </w:pPr>
    </w:p>
    <w:p w14:paraId="0C5044C6" w14:textId="77777777" w:rsidR="00665441" w:rsidRDefault="00665441">
      <w:pPr>
        <w:pStyle w:val="normal1"/>
        <w:spacing w:line="240" w:lineRule="auto"/>
        <w:rPr>
          <w:rFonts w:ascii="Times New Roman" w:eastAsia="Times New Roman" w:hAnsi="Times New Roman" w:cs="Times New Roman"/>
          <w:color w:val="000000"/>
        </w:rPr>
      </w:pPr>
    </w:p>
    <w:p w14:paraId="0C5044C7" w14:textId="77777777" w:rsidR="00665441" w:rsidRDefault="00665441">
      <w:pPr>
        <w:pStyle w:val="normal1"/>
        <w:spacing w:line="240" w:lineRule="auto"/>
        <w:rPr>
          <w:rFonts w:ascii="Times New Roman" w:eastAsia="Times New Roman" w:hAnsi="Times New Roman" w:cs="Times New Roman"/>
          <w:color w:val="000000"/>
        </w:rPr>
      </w:pPr>
    </w:p>
    <w:p w14:paraId="0C5044C8" w14:textId="77777777" w:rsidR="00665441" w:rsidRDefault="00665441">
      <w:pPr>
        <w:pStyle w:val="normal1"/>
        <w:spacing w:line="240" w:lineRule="auto"/>
        <w:rPr>
          <w:rFonts w:ascii="Times New Roman" w:eastAsia="Times New Roman" w:hAnsi="Times New Roman" w:cs="Times New Roman"/>
          <w:color w:val="000000"/>
        </w:rPr>
      </w:pPr>
    </w:p>
    <w:p w14:paraId="0C5044C9" w14:textId="77777777" w:rsidR="00665441" w:rsidRDefault="00665441">
      <w:pPr>
        <w:pStyle w:val="normal1"/>
        <w:spacing w:line="240" w:lineRule="auto"/>
        <w:rPr>
          <w:rFonts w:ascii="Times New Roman" w:eastAsia="Times New Roman" w:hAnsi="Times New Roman" w:cs="Times New Roman"/>
          <w:color w:val="000000"/>
        </w:rPr>
      </w:pPr>
    </w:p>
    <w:p w14:paraId="0C5044CA" w14:textId="77777777" w:rsidR="00665441" w:rsidRDefault="00665441">
      <w:pPr>
        <w:pStyle w:val="normal1"/>
        <w:spacing w:line="240" w:lineRule="auto"/>
        <w:rPr>
          <w:rFonts w:ascii="Times New Roman" w:eastAsia="Times New Roman" w:hAnsi="Times New Roman" w:cs="Times New Roman"/>
          <w:color w:val="000000"/>
        </w:rPr>
      </w:pPr>
    </w:p>
    <w:p w14:paraId="0C5044CB" w14:textId="77777777" w:rsidR="00665441" w:rsidRDefault="00665441">
      <w:pPr>
        <w:pStyle w:val="normal1"/>
        <w:spacing w:line="240" w:lineRule="auto"/>
        <w:rPr>
          <w:rFonts w:ascii="Times New Roman" w:eastAsia="Times New Roman" w:hAnsi="Times New Roman" w:cs="Times New Roman"/>
          <w:color w:val="000000"/>
        </w:rPr>
      </w:pPr>
    </w:p>
    <w:p w14:paraId="0C5044CC" w14:textId="77777777" w:rsidR="00665441" w:rsidRDefault="00665441">
      <w:pPr>
        <w:pStyle w:val="normal1"/>
        <w:spacing w:line="240" w:lineRule="auto"/>
        <w:rPr>
          <w:rFonts w:ascii="Times New Roman" w:eastAsia="Times New Roman" w:hAnsi="Times New Roman" w:cs="Times New Roman"/>
          <w:color w:val="000000"/>
        </w:rPr>
      </w:pPr>
    </w:p>
    <w:p w14:paraId="0C5044CD" w14:textId="77777777" w:rsidR="00665441" w:rsidRDefault="00665441">
      <w:pPr>
        <w:pStyle w:val="normal1"/>
        <w:spacing w:line="240" w:lineRule="auto"/>
        <w:rPr>
          <w:rFonts w:ascii="Times New Roman" w:eastAsia="Times New Roman" w:hAnsi="Times New Roman" w:cs="Times New Roman"/>
          <w:color w:val="000000"/>
        </w:rPr>
      </w:pPr>
    </w:p>
    <w:p w14:paraId="0C5044CE" w14:textId="77777777" w:rsidR="00665441" w:rsidRDefault="00665441">
      <w:pPr>
        <w:pStyle w:val="normal1"/>
        <w:spacing w:line="240" w:lineRule="auto"/>
        <w:rPr>
          <w:rFonts w:ascii="Times New Roman" w:eastAsia="Times New Roman" w:hAnsi="Times New Roman" w:cs="Times New Roman"/>
          <w:color w:val="000000"/>
        </w:rPr>
      </w:pPr>
    </w:p>
    <w:p w14:paraId="0C5044CF" w14:textId="77777777" w:rsidR="00665441" w:rsidRDefault="00665441">
      <w:pPr>
        <w:pStyle w:val="normal1"/>
        <w:spacing w:line="240" w:lineRule="auto"/>
        <w:rPr>
          <w:rFonts w:ascii="Times New Roman" w:eastAsia="Times New Roman" w:hAnsi="Times New Roman" w:cs="Times New Roman"/>
          <w:color w:val="000000"/>
        </w:rPr>
      </w:pPr>
    </w:p>
    <w:p w14:paraId="0C5044D0" w14:textId="77777777" w:rsidR="00665441" w:rsidRDefault="00000000">
      <w:pPr>
        <w:pStyle w:val="normal1"/>
        <w:spacing w:line="240" w:lineRule="auto"/>
        <w:rPr>
          <w:rFonts w:ascii="Times New Roman" w:eastAsia="Times New Roman" w:hAnsi="Times New Roman" w:cs="Times New Roman"/>
          <w:color w:val="000000"/>
        </w:rPr>
      </w:pPr>
      <w:r>
        <w:br w:type="page"/>
      </w:r>
    </w:p>
    <w:p w14:paraId="0C5044D1" w14:textId="77777777" w:rsidR="00665441" w:rsidRDefault="00665441">
      <w:pPr>
        <w:pStyle w:val="normal1"/>
        <w:spacing w:line="240" w:lineRule="auto"/>
        <w:rPr>
          <w:rFonts w:ascii="Times New Roman" w:eastAsia="Times New Roman" w:hAnsi="Times New Roman" w:cs="Times New Roman"/>
          <w:color w:val="000000"/>
        </w:rPr>
      </w:pPr>
    </w:p>
    <w:p w14:paraId="0C5044D2" w14:textId="77777777" w:rsidR="00665441" w:rsidRDefault="00665441">
      <w:pPr>
        <w:pStyle w:val="normal1"/>
        <w:spacing w:line="240" w:lineRule="auto"/>
        <w:rPr>
          <w:rFonts w:ascii="Times New Roman" w:eastAsia="Times New Roman" w:hAnsi="Times New Roman" w:cs="Times New Roman"/>
          <w:color w:val="000000"/>
        </w:rPr>
      </w:pPr>
    </w:p>
    <w:p w14:paraId="0C5044D3" w14:textId="77777777" w:rsidR="00665441" w:rsidRDefault="00000000">
      <w:pPr>
        <w:pStyle w:val="normal1"/>
        <w:spacing w:line="240" w:lineRule="auto"/>
        <w:jc w:val="both"/>
        <w:rPr>
          <w:color w:val="000000"/>
        </w:rPr>
      </w:pPr>
      <w:r>
        <w:rPr>
          <w:rFonts w:ascii="Times New Roman" w:eastAsia="Times New Roman" w:hAnsi="Times New Roman" w:cs="Times New Roman"/>
          <w:b/>
          <w:bCs/>
          <w:color w:val="000000"/>
        </w:rPr>
        <w:t>Materials and Methods</w:t>
      </w:r>
    </w:p>
    <w:p w14:paraId="0C5044D4" w14:textId="77777777" w:rsidR="00665441" w:rsidRDefault="00665441">
      <w:pPr>
        <w:pStyle w:val="normal1"/>
        <w:spacing w:line="240" w:lineRule="auto"/>
        <w:rPr>
          <w:rFonts w:ascii="Times New Roman" w:eastAsia="Times New Roman" w:hAnsi="Times New Roman" w:cs="Times New Roman"/>
          <w:color w:val="000000"/>
        </w:rPr>
      </w:pPr>
    </w:p>
    <w:p w14:paraId="0C5044D5" w14:textId="77777777" w:rsidR="00665441" w:rsidRDefault="00665441">
      <w:pPr>
        <w:pStyle w:val="normal1"/>
        <w:spacing w:line="240" w:lineRule="auto"/>
        <w:rPr>
          <w:rFonts w:ascii="Times New Roman" w:eastAsia="Times New Roman" w:hAnsi="Times New Roman" w:cs="Times New Roman"/>
          <w:color w:val="000000"/>
        </w:rPr>
      </w:pPr>
    </w:p>
    <w:p w14:paraId="0C5044D6" w14:textId="77777777" w:rsidR="00665441" w:rsidRDefault="00000000">
      <w:pPr>
        <w:pStyle w:val="Heading3"/>
        <w:shd w:val="clear" w:color="auto" w:fill="FFFFFF"/>
        <w:spacing w:after="160"/>
        <w:rPr>
          <w:color w:val="000000"/>
        </w:rPr>
      </w:pPr>
      <w:bookmarkStart w:id="1" w:name="_bpn68nr1116d"/>
      <w:bookmarkEnd w:id="1"/>
      <w:r>
        <w:rPr>
          <w:rFonts w:ascii="Times New Roman" w:eastAsia="Times New Roman" w:hAnsi="Times New Roman" w:cs="Times New Roman"/>
          <w:color w:val="000000"/>
          <w:sz w:val="24"/>
          <w:szCs w:val="24"/>
          <w:u w:val="single"/>
        </w:rPr>
        <w:t>Downscaling estimated rivers and stream surface area</w:t>
      </w:r>
    </w:p>
    <w:p w14:paraId="0C5044D7" w14:textId="77777777" w:rsidR="00665441" w:rsidRDefault="00665441">
      <w:pPr>
        <w:pStyle w:val="normal1"/>
        <w:spacing w:line="240" w:lineRule="auto"/>
        <w:rPr>
          <w:rFonts w:ascii="Times New Roman" w:eastAsia="Times New Roman" w:hAnsi="Times New Roman" w:cs="Times New Roman"/>
          <w:color w:val="000000"/>
        </w:rPr>
      </w:pPr>
    </w:p>
    <w:p w14:paraId="0C5044D8" w14:textId="77777777" w:rsidR="00665441" w:rsidRDefault="00000000">
      <w:pPr>
        <w:pStyle w:val="normal1"/>
        <w:shd w:val="clear" w:color="auto" w:fill="FFFFFF"/>
        <w:spacing w:after="160" w:line="240" w:lineRule="auto"/>
        <w:rPr>
          <w:color w:val="000000"/>
        </w:rPr>
      </w:pPr>
      <w:r>
        <w:rPr>
          <w:rFonts w:ascii="Times New Roman" w:eastAsia="Times New Roman" w:hAnsi="Times New Roman" w:cs="Times New Roman"/>
          <w:color w:val="000000"/>
        </w:rPr>
        <w:t xml:space="preserve">We obtained estimates for global rivers and stream surface area (RSSA) from Allen and </w:t>
      </w:r>
      <w:proofErr w:type="spellStart"/>
      <w:r>
        <w:rPr>
          <w:rFonts w:ascii="Times New Roman" w:eastAsia="Times New Roman" w:hAnsi="Times New Roman" w:cs="Times New Roman"/>
          <w:color w:val="000000"/>
        </w:rPr>
        <w:t>Pavelsky</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17</w:t>
      </w:r>
      <w:r>
        <w:rPr>
          <w:rFonts w:ascii="Times New Roman" w:eastAsia="Times New Roman" w:hAnsi="Times New Roman" w:cs="Times New Roman"/>
          <w:color w:val="000000"/>
        </w:rPr>
        <w:t>). These estimates were produced by combining satellite observations of large rivers (&gt;90m) with a statistical approach to account for the surface area of smaller streams. RSSA estimates are provided as grouped major basins (</w:t>
      </w:r>
      <w:r>
        <w:rPr>
          <w:rFonts w:ascii="Times New Roman" w:eastAsia="Times New Roman" w:hAnsi="Times New Roman" w:cs="Times New Roman"/>
          <w:i/>
          <w:iCs/>
          <w:color w:val="000000"/>
        </w:rPr>
        <w:t>17</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25</w:t>
      </w:r>
      <w:r>
        <w:rPr>
          <w:rFonts w:ascii="Times New Roman" w:eastAsia="Times New Roman" w:hAnsi="Times New Roman" w:cs="Times New Roman"/>
          <w:color w:val="000000"/>
        </w:rPr>
        <w:t xml:space="preserve">), which often encompass multiple </w:t>
      </w:r>
      <w:proofErr w:type="spellStart"/>
      <w:r>
        <w:rPr>
          <w:rFonts w:ascii="Times New Roman" w:eastAsia="Times New Roman" w:hAnsi="Times New Roman" w:cs="Times New Roman"/>
          <w:color w:val="000000"/>
        </w:rPr>
        <w:t>hydrobasins</w:t>
      </w:r>
      <w:proofErr w:type="spellEnd"/>
      <w:r>
        <w:rPr>
          <w:rFonts w:ascii="Times New Roman" w:eastAsia="Times New Roman" w:hAnsi="Times New Roman" w:cs="Times New Roman"/>
          <w:color w:val="000000"/>
        </w:rPr>
        <w:t xml:space="preserve"> catchment polygons (</w:t>
      </w:r>
      <w:proofErr w:type="spellStart"/>
      <w:r>
        <w:rPr>
          <w:rFonts w:ascii="Times New Roman" w:eastAsia="Times New Roman" w:hAnsi="Times New Roman" w:cs="Times New Roman"/>
          <w:color w:val="000000"/>
        </w:rPr>
        <w:t>HydroBASINS</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level-12</w:t>
      </w:r>
      <w:proofErr w:type="gramEnd"/>
      <w:r>
        <w:rPr>
          <w:rFonts w:ascii="Times New Roman" w:eastAsia="Times New Roman" w:hAnsi="Times New Roman" w:cs="Times New Roman"/>
          <w:color w:val="000000"/>
        </w:rPr>
        <w:t xml:space="preserve">; resolution used in the present work). RSSA files remain spatially concordant with </w:t>
      </w:r>
      <w:proofErr w:type="spellStart"/>
      <w:r>
        <w:rPr>
          <w:rFonts w:ascii="Times New Roman" w:eastAsia="Times New Roman" w:hAnsi="Times New Roman" w:cs="Times New Roman"/>
          <w:color w:val="000000"/>
        </w:rPr>
        <w:t>hydrobasin</w:t>
      </w:r>
      <w:proofErr w:type="spellEnd"/>
      <w:r>
        <w:rPr>
          <w:rFonts w:ascii="Times New Roman" w:eastAsia="Times New Roman" w:hAnsi="Times New Roman" w:cs="Times New Roman"/>
          <w:color w:val="000000"/>
        </w:rPr>
        <w:t xml:space="preserve"> polygons, allowing for a one-to-many relationship, although this approach does not adequately capture underlying hydrological patterns, such as variations in stream order or regions with dense fluvial networks. To enhance the spatial allocation of RSSA to each </w:t>
      </w:r>
      <w:proofErr w:type="spellStart"/>
      <w:r>
        <w:rPr>
          <w:rFonts w:ascii="Times New Roman" w:eastAsia="Times New Roman" w:hAnsi="Times New Roman" w:cs="Times New Roman"/>
          <w:color w:val="000000"/>
        </w:rPr>
        <w:t>hydrobasin</w:t>
      </w:r>
      <w:proofErr w:type="spellEnd"/>
      <w:r>
        <w:rPr>
          <w:rFonts w:ascii="Times New Roman" w:eastAsia="Times New Roman" w:hAnsi="Times New Roman" w:cs="Times New Roman"/>
          <w:color w:val="000000"/>
        </w:rPr>
        <w:t xml:space="preserve">, we downscaled RSSA estimates using the distribution of </w:t>
      </w:r>
      <w:proofErr w:type="spellStart"/>
      <w:r>
        <w:rPr>
          <w:rFonts w:ascii="Times New Roman" w:eastAsia="Times New Roman" w:hAnsi="Times New Roman" w:cs="Times New Roman"/>
          <w:color w:val="000000"/>
        </w:rPr>
        <w:t>HydroRivers</w:t>
      </w:r>
      <w:proofErr w:type="spellEnd"/>
      <w:r>
        <w:rPr>
          <w:rFonts w:ascii="Times New Roman" w:eastAsia="Times New Roman" w:hAnsi="Times New Roman" w:cs="Times New Roman"/>
          <w:color w:val="000000"/>
        </w:rPr>
        <w:t xml:space="preserve"> as a weighting factor. For each </w:t>
      </w:r>
      <w:proofErr w:type="spellStart"/>
      <w:r>
        <w:rPr>
          <w:rFonts w:ascii="Times New Roman" w:eastAsia="Times New Roman" w:hAnsi="Times New Roman" w:cs="Times New Roman"/>
          <w:color w:val="000000"/>
        </w:rPr>
        <w:t>hydrobasin</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level-12</w:t>
      </w:r>
      <w:proofErr w:type="gramEnd"/>
      <w:r>
        <w:rPr>
          <w:rFonts w:ascii="Times New Roman" w:eastAsia="Times New Roman" w:hAnsi="Times New Roman" w:cs="Times New Roman"/>
          <w:color w:val="000000"/>
        </w:rPr>
        <w:t xml:space="preserve">, we identified the Strahler orders for all </w:t>
      </w:r>
      <w:proofErr w:type="spellStart"/>
      <w:r>
        <w:rPr>
          <w:rFonts w:ascii="Times New Roman" w:eastAsia="Times New Roman" w:hAnsi="Times New Roman" w:cs="Times New Roman"/>
          <w:color w:val="000000"/>
        </w:rPr>
        <w:t>HydroRivers</w:t>
      </w:r>
      <w:proofErr w:type="spellEnd"/>
      <w:r>
        <w:rPr>
          <w:rFonts w:ascii="Times New Roman" w:eastAsia="Times New Roman" w:hAnsi="Times New Roman" w:cs="Times New Roman"/>
          <w:color w:val="000000"/>
        </w:rPr>
        <w:t xml:space="preserve"> flowlines and associated them with stream width estimates obtained from Downing et al. (</w:t>
      </w:r>
      <w:r>
        <w:rPr>
          <w:rFonts w:ascii="Times New Roman" w:eastAsia="Times New Roman" w:hAnsi="Times New Roman" w:cs="Times New Roman"/>
          <w:i/>
          <w:iCs/>
          <w:color w:val="000000"/>
        </w:rPr>
        <w:t>49</w:t>
      </w:r>
      <w:r>
        <w:rPr>
          <w:rFonts w:ascii="Times New Roman" w:eastAsia="Times New Roman" w:hAnsi="Times New Roman" w:cs="Times New Roman"/>
          <w:color w:val="000000"/>
        </w:rPr>
        <w:t>). The ‘Downing-based” surface areas were derived leveraging the established relationship between Strahler order (ω) and stream width (w) as:</w:t>
      </w:r>
    </w:p>
    <w:p w14:paraId="0C5044D9" w14:textId="47E8C9B6" w:rsidR="00665441" w:rsidRDefault="00000000" w:rsidP="00FE62B3">
      <w:pPr>
        <w:pStyle w:val="normal1"/>
        <w:shd w:val="clear" w:color="auto" w:fill="FFFFFF"/>
        <w:spacing w:after="160" w:line="240" w:lineRule="auto"/>
        <w:ind w:firstLine="720"/>
        <w:jc w:val="center"/>
        <w:rPr>
          <w:color w:val="000000"/>
        </w:rPr>
        <w:pPrChange w:id="2" w:author="Wesner, Jeff" w:date="2026-05-13T10:04:00Z" w16du:dateUtc="2026-05-13T15:04:00Z">
          <w:pPr>
            <w:pStyle w:val="normal1"/>
            <w:shd w:val="clear" w:color="auto" w:fill="FFFFFF"/>
            <w:spacing w:after="160" w:line="240" w:lineRule="auto"/>
            <w:ind w:firstLine="720"/>
          </w:pPr>
        </w:pPrChange>
      </w:pPr>
      <m:oMathPara>
        <m:oMath>
          <m:r>
            <w:rPr>
              <w:rFonts w:ascii="Cambria Math" w:hAnsi="Cambria Math"/>
            </w:rPr>
            <m:t>w</m:t>
          </m:r>
          <m:r>
            <m:rPr>
              <m:lit/>
              <m:nor/>
            </m:rPr>
            <m:t xml:space="preserve"> = </m:t>
          </m:r>
          <m:r>
            <w:rPr>
              <w:rFonts w:ascii="Cambria Math" w:hAnsi="Cambria Math"/>
            </w:rPr>
            <m:t>0.452</m:t>
          </m:r>
          <m:r>
            <m:rPr>
              <m:lit/>
              <m:nor/>
            </m:rPr>
            <m:t xml:space="preserve"> </m:t>
          </m:r>
          <m:r>
            <w:rPr>
              <w:rFonts w:ascii="Cambria Math" w:hAnsi="Cambria Math"/>
            </w:rPr>
            <m:t>⋅</m:t>
          </m:r>
          <m:r>
            <m:rPr>
              <m:lit/>
              <m:nor/>
            </m:rPr>
            <m:t xml:space="preserve"> </m:t>
          </m:r>
          <m:sSup>
            <m:sSupPr>
              <m:ctrlPr>
                <w:rPr>
                  <w:rFonts w:ascii="Cambria Math" w:hAnsi="Cambria Math"/>
                </w:rPr>
              </m:ctrlPr>
            </m:sSupPr>
            <m:e>
              <m:r>
                <w:rPr>
                  <w:rFonts w:ascii="Cambria Math" w:hAnsi="Cambria Math"/>
                </w:rPr>
                <m:t>e</m:t>
              </m:r>
            </m:e>
            <m:sup>
              <m:r>
                <w:rPr>
                  <w:rFonts w:ascii="Cambria Math" w:hAnsi="Cambria Math"/>
                </w:rPr>
                <m:t>0.842ω</m:t>
              </m:r>
            </m:sup>
          </m:sSup>
        </m:oMath>
      </m:oMathPara>
    </w:p>
    <w:p w14:paraId="0C5044DA" w14:textId="616EE3F1"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color w:val="000000"/>
        </w:rPr>
        <w:t xml:space="preserve">where </w:t>
      </w:r>
      <m:oMath>
        <m:r>
          <w:ins w:id="3" w:author="Wesner, Jeff" w:date="2026-05-13T10:11:00Z" w16du:dateUtc="2026-05-13T15:11:00Z">
            <w:rPr>
              <w:rFonts w:ascii="Cambria Math" w:hAnsi="Cambria Math"/>
            </w:rPr>
            <m:t>w</m:t>
          </w:ins>
        </m:r>
      </m:oMath>
      <w:ins w:id="4" w:author="Wesner, Jeff" w:date="2026-05-13T10:11:00Z" w16du:dateUtc="2026-05-13T15:11:00Z">
        <w:r w:rsidR="000A2443" w:rsidRPr="000A2443" w:rsidDel="000A2443">
          <w:rPr>
            <w:rFonts w:ascii="Times New Roman" w:eastAsia="Times New Roman" w:hAnsi="Times New Roman" w:cs="Times New Roman"/>
            <w:i/>
            <w:iCs/>
            <w:color w:val="000000"/>
          </w:rPr>
          <w:t xml:space="preserve"> </w:t>
        </w:r>
      </w:ins>
      <w:del w:id="5" w:author="Wesner, Jeff" w:date="2026-05-13T10:11:00Z" w16du:dateUtc="2026-05-13T15:11:00Z">
        <w:r w:rsidRPr="000A2443" w:rsidDel="000A2443">
          <w:rPr>
            <w:rFonts w:ascii="Times New Roman" w:eastAsia="Times New Roman" w:hAnsi="Times New Roman" w:cs="Times New Roman"/>
            <w:i/>
            <w:iCs/>
            <w:color w:val="000000"/>
            <w:rPrChange w:id="6" w:author="Wesner, Jeff" w:date="2026-05-13T10:11:00Z" w16du:dateUtc="2026-05-13T15:11:00Z">
              <w:rPr>
                <w:rFonts w:ascii="Times New Roman" w:eastAsia="Times New Roman" w:hAnsi="Times New Roman" w:cs="Times New Roman"/>
                <w:color w:val="000000"/>
              </w:rPr>
            </w:rPrChange>
          </w:rPr>
          <w:delText>w</w:delText>
        </w:r>
        <w:r w:rsidDel="000A2443">
          <w:rPr>
            <w:rFonts w:ascii="Times New Roman" w:eastAsia="Times New Roman" w:hAnsi="Times New Roman" w:cs="Times New Roman"/>
            <w:color w:val="000000"/>
          </w:rPr>
          <w:delText xml:space="preserve"> </w:delText>
        </w:r>
      </w:del>
      <w:r>
        <w:rPr>
          <w:rFonts w:ascii="Times New Roman" w:eastAsia="Times New Roman" w:hAnsi="Times New Roman" w:cs="Times New Roman"/>
          <w:color w:val="000000"/>
        </w:rPr>
        <w:t xml:space="preserve">represents the estimated stream width corresponding to Strahler order ω. </w:t>
      </w:r>
    </w:p>
    <w:p w14:paraId="0C5044DB" w14:textId="77777777"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color w:val="000000"/>
        </w:rPr>
        <w:t xml:space="preserve">Individual, “Downing-based” stream surface areas </w:t>
      </w:r>
      <w:r>
        <w:rPr>
          <w:rFonts w:ascii="Times New Roman" w:eastAsia="Times New Roman" w:hAnsi="Times New Roman" w:cs="Times New Roman"/>
          <w:i/>
          <w:iCs/>
          <w:color w:val="000000"/>
        </w:rPr>
        <w:t>A</w:t>
      </w:r>
      <w:r>
        <w:rPr>
          <w:rFonts w:ascii="Times New Roman" w:eastAsia="Times New Roman" w:hAnsi="Times New Roman" w:cs="Times New Roman"/>
          <w:color w:val="000000"/>
        </w:rPr>
        <w:t xml:space="preserve"> were then calculated as:</w:t>
      </w:r>
    </w:p>
    <w:p w14:paraId="0C5044DC" w14:textId="6EBFAC58" w:rsidR="00665441" w:rsidRDefault="00000000" w:rsidP="00FE62B3">
      <w:pPr>
        <w:pStyle w:val="normal1"/>
        <w:shd w:val="clear" w:color="auto" w:fill="FFFFFF"/>
        <w:spacing w:after="160" w:line="240" w:lineRule="auto"/>
        <w:jc w:val="center"/>
        <w:rPr>
          <w:color w:val="000000"/>
        </w:rPr>
        <w:pPrChange w:id="7" w:author="Wesner, Jeff" w:date="2026-05-13T10:04:00Z" w16du:dateUtc="2026-05-13T15:04:00Z">
          <w:pPr>
            <w:pStyle w:val="normal1"/>
            <w:shd w:val="clear" w:color="auto" w:fill="FFFFFF"/>
            <w:spacing w:after="160" w:line="240" w:lineRule="auto"/>
            <w:jc w:val="both"/>
          </w:pPr>
        </w:pPrChange>
      </w:pPr>
      <m:oMathPara>
        <m:oMath>
          <m:r>
            <w:rPr>
              <w:rFonts w:ascii="Cambria Math" w:hAnsi="Cambria Math"/>
            </w:rPr>
            <m:t>A</m:t>
          </m:r>
          <m:r>
            <m:rPr>
              <m:lit/>
              <m:nor/>
            </m:rPr>
            <m:t xml:space="preserve"> = </m:t>
          </m:r>
          <m:r>
            <w:rPr>
              <w:rFonts w:ascii="Cambria Math" w:hAnsi="Cambria Math"/>
            </w:rPr>
            <m:t>w</m:t>
          </m:r>
          <m:r>
            <m:rPr>
              <m:lit/>
              <m:nor/>
            </m:rPr>
            <m:t xml:space="preserve"> </m:t>
          </m:r>
          <m:r>
            <w:rPr>
              <w:rFonts w:ascii="Cambria Math" w:hAnsi="Cambria Math"/>
            </w:rPr>
            <m:t>⋅</m:t>
          </m:r>
          <m:r>
            <m:rPr>
              <m:lit/>
              <m:nor/>
            </m:rPr>
            <m:t xml:space="preserve"> </m:t>
          </m:r>
          <m:r>
            <w:rPr>
              <w:rFonts w:ascii="Cambria Math" w:hAnsi="Cambria Math"/>
            </w:rPr>
            <m:t>L</m:t>
          </m:r>
        </m:oMath>
      </m:oMathPara>
    </w:p>
    <w:p w14:paraId="0C5044DD" w14:textId="77777777"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color w:val="000000"/>
        </w:rPr>
        <w:t xml:space="preserve">where </w:t>
      </w:r>
      <w:r>
        <w:rPr>
          <w:rFonts w:ascii="Times New Roman" w:eastAsia="Times New Roman" w:hAnsi="Times New Roman" w:cs="Times New Roman"/>
          <w:i/>
          <w:iCs/>
          <w:color w:val="000000"/>
        </w:rPr>
        <w:t>L</w:t>
      </w:r>
      <w:r>
        <w:rPr>
          <w:rFonts w:ascii="Times New Roman" w:eastAsia="Times New Roman" w:hAnsi="Times New Roman" w:cs="Times New Roman"/>
          <w:color w:val="000000"/>
        </w:rPr>
        <w:t xml:space="preserve"> is the stream length (derived per </w:t>
      </w:r>
      <w:proofErr w:type="spellStart"/>
      <w:r>
        <w:rPr>
          <w:rFonts w:ascii="Times New Roman" w:eastAsia="Times New Roman" w:hAnsi="Times New Roman" w:cs="Times New Roman"/>
          <w:color w:val="000000"/>
        </w:rPr>
        <w:t>HydroRiver</w:t>
      </w:r>
      <w:proofErr w:type="spellEnd"/>
      <w:r>
        <w:rPr>
          <w:rFonts w:ascii="Times New Roman" w:eastAsia="Times New Roman" w:hAnsi="Times New Roman" w:cs="Times New Roman"/>
          <w:color w:val="000000"/>
        </w:rPr>
        <w:t xml:space="preserve"> feature). </w:t>
      </w:r>
    </w:p>
    <w:p w14:paraId="0C5044DE" w14:textId="77AC597F"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color w:val="000000"/>
        </w:rPr>
        <w:t xml:space="preserve">Stream surface areas were subsequently aggregated per </w:t>
      </w:r>
      <w:proofErr w:type="spellStart"/>
      <w:r>
        <w:rPr>
          <w:rFonts w:ascii="Times New Roman" w:eastAsia="Times New Roman" w:hAnsi="Times New Roman" w:cs="Times New Roman"/>
          <w:color w:val="000000"/>
        </w:rPr>
        <w:t>hydrobasin</w:t>
      </w:r>
      <w:proofErr w:type="spellEnd"/>
      <w:r>
        <w:rPr>
          <w:rFonts w:ascii="Times New Roman" w:eastAsia="Times New Roman" w:hAnsi="Times New Roman" w:cs="Times New Roman"/>
          <w:color w:val="000000"/>
        </w:rPr>
        <w:t xml:space="preserve">, rescaled between 0-1 and used as weighting factors to proportionally distribute RSSA among the underlying </w:t>
      </w:r>
      <w:proofErr w:type="spellStart"/>
      <w:r>
        <w:rPr>
          <w:rFonts w:ascii="Times New Roman" w:eastAsia="Times New Roman" w:hAnsi="Times New Roman" w:cs="Times New Roman"/>
          <w:color w:val="000000"/>
        </w:rPr>
        <w:t>hydrobasins</w:t>
      </w:r>
      <w:proofErr w:type="spellEnd"/>
      <w:r>
        <w:rPr>
          <w:rFonts w:ascii="Times New Roman" w:eastAsia="Times New Roman" w:hAnsi="Times New Roman" w:cs="Times New Roman"/>
          <w:color w:val="000000"/>
        </w:rPr>
        <w:t>. RSSA were downscaled using the Downing-based surface areas, rather than only estimating global surface areas via Strahler orders, to prevent overestimations of global river surface areas and to incorporate robust remote-sensed information from (</w:t>
      </w:r>
      <w:r>
        <w:rPr>
          <w:rFonts w:ascii="Times New Roman" w:eastAsia="Times New Roman" w:hAnsi="Times New Roman" w:cs="Times New Roman"/>
          <w:i/>
          <w:iCs/>
          <w:color w:val="000000"/>
        </w:rPr>
        <w:t>17</w:t>
      </w:r>
      <w:r>
        <w:rPr>
          <w:rFonts w:ascii="Times New Roman" w:eastAsia="Times New Roman" w:hAnsi="Times New Roman" w:cs="Times New Roman"/>
          <w:color w:val="000000"/>
        </w:rPr>
        <w:t>). Briefly, although the relationship between Strahler orders and average stream widths is robust, the underlying variability is nonetheless considerable. Therefore, global stream surface areas, which directly define global emergence export, may be overestimated by calculations simply based</w:t>
      </w:r>
      <w:del w:id="8" w:author="Wesner, Jeff" w:date="2026-05-13T09:04:00Z" w16du:dateUtc="2026-05-13T14:04:00Z">
        <w:r w:rsidDel="0033412A">
          <w:rPr>
            <w:rFonts w:ascii="Times New Roman" w:eastAsia="Times New Roman" w:hAnsi="Times New Roman" w:cs="Times New Roman"/>
            <w:color w:val="000000"/>
          </w:rPr>
          <w:delText xml:space="preserve">  </w:delText>
        </w:r>
      </w:del>
      <w:ins w:id="9" w:author="Wesner, Jeff" w:date="2026-05-13T09:04:00Z" w16du:dateUtc="2026-05-13T14:04:00Z">
        <w:r w:rsidR="0033412A">
          <w:rPr>
            <w:rFonts w:ascii="Times New Roman" w:eastAsia="Times New Roman" w:hAnsi="Times New Roman" w:cs="Times New Roman"/>
            <w:color w:val="000000"/>
          </w:rPr>
          <w:t xml:space="preserve"> </w:t>
        </w:r>
      </w:ins>
      <w:r>
        <w:rPr>
          <w:rFonts w:ascii="Times New Roman" w:eastAsia="Times New Roman" w:hAnsi="Times New Roman" w:cs="Times New Roman"/>
          <w:color w:val="000000"/>
        </w:rPr>
        <w:t>on Strahler order. Additionally, lower order streams constitute a considerable fraction of the global steam surface areas (</w:t>
      </w:r>
      <w:r>
        <w:rPr>
          <w:rFonts w:ascii="Times New Roman" w:eastAsia="Times New Roman" w:hAnsi="Times New Roman" w:cs="Times New Roman"/>
          <w:i/>
          <w:iCs/>
          <w:color w:val="000000"/>
        </w:rPr>
        <w:t>49</w:t>
      </w:r>
      <w:r>
        <w:rPr>
          <w:rFonts w:ascii="Times New Roman" w:eastAsia="Times New Roman" w:hAnsi="Times New Roman" w:cs="Times New Roman"/>
          <w:color w:val="000000"/>
        </w:rPr>
        <w:t xml:space="preserve">) but are likely underrepresented in </w:t>
      </w:r>
      <w:proofErr w:type="spellStart"/>
      <w:r>
        <w:rPr>
          <w:rFonts w:ascii="Times New Roman" w:eastAsia="Times New Roman" w:hAnsi="Times New Roman" w:cs="Times New Roman"/>
          <w:color w:val="000000"/>
        </w:rPr>
        <w:t>HydroRivers</w:t>
      </w:r>
      <w:proofErr w:type="spellEnd"/>
      <w:r>
        <w:rPr>
          <w:rFonts w:ascii="Times New Roman" w:eastAsia="Times New Roman" w:hAnsi="Times New Roman" w:cs="Times New Roman"/>
          <w:color w:val="000000"/>
        </w:rPr>
        <w:t xml:space="preserve"> due to the resolution of globally available digital elevation maps, further supporting the use of the validated RSSA data as the primary determinant for our export estimates.</w:t>
      </w:r>
    </w:p>
    <w:p w14:paraId="0C5044DF" w14:textId="77777777"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color w:val="000000"/>
        </w:rPr>
        <w:t>The available RSSA dataset had minor data gaps, predominantly along shorelines, resulting in a globally derived RSSA of ~755,000 km², lower than the ~773,000 km² reported by Allen and Pavelski (</w:t>
      </w:r>
      <w:r>
        <w:rPr>
          <w:rFonts w:ascii="Times New Roman" w:eastAsia="Times New Roman" w:hAnsi="Times New Roman" w:cs="Times New Roman"/>
          <w:i/>
          <w:iCs/>
          <w:color w:val="000000"/>
        </w:rPr>
        <w:t>17</w:t>
      </w:r>
      <w:r>
        <w:rPr>
          <w:rFonts w:ascii="Times New Roman" w:eastAsia="Times New Roman" w:hAnsi="Times New Roman" w:cs="Times New Roman"/>
          <w:color w:val="000000"/>
        </w:rPr>
        <w:t xml:space="preserve">). To address these gaps, a correction algorithm was developed in which missing </w:t>
      </w:r>
      <w:proofErr w:type="spellStart"/>
      <w:r>
        <w:rPr>
          <w:rFonts w:ascii="Times New Roman" w:eastAsia="Times New Roman" w:hAnsi="Times New Roman" w:cs="Times New Roman"/>
          <w:color w:val="000000"/>
        </w:rPr>
        <w:t>hydrobasins</w:t>
      </w:r>
      <w:proofErr w:type="spellEnd"/>
      <w:r>
        <w:rPr>
          <w:rFonts w:ascii="Times New Roman" w:eastAsia="Times New Roman" w:hAnsi="Times New Roman" w:cs="Times New Roman"/>
          <w:color w:val="000000"/>
        </w:rPr>
        <w:t xml:space="preserve"> were assigned RSSA values based on the mean percentage of stream area (</w:t>
      </w:r>
      <w:proofErr w:type="spellStart"/>
      <w:r>
        <w:rPr>
          <w:rFonts w:ascii="Times New Roman" w:eastAsia="Times New Roman" w:hAnsi="Times New Roman" w:cs="Times New Roman"/>
          <w:color w:val="000000"/>
        </w:rPr>
        <w:t>mn_RSSApc</w:t>
      </w:r>
      <w:proofErr w:type="spellEnd"/>
      <w:r>
        <w:rPr>
          <w:rFonts w:ascii="Times New Roman" w:eastAsia="Times New Roman" w:hAnsi="Times New Roman" w:cs="Times New Roman"/>
          <w:color w:val="000000"/>
        </w:rPr>
        <w:t xml:space="preserve">) from surrounding catchments with available data. The RSSA for missing catchments was then estimated by multiplying </w:t>
      </w:r>
      <w:proofErr w:type="spellStart"/>
      <w:r>
        <w:rPr>
          <w:rFonts w:ascii="Times New Roman" w:eastAsia="Times New Roman" w:hAnsi="Times New Roman" w:cs="Times New Roman"/>
          <w:color w:val="000000"/>
        </w:rPr>
        <w:t>mn_RSSApc</w:t>
      </w:r>
      <w:proofErr w:type="spellEnd"/>
      <w:r>
        <w:rPr>
          <w:rFonts w:ascii="Times New Roman" w:eastAsia="Times New Roman" w:hAnsi="Times New Roman" w:cs="Times New Roman"/>
          <w:color w:val="000000"/>
        </w:rPr>
        <w:t xml:space="preserve"> by the respective catchment area. This correction resulted in a global RSSA of 772,884 km², closely aligning with the ~773,000 km² reported by (</w:t>
      </w:r>
      <w:r>
        <w:rPr>
          <w:rFonts w:ascii="Times New Roman" w:eastAsia="Times New Roman" w:hAnsi="Times New Roman" w:cs="Times New Roman"/>
          <w:i/>
          <w:iCs/>
          <w:color w:val="000000"/>
        </w:rPr>
        <w:t>17</w:t>
      </w:r>
      <w:r>
        <w:rPr>
          <w:rFonts w:ascii="Times New Roman" w:eastAsia="Times New Roman" w:hAnsi="Times New Roman" w:cs="Times New Roman"/>
          <w:color w:val="000000"/>
        </w:rPr>
        <w:t>).</w:t>
      </w:r>
    </w:p>
    <w:p w14:paraId="0C5044E0" w14:textId="77777777" w:rsidR="00665441" w:rsidRDefault="00000000">
      <w:pPr>
        <w:pStyle w:val="Heading3"/>
        <w:shd w:val="clear" w:color="auto" w:fill="FFFFFF"/>
        <w:spacing w:after="160"/>
        <w:rPr>
          <w:color w:val="000000"/>
        </w:rPr>
      </w:pPr>
      <w:bookmarkStart w:id="10" w:name="_bscuqpcaizv5"/>
      <w:bookmarkEnd w:id="10"/>
      <w:r>
        <w:rPr>
          <w:rFonts w:ascii="Times New Roman" w:eastAsia="Times New Roman" w:hAnsi="Times New Roman" w:cs="Times New Roman"/>
          <w:color w:val="000000"/>
          <w:sz w:val="24"/>
          <w:szCs w:val="24"/>
          <w:u w:val="single"/>
        </w:rPr>
        <w:lastRenderedPageBreak/>
        <w:t>Insect secondary production and emergence data collection</w:t>
      </w:r>
    </w:p>
    <w:p w14:paraId="0C5044E1" w14:textId="4D5558CE" w:rsidR="00665441" w:rsidRDefault="00000000">
      <w:pPr>
        <w:pStyle w:val="normal1"/>
        <w:shd w:val="clear" w:color="auto" w:fill="FFFFFF"/>
        <w:spacing w:after="160" w:line="240" w:lineRule="auto"/>
        <w:rPr>
          <w:color w:val="000000"/>
        </w:rPr>
      </w:pPr>
      <w:r>
        <w:rPr>
          <w:rFonts w:ascii="Times New Roman" w:eastAsia="Times New Roman" w:hAnsi="Times New Roman" w:cs="Times New Roman"/>
          <w:color w:val="000000"/>
        </w:rPr>
        <w:t>We collated a global database on secondary production to inform our model of emergence from streams and rivers (https://github.com/Aqua-Sync/secondary-production). We began by extracting annual estimates of in-stream, benthic invertebrate secondary production from a recent synthesis (</w:t>
      </w:r>
      <w:r>
        <w:rPr>
          <w:rFonts w:ascii="Times New Roman" w:eastAsia="Times New Roman" w:hAnsi="Times New Roman" w:cs="Times New Roman"/>
          <w:i/>
          <w:iCs/>
          <w:color w:val="000000"/>
        </w:rPr>
        <w:t>24</w:t>
      </w:r>
      <w:r>
        <w:rPr>
          <w:rFonts w:ascii="Times New Roman" w:eastAsia="Times New Roman" w:hAnsi="Times New Roman" w:cs="Times New Roman"/>
          <w:color w:val="000000"/>
        </w:rPr>
        <w:t>). Due to differences in objectives (e.g., annual vs. seasonal production, production across habitat types), not all data from that synthesis were usable for our study. Further, we added new datasets published since 2020 that were not available for inclusion in that former synthesis; these new datasets and others fitting our objectives were identified in part from Google Scholar and Web of Science searches with the same keywords used by (</w:t>
      </w:r>
      <w:r>
        <w:rPr>
          <w:rFonts w:ascii="Times New Roman" w:eastAsia="Times New Roman" w:hAnsi="Times New Roman" w:cs="Times New Roman"/>
          <w:i/>
          <w:iCs/>
          <w:color w:val="000000"/>
        </w:rPr>
        <w:t>24</w:t>
      </w:r>
      <w:r>
        <w:rPr>
          <w:rFonts w:ascii="Times New Roman" w:eastAsia="Times New Roman" w:hAnsi="Times New Roman" w:cs="Times New Roman"/>
          <w:color w:val="000000"/>
        </w:rPr>
        <w:t>).</w:t>
      </w:r>
      <w:del w:id="11" w:author="Wesner, Jeff" w:date="2026-05-13T09:04:00Z" w16du:dateUtc="2026-05-13T14:04:00Z">
        <w:r w:rsidDel="0033412A">
          <w:rPr>
            <w:rFonts w:ascii="Times New Roman" w:eastAsia="Times New Roman" w:hAnsi="Times New Roman" w:cs="Times New Roman"/>
            <w:color w:val="000000"/>
          </w:rPr>
          <w:delText xml:space="preserve">  </w:delText>
        </w:r>
      </w:del>
      <w:ins w:id="12" w:author="Wesner, Jeff" w:date="2026-05-13T09:04:00Z" w16du:dateUtc="2026-05-13T14:04:00Z">
        <w:r w:rsidR="0033412A">
          <w:rPr>
            <w:rFonts w:ascii="Times New Roman" w:eastAsia="Times New Roman" w:hAnsi="Times New Roman" w:cs="Times New Roman"/>
            <w:color w:val="000000"/>
          </w:rPr>
          <w:t xml:space="preserve"> </w:t>
        </w:r>
      </w:ins>
      <w:r>
        <w:rPr>
          <w:rFonts w:ascii="Times New Roman" w:eastAsia="Times New Roman" w:hAnsi="Times New Roman" w:cs="Times New Roman"/>
          <w:color w:val="000000"/>
        </w:rPr>
        <w:t>We also opportunistically added studies and data from papers and datasets cited within Patrick et al., the new studies, and other tables or values contained therein, as well as from studies identified separately when adding complementary variables from the emergence syntheses discussed below. Data were collated, per site, on total aquatic invertebrate annual secondary production and insect secondary production when available. Data were converted to mg dry mass 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y</w:t>
      </w:r>
      <w:r>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 xml:space="preserve"> using published conversion factors from ash-free dry mass (</w:t>
      </w:r>
      <w:r>
        <w:rPr>
          <w:rFonts w:ascii="Times New Roman" w:eastAsia="Times New Roman" w:hAnsi="Times New Roman" w:cs="Times New Roman"/>
          <w:i/>
          <w:iCs/>
          <w:color w:val="000000"/>
        </w:rPr>
        <w:t>50</w:t>
      </w:r>
      <w:r>
        <w:rPr>
          <w:rFonts w:ascii="Times New Roman" w:eastAsia="Times New Roman" w:hAnsi="Times New Roman" w:cs="Times New Roman"/>
          <w:color w:val="000000"/>
        </w:rPr>
        <w:t>), wet mass, or carbon (</w:t>
      </w:r>
      <w:r>
        <w:rPr>
          <w:rFonts w:ascii="Times New Roman" w:eastAsia="Times New Roman" w:hAnsi="Times New Roman" w:cs="Times New Roman"/>
          <w:i/>
          <w:iCs/>
          <w:color w:val="000000"/>
        </w:rPr>
        <w:t>51</w:t>
      </w:r>
      <w:r>
        <w:rPr>
          <w:rFonts w:ascii="Times New Roman" w:eastAsia="Times New Roman" w:hAnsi="Times New Roman" w:cs="Times New Roman"/>
          <w:color w:val="000000"/>
        </w:rPr>
        <w:t xml:space="preserve">). Papers that reported production for only a subset of aquatic insect taxa were excluded to avoid underestimating total community emergence production. </w:t>
      </w:r>
    </w:p>
    <w:p w14:paraId="0C5044E2" w14:textId="360C676B" w:rsidR="00665441" w:rsidRDefault="00000000">
      <w:pPr>
        <w:pStyle w:val="normal1"/>
        <w:shd w:val="clear" w:color="auto" w:fill="FFFFFF"/>
        <w:spacing w:after="160" w:line="240" w:lineRule="auto"/>
        <w:rPr>
          <w:color w:val="000000"/>
        </w:rPr>
      </w:pPr>
      <w:r>
        <w:rPr>
          <w:rFonts w:ascii="Times New Roman" w:eastAsia="Times New Roman" w:hAnsi="Times New Roman" w:cs="Times New Roman"/>
          <w:color w:val="000000"/>
        </w:rPr>
        <w:t xml:space="preserve">Aquatic insect production provided the most direct data source for modelling emergence export, as non-insect components of benthic secondary production (e.g., mussels, worms) lack a terrestrial life stage. However, in many cases total invertebrate secondary production data were available but aquatic insect secondary production was not; those total data were used as a proxy for aquatic insect secondary production using a conversion factor (see </w:t>
      </w:r>
      <w:r>
        <w:rPr>
          <w:rFonts w:ascii="Times New Roman" w:eastAsia="Times New Roman" w:hAnsi="Times New Roman" w:cs="Times New Roman"/>
          <w:color w:val="000000"/>
          <w:u w:val="single"/>
        </w:rPr>
        <w:t>Annual insect emergence production</w:t>
      </w:r>
      <w:r>
        <w:rPr>
          <w:rFonts w:ascii="Times New Roman" w:eastAsia="Times New Roman" w:hAnsi="Times New Roman" w:cs="Times New Roman"/>
          <w:color w:val="000000"/>
        </w:rPr>
        <w:t>). Our approach likely</w:t>
      </w:r>
      <w:ins w:id="13" w:author="Wesner, Jeff" w:date="2026-05-13T10:12:00Z" w16du:dateUtc="2026-05-13T15:12:00Z">
        <w:r w:rsidR="00AB711B">
          <w:rPr>
            <w:rFonts w:ascii="Times New Roman" w:eastAsia="Times New Roman" w:hAnsi="Times New Roman" w:cs="Times New Roman"/>
            <w:color w:val="000000"/>
          </w:rPr>
          <w:t xml:space="preserve"> resulted </w:t>
        </w:r>
      </w:ins>
      <w:del w:id="14" w:author="Wesner, Jeff" w:date="2026-05-13T10:12:00Z" w16du:dateUtc="2026-05-13T15:12:00Z">
        <w:r w:rsidDel="00AB711B">
          <w:rPr>
            <w:rFonts w:ascii="Times New Roman" w:eastAsia="Times New Roman" w:hAnsi="Times New Roman" w:cs="Times New Roman"/>
            <w:color w:val="000000"/>
          </w:rPr>
          <w:delText xml:space="preserve"> did result </w:delText>
        </w:r>
      </w:del>
      <w:r>
        <w:rPr>
          <w:rFonts w:ascii="Times New Roman" w:eastAsia="Times New Roman" w:hAnsi="Times New Roman" w:cs="Times New Roman"/>
          <w:color w:val="000000"/>
        </w:rPr>
        <w:t>in some non-emergent aquatic insect taxa (e.g., backswimmers, diving beetles), which were impossible to exclude from many papers that provided only a single aquatic insect secondary production estimate, being included as aquatic insect secondary production.</w:t>
      </w:r>
      <w:del w:id="15" w:author="Wesner, Jeff" w:date="2026-05-13T09:04:00Z" w16du:dateUtc="2026-05-13T14:04:00Z">
        <w:r w:rsidDel="0033412A">
          <w:rPr>
            <w:rFonts w:ascii="Times New Roman" w:eastAsia="Times New Roman" w:hAnsi="Times New Roman" w:cs="Times New Roman"/>
            <w:color w:val="000000"/>
          </w:rPr>
          <w:delText xml:space="preserve">  </w:delText>
        </w:r>
      </w:del>
      <w:ins w:id="16" w:author="Wesner, Jeff" w:date="2026-05-13T09:04:00Z" w16du:dateUtc="2026-05-13T14:04:00Z">
        <w:r w:rsidR="0033412A">
          <w:rPr>
            <w:rFonts w:ascii="Times New Roman" w:eastAsia="Times New Roman" w:hAnsi="Times New Roman" w:cs="Times New Roman"/>
            <w:color w:val="000000"/>
          </w:rPr>
          <w:t xml:space="preserve"> </w:t>
        </w:r>
      </w:ins>
      <w:r>
        <w:rPr>
          <w:rFonts w:ascii="Times New Roman" w:eastAsia="Times New Roman" w:hAnsi="Times New Roman" w:cs="Times New Roman"/>
          <w:color w:val="000000"/>
        </w:rPr>
        <w:t>Our goal was to provide a robust dataset for parameterizing the annual emergence export model. We excluded datasets that only provided instantaneous,</w:t>
      </w:r>
      <w:del w:id="17" w:author="Wesner, Jeff" w:date="2026-05-13T09:04:00Z" w16du:dateUtc="2026-05-13T14:04:00Z">
        <w:r w:rsidDel="0033412A">
          <w:rPr>
            <w:rFonts w:ascii="Times New Roman" w:eastAsia="Times New Roman" w:hAnsi="Times New Roman" w:cs="Times New Roman"/>
            <w:color w:val="000000"/>
          </w:rPr>
          <w:delText xml:space="preserve">  </w:delText>
        </w:r>
      </w:del>
      <w:ins w:id="18" w:author="Wesner, Jeff" w:date="2026-05-13T09:04:00Z" w16du:dateUtc="2026-05-13T14:04:00Z">
        <w:r w:rsidR="0033412A">
          <w:rPr>
            <w:rFonts w:ascii="Times New Roman" w:eastAsia="Times New Roman" w:hAnsi="Times New Roman" w:cs="Times New Roman"/>
            <w:color w:val="000000"/>
          </w:rPr>
          <w:t xml:space="preserve"> </w:t>
        </w:r>
      </w:ins>
      <w:r>
        <w:rPr>
          <w:rFonts w:ascii="Times New Roman" w:eastAsia="Times New Roman" w:hAnsi="Times New Roman" w:cs="Times New Roman"/>
          <w:color w:val="000000"/>
        </w:rPr>
        <w:t xml:space="preserve">daily secondary production, or annual secondary production estimates that were altered from a reference baseline (e.g. studies that experimentally increased nutrient availability). Our efforts resulted in a </w:t>
      </w:r>
      <w:del w:id="19" w:author="Wesner, Jeff" w:date="2026-05-13T10:12:00Z" w16du:dateUtc="2026-05-13T15:12:00Z">
        <w:r w:rsidDel="00AB711B">
          <w:rPr>
            <w:rFonts w:ascii="Times New Roman" w:eastAsia="Times New Roman" w:hAnsi="Times New Roman" w:cs="Times New Roman"/>
            <w:color w:val="000000"/>
          </w:rPr>
          <w:delText>dataset</w:delText>
        </w:r>
      </w:del>
      <w:ins w:id="20" w:author="Wesner, Jeff" w:date="2026-05-13T10:12:00Z" w16du:dateUtc="2026-05-13T15:12:00Z">
        <w:r w:rsidR="00AB711B">
          <w:rPr>
            <w:rFonts w:ascii="Times New Roman" w:eastAsia="Times New Roman" w:hAnsi="Times New Roman" w:cs="Times New Roman"/>
            <w:color w:val="000000"/>
          </w:rPr>
          <w:t>data set</w:t>
        </w:r>
      </w:ins>
      <w:r>
        <w:rPr>
          <w:rFonts w:ascii="Times New Roman" w:eastAsia="Times New Roman" w:hAnsi="Times New Roman" w:cs="Times New Roman"/>
          <w:color w:val="000000"/>
        </w:rPr>
        <w:t xml:space="preserve"> of 305 annual secondary production estimates, from 111 studies spanning on every continent except Antarctica, expanding on the data available from (</w:t>
      </w:r>
      <w:r>
        <w:rPr>
          <w:rFonts w:ascii="Times New Roman" w:eastAsia="Times New Roman" w:hAnsi="Times New Roman" w:cs="Times New Roman"/>
          <w:i/>
          <w:iCs/>
          <w:color w:val="000000"/>
        </w:rPr>
        <w:t>24</w:t>
      </w:r>
      <w:r>
        <w:rPr>
          <w:rFonts w:ascii="Times New Roman" w:eastAsia="Times New Roman" w:hAnsi="Times New Roman" w:cs="Times New Roman"/>
          <w:color w:val="000000"/>
        </w:rPr>
        <w:t>) by ~50% (</w:t>
      </w:r>
      <w:r>
        <w:rPr>
          <w:rFonts w:ascii="Times New Roman" w:eastAsia="Times New Roman" w:hAnsi="Times New Roman" w:cs="Times New Roman"/>
          <w:b/>
          <w:bCs/>
          <w:color w:val="000000"/>
        </w:rPr>
        <w:t>fig. S6</w:t>
      </w:r>
      <w:r>
        <w:rPr>
          <w:rFonts w:ascii="Times New Roman" w:eastAsia="Times New Roman" w:hAnsi="Times New Roman" w:cs="Times New Roman"/>
          <w:color w:val="000000"/>
        </w:rPr>
        <w:t>).</w:t>
      </w:r>
    </w:p>
    <w:p w14:paraId="0C5044E3" w14:textId="77777777" w:rsidR="00665441" w:rsidRDefault="00000000">
      <w:pPr>
        <w:pStyle w:val="normal1"/>
        <w:shd w:val="clear" w:color="auto" w:fill="FFFFFF"/>
        <w:spacing w:after="160" w:line="240" w:lineRule="auto"/>
        <w:rPr>
          <w:color w:val="000000"/>
        </w:rPr>
      </w:pPr>
      <w:r>
        <w:rPr>
          <w:rFonts w:ascii="Times New Roman" w:eastAsia="Times New Roman" w:hAnsi="Times New Roman" w:cs="Times New Roman"/>
          <w:color w:val="000000"/>
        </w:rPr>
        <w:t xml:space="preserve">Out of the 305 resulting emergence estimates, 293 were derived by converting benthic secondary production to adult aquatic insect annual emergence whereas 18 directly estimated adult aquatic insect annual emergence. Our conversions from benthic production produced reasonable estimates of adult emergence. As shown in </w:t>
      </w:r>
      <w:r>
        <w:rPr>
          <w:rFonts w:ascii="Times New Roman" w:eastAsia="Times New Roman" w:hAnsi="Times New Roman" w:cs="Times New Roman"/>
          <w:b/>
          <w:bCs/>
          <w:color w:val="000000"/>
        </w:rPr>
        <w:t>fig. S7</w:t>
      </w:r>
      <w:r>
        <w:rPr>
          <w:rFonts w:ascii="Times New Roman" w:eastAsia="Times New Roman" w:hAnsi="Times New Roman" w:cs="Times New Roman"/>
          <w:color w:val="000000"/>
        </w:rPr>
        <w:t>, emergence values that were directly measured are nested within the estimates from benthic secondary production. This suggests that the conversions produced reasonable estimates of annual insect emergence, as observed elsewhere (</w:t>
      </w:r>
      <w:r>
        <w:rPr>
          <w:rFonts w:ascii="Times New Roman" w:eastAsia="Times New Roman" w:hAnsi="Times New Roman" w:cs="Times New Roman"/>
          <w:i/>
          <w:iCs/>
          <w:color w:val="000000"/>
        </w:rPr>
        <w:t>9</w:t>
      </w:r>
      <w:r>
        <w:rPr>
          <w:rFonts w:ascii="Times New Roman" w:eastAsia="Times New Roman" w:hAnsi="Times New Roman" w:cs="Times New Roman"/>
          <w:color w:val="000000"/>
        </w:rPr>
        <w:t>)</w:t>
      </w:r>
      <w:r>
        <w:rPr>
          <w:rFonts w:ascii="Times New Roman" w:eastAsia="Times New Roman" w:hAnsi="Times New Roman" w:cs="Times New Roman"/>
          <w:b/>
          <w:bCs/>
          <w:color w:val="000000"/>
        </w:rPr>
        <w:t>.</w:t>
      </w:r>
    </w:p>
    <w:p w14:paraId="0C5044E4" w14:textId="77777777" w:rsidR="00665441" w:rsidRDefault="00665441">
      <w:pPr>
        <w:pStyle w:val="normal1"/>
        <w:shd w:val="clear" w:color="auto" w:fill="FFFFFF"/>
        <w:spacing w:after="160" w:line="240" w:lineRule="auto"/>
        <w:rPr>
          <w:rFonts w:ascii="Times New Roman" w:eastAsia="Times New Roman" w:hAnsi="Times New Roman" w:cs="Times New Roman"/>
          <w:b/>
          <w:bCs/>
          <w:color w:val="000000"/>
        </w:rPr>
      </w:pPr>
    </w:p>
    <w:p w14:paraId="0C5044E5" w14:textId="77777777" w:rsidR="00665441" w:rsidRDefault="00000000">
      <w:pPr>
        <w:pStyle w:val="normal1"/>
        <w:spacing w:before="180" w:after="180" w:line="240" w:lineRule="auto"/>
        <w:rPr>
          <w:color w:val="000000"/>
        </w:rPr>
      </w:pPr>
      <w:r>
        <w:rPr>
          <w:rFonts w:ascii="Times New Roman" w:eastAsia="Times New Roman" w:hAnsi="Times New Roman" w:cs="Times New Roman"/>
          <w:color w:val="000000"/>
          <w:u w:val="single"/>
        </w:rPr>
        <w:t>Biomass export of aquatic insects</w:t>
      </w:r>
    </w:p>
    <w:p w14:paraId="0C5044E6" w14:textId="77777777" w:rsidR="00665441" w:rsidRDefault="00000000">
      <w:pPr>
        <w:pStyle w:val="normal1"/>
        <w:spacing w:before="180" w:after="180" w:line="240" w:lineRule="auto"/>
        <w:rPr>
          <w:color w:val="000000"/>
        </w:rPr>
      </w:pPr>
      <w:r>
        <w:rPr>
          <w:rFonts w:ascii="Times New Roman" w:eastAsia="Times New Roman" w:hAnsi="Times New Roman" w:cs="Times New Roman"/>
          <w:color w:val="000000"/>
        </w:rPr>
        <w:t xml:space="preserve">The goal for biomass modelling was to generate predictions of annual insect emergence dry mass (DM) from rivers in each of 919,156 </w:t>
      </w:r>
      <w:proofErr w:type="spellStart"/>
      <w:r>
        <w:rPr>
          <w:rFonts w:ascii="Times New Roman" w:eastAsia="Times New Roman" w:hAnsi="Times New Roman" w:cs="Times New Roman"/>
          <w:color w:val="000000"/>
        </w:rPr>
        <w:t>hydrobasins</w:t>
      </w:r>
      <w:proofErr w:type="spellEnd"/>
      <w:r>
        <w:rPr>
          <w:rFonts w:ascii="Times New Roman" w:eastAsia="Times New Roman" w:hAnsi="Times New Roman" w:cs="Times New Roman"/>
          <w:color w:val="000000"/>
        </w:rPr>
        <w:t xml:space="preserve">. Note that all processing workflows were initially conducted for all </w:t>
      </w:r>
      <w:proofErr w:type="gramStart"/>
      <w:r>
        <w:rPr>
          <w:rFonts w:ascii="Times New Roman" w:eastAsia="Times New Roman" w:hAnsi="Times New Roman" w:cs="Times New Roman"/>
          <w:color w:val="000000"/>
        </w:rPr>
        <w:t>level-12</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hydrobasins</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n</w:t>
      </w:r>
      <w:r>
        <w:rPr>
          <w:rFonts w:ascii="Times New Roman" w:eastAsia="Times New Roman" w:hAnsi="Times New Roman" w:cs="Times New Roman"/>
          <w:color w:val="000000"/>
        </w:rPr>
        <w:t xml:space="preserve"> = 1,034,083) but subsequently reduced to non-desert, permanent lotic systems (</w:t>
      </w:r>
      <w:r>
        <w:rPr>
          <w:rFonts w:ascii="Times New Roman" w:eastAsia="Times New Roman" w:hAnsi="Times New Roman" w:cs="Times New Roman"/>
          <w:i/>
          <w:iCs/>
          <w:color w:val="000000"/>
        </w:rPr>
        <w:t>n</w:t>
      </w:r>
      <w:r>
        <w:rPr>
          <w:rFonts w:ascii="Times New Roman" w:eastAsia="Times New Roman" w:hAnsi="Times New Roman" w:cs="Times New Roman"/>
          <w:color w:val="000000"/>
        </w:rPr>
        <w:t xml:space="preserve"> = 919,156, for details see </w:t>
      </w:r>
      <w:r>
        <w:rPr>
          <w:rFonts w:ascii="Times New Roman" w:eastAsia="Times New Roman" w:hAnsi="Times New Roman" w:cs="Times New Roman"/>
          <w:color w:val="000000"/>
          <w:u w:val="single"/>
        </w:rPr>
        <w:t>Global modelling of aqueous contaminant concentration</w:t>
      </w:r>
      <w:r>
        <w:rPr>
          <w:rFonts w:ascii="Times New Roman" w:eastAsia="Times New Roman" w:hAnsi="Times New Roman" w:cs="Times New Roman"/>
          <w:color w:val="000000"/>
        </w:rPr>
        <w:t xml:space="preserve">). Annual global emergence was then estimated by summing emergence across </w:t>
      </w:r>
      <w:proofErr w:type="spellStart"/>
      <w:r>
        <w:rPr>
          <w:rFonts w:ascii="Times New Roman" w:eastAsia="Times New Roman" w:hAnsi="Times New Roman" w:cs="Times New Roman"/>
          <w:color w:val="000000"/>
        </w:rPr>
        <w:t>hydrobasins</w:t>
      </w:r>
      <w:proofErr w:type="spellEnd"/>
      <w:r>
        <w:rPr>
          <w:rFonts w:ascii="Times New Roman" w:eastAsia="Times New Roman" w:hAnsi="Times New Roman" w:cs="Times New Roman"/>
          <w:color w:val="000000"/>
        </w:rPr>
        <w:t>. To do this, we first converted literature-derived measures of annual benthic macroinvertebrate secondary production (</w:t>
      </w:r>
      <m:oMath>
        <m:sSub>
          <m:sSubPr>
            <m:ctrlPr>
              <w:rPr>
                <w:rFonts w:ascii="Cambria Math" w:hAnsi="Cambria Math"/>
              </w:rPr>
            </m:ctrlPr>
          </m:sSubPr>
          <m:e>
            <m:r>
              <w:rPr>
                <w:rFonts w:ascii="Cambria Math" w:hAnsi="Cambria Math"/>
              </w:rPr>
              <m:t>P</m:t>
            </m:r>
          </m:e>
          <m:sub>
            <m:r>
              <w:rPr>
                <w:rFonts w:ascii="Cambria Math" w:hAnsi="Cambria Math"/>
              </w:rPr>
              <m:t>b</m:t>
            </m:r>
          </m:sub>
        </m:sSub>
      </m:oMath>
      <w:r>
        <w:rPr>
          <w:rFonts w:ascii="Times New Roman" w:eastAsia="Times New Roman" w:hAnsi="Times New Roman" w:cs="Times New Roman"/>
          <w:color w:val="000000"/>
        </w:rPr>
        <w:t>) to annual insect emergence production (</w:t>
      </w:r>
      <m:oMath>
        <m:sSub>
          <m:sSubPr>
            <m:ctrlPr>
              <w:rPr>
                <w:rFonts w:ascii="Cambria Math" w:hAnsi="Cambria Math"/>
              </w:rPr>
            </m:ctrlPr>
          </m:sSubPr>
          <m:e>
            <m:r>
              <w:rPr>
                <w:rFonts w:ascii="Cambria Math" w:hAnsi="Cambria Math"/>
              </w:rPr>
              <m:t>E</m:t>
            </m:r>
          </m:e>
          <m:sub>
            <m:r>
              <w:rPr>
                <w:rFonts w:ascii="Cambria Math" w:hAnsi="Cambria Math"/>
              </w:rPr>
              <m:t>i</m:t>
            </m:r>
          </m:sub>
        </m:sSub>
      </m:oMath>
      <w:r>
        <w:rPr>
          <w:rFonts w:ascii="Times New Roman" w:eastAsia="Times New Roman" w:hAnsi="Times New Roman" w:cs="Times New Roman"/>
          <w:color w:val="000000"/>
        </w:rPr>
        <w:t xml:space="preserve">) in units of </w:t>
      </w:r>
      <m:oMath>
        <m:r>
          <w:rPr>
            <w:rFonts w:ascii="Cambria Math" w:hAnsi="Cambria Math"/>
          </w:rPr>
          <m:t>mgDM</m:t>
        </m:r>
        <m:sSup>
          <m:sSupPr>
            <m:ctrlPr>
              <w:rPr>
                <w:rFonts w:ascii="Cambria Math" w:hAnsi="Cambria Math"/>
              </w:rPr>
            </m:ctrlPr>
          </m:sSupPr>
          <m:e>
            <m:r>
              <m:rPr>
                <m:lit/>
                <m:nor/>
              </m:rPr>
              <m:t xml:space="preserve"> </m:t>
            </m:r>
            <m:r>
              <w:rPr>
                <w:rFonts w:ascii="Cambria Math" w:hAnsi="Cambria Math"/>
              </w:rPr>
              <m:t>m</m:t>
            </m:r>
          </m:e>
          <m:sup>
            <m:r>
              <m:rPr>
                <m:lit/>
                <m:nor/>
              </m:rPr>
              <m:t>-</m:t>
            </m:r>
            <m:r>
              <w:rPr>
                <w:rFonts w:ascii="Cambria Math" w:hAnsi="Cambria Math"/>
              </w:rPr>
              <m:t>2</m:t>
            </m:r>
          </m:sup>
        </m:sSup>
        <m:r>
          <m:rPr>
            <m:lit/>
            <m:nor/>
          </m:rPr>
          <m:t xml:space="preserve"> </m:t>
        </m:r>
        <m:sSup>
          <m:sSupPr>
            <m:ctrlPr>
              <w:rPr>
                <w:rFonts w:ascii="Cambria Math" w:hAnsi="Cambria Math"/>
              </w:rPr>
            </m:ctrlPr>
          </m:sSupPr>
          <m:e>
            <m:r>
              <w:rPr>
                <w:rFonts w:ascii="Cambria Math" w:hAnsi="Cambria Math"/>
              </w:rPr>
              <m:t>y</m:t>
            </m:r>
          </m:e>
          <m:sup>
            <m:r>
              <m:rPr>
                <m:lit/>
                <m:nor/>
              </m:rPr>
              <m:t>-</m:t>
            </m:r>
            <m:r>
              <w:rPr>
                <w:rFonts w:ascii="Cambria Math" w:hAnsi="Cambria Math"/>
              </w:rPr>
              <m:t>1</m:t>
            </m:r>
          </m:sup>
        </m:sSup>
      </m:oMath>
      <w:r>
        <w:rPr>
          <w:rFonts w:ascii="Times New Roman" w:eastAsia="Times New Roman" w:hAnsi="Times New Roman" w:cs="Times New Roman"/>
          <w:color w:val="000000"/>
        </w:rPr>
        <w:t xml:space="preserve">. </w:t>
      </w:r>
    </w:p>
    <w:p w14:paraId="0C5044E7" w14:textId="77777777" w:rsidR="00665441" w:rsidRDefault="00000000">
      <w:pPr>
        <w:pStyle w:val="normal1"/>
        <w:spacing w:before="180" w:after="180" w:line="240" w:lineRule="auto"/>
        <w:rPr>
          <w:color w:val="000000"/>
        </w:rPr>
      </w:pPr>
      <w:r>
        <w:rPr>
          <w:rFonts w:ascii="Times New Roman" w:eastAsia="Times New Roman" w:hAnsi="Times New Roman" w:cs="Times New Roman"/>
          <w:color w:val="000000"/>
        </w:rPr>
        <w:t xml:space="preserve">We then estimated non-linear relationships of </w:t>
      </w:r>
      <m:oMath>
        <m:sSub>
          <m:sSubPr>
            <m:ctrlPr>
              <w:rPr>
                <w:rFonts w:ascii="Cambria Math" w:hAnsi="Cambria Math"/>
              </w:rPr>
            </m:ctrlPr>
          </m:sSubPr>
          <m:e>
            <m:r>
              <w:rPr>
                <w:rFonts w:ascii="Cambria Math" w:hAnsi="Cambria Math"/>
              </w:rPr>
              <m:t>E</m:t>
            </m:r>
          </m:e>
          <m:sub>
            <m:r>
              <w:rPr>
                <w:rFonts w:ascii="Cambria Math" w:hAnsi="Cambria Math"/>
              </w:rPr>
              <m:t>i</m:t>
            </m:r>
          </m:sub>
        </m:sSub>
      </m:oMath>
      <w:r>
        <w:rPr>
          <w:rFonts w:ascii="Times New Roman" w:eastAsia="Times New Roman" w:hAnsi="Times New Roman" w:cs="Times New Roman"/>
          <w:color w:val="000000"/>
        </w:rPr>
        <w:t xml:space="preserve"> with environmental predictors and used the parameters from those models to predict </w:t>
      </w:r>
      <m:oMath>
        <m:sSub>
          <m:sSubPr>
            <m:ctrlPr>
              <w:rPr>
                <w:rFonts w:ascii="Cambria Math" w:hAnsi="Cambria Math"/>
              </w:rPr>
            </m:ctrlPr>
          </m:sSubPr>
          <m:e>
            <m:r>
              <w:rPr>
                <w:rFonts w:ascii="Cambria Math" w:hAnsi="Cambria Math"/>
              </w:rPr>
              <m:t>E</m:t>
            </m:r>
          </m:e>
          <m:sub>
            <m:r>
              <w:rPr>
                <w:rFonts w:ascii="Cambria Math" w:hAnsi="Cambria Math"/>
              </w:rPr>
              <m:t>i,basin</m:t>
            </m:r>
          </m:sub>
        </m:sSub>
      </m:oMath>
      <w:r>
        <w:rPr>
          <w:rFonts w:ascii="Times New Roman" w:eastAsia="Times New Roman" w:hAnsi="Times New Roman" w:cs="Times New Roman"/>
          <w:color w:val="000000"/>
        </w:rPr>
        <w:t xml:space="preserve"> at each hydrobasin. Finally, we multiplied the </w:t>
      </w:r>
      <w:r>
        <w:rPr>
          <w:rFonts w:ascii="Times New Roman" w:eastAsia="Times New Roman" w:hAnsi="Times New Roman" w:cs="Times New Roman"/>
          <w:color w:val="000000"/>
        </w:rPr>
        <w:lastRenderedPageBreak/>
        <w:t xml:space="preserve">predicted </w:t>
      </w:r>
      <m:oMath>
        <m:sSub>
          <m:sSubPr>
            <m:ctrlPr>
              <w:rPr>
                <w:rFonts w:ascii="Cambria Math" w:hAnsi="Cambria Math"/>
              </w:rPr>
            </m:ctrlPr>
          </m:sSubPr>
          <m:e>
            <m:r>
              <w:rPr>
                <w:rFonts w:ascii="Cambria Math" w:hAnsi="Cambria Math"/>
              </w:rPr>
              <m:t>E</m:t>
            </m:r>
          </m:e>
          <m:sub>
            <m:r>
              <w:rPr>
                <w:rFonts w:ascii="Cambria Math" w:hAnsi="Cambria Math"/>
              </w:rPr>
              <m:t>i,basin</m:t>
            </m:r>
          </m:sub>
        </m:sSub>
      </m:oMath>
      <w:r>
        <w:rPr>
          <w:rFonts w:ascii="Times New Roman" w:eastAsia="Times New Roman" w:hAnsi="Times New Roman" w:cs="Times New Roman"/>
          <w:color w:val="000000"/>
        </w:rPr>
        <w:t xml:space="preserve"> by the surface area of river water to yield the total emergence production per basin. Finally, summing across all basins </w:t>
      </w:r>
      <m:oMath>
        <m:nary>
          <m:naryPr>
            <m:chr m:val="∑"/>
            <m:ctrlPr>
              <w:rPr>
                <w:rFonts w:ascii="Cambria Math" w:hAnsi="Cambria Math"/>
              </w:rPr>
            </m:ctrlPr>
          </m:naryPr>
          <m:sub>
            <m:r>
              <w:rPr>
                <w:rFonts w:ascii="Cambria Math" w:hAnsi="Cambria Math"/>
              </w:rPr>
              <m:t>basin</m:t>
            </m:r>
            <m:r>
              <m:rPr>
                <m:lit/>
                <m:nor/>
              </m:rPr>
              <m:t>=</m:t>
            </m:r>
            <m:r>
              <w:rPr>
                <w:rFonts w:ascii="Cambria Math" w:hAnsi="Cambria Math"/>
              </w:rPr>
              <m:t>1</m:t>
            </m:r>
          </m:sub>
          <m:sup>
            <m:r>
              <w:rPr>
                <w:rFonts w:ascii="Cambria Math" w:hAnsi="Cambria Math"/>
              </w:rPr>
              <m:t>919,156</m:t>
            </m:r>
          </m:sup>
          <m:e>
            <m:sSub>
              <m:sSubPr>
                <m:ctrlPr>
                  <w:rPr>
                    <w:rFonts w:ascii="Cambria Math" w:hAnsi="Cambria Math"/>
                  </w:rPr>
                </m:ctrlPr>
              </m:sSubPr>
              <m:e>
                <m:r>
                  <w:rPr>
                    <w:rFonts w:ascii="Cambria Math" w:hAnsi="Cambria Math"/>
                  </w:rPr>
                  <m:t>E</m:t>
                </m:r>
              </m:e>
              <m:sub>
                <m:r>
                  <w:rPr>
                    <w:rFonts w:ascii="Cambria Math" w:hAnsi="Cambria Math"/>
                  </w:rPr>
                  <m:t>i,basin</m:t>
                </m:r>
              </m:sub>
            </m:sSub>
          </m:e>
        </m:nary>
      </m:oMath>
      <w:r>
        <w:rPr>
          <w:rFonts w:ascii="Times New Roman" w:eastAsia="Times New Roman" w:hAnsi="Times New Roman" w:cs="Times New Roman"/>
          <w:color w:val="000000"/>
        </w:rPr>
        <w:t xml:space="preserve"> yielded the total annual emergence biomass globally in units of kilograms or tonnes per year. Below we describe each of these steps in sequence. We have followed the notation of Gratton and Vander Zanden (</w:t>
      </w:r>
      <w:r>
        <w:rPr>
          <w:rFonts w:ascii="Times New Roman" w:eastAsia="Times New Roman" w:hAnsi="Times New Roman" w:cs="Times New Roman"/>
          <w:i/>
          <w:iCs/>
          <w:color w:val="000000"/>
        </w:rPr>
        <w:t>9</w:t>
      </w:r>
      <w:r>
        <w:rPr>
          <w:rFonts w:ascii="Times New Roman" w:eastAsia="Times New Roman" w:hAnsi="Times New Roman" w:cs="Times New Roman"/>
          <w:color w:val="000000"/>
        </w:rPr>
        <w:t xml:space="preserve">). A table of parameter definitions is presented in </w:t>
      </w:r>
      <w:r>
        <w:rPr>
          <w:rFonts w:ascii="Times New Roman" w:eastAsia="Times New Roman" w:hAnsi="Times New Roman" w:cs="Times New Roman"/>
          <w:b/>
          <w:bCs/>
          <w:color w:val="000000"/>
        </w:rPr>
        <w:t>table S4.</w:t>
      </w:r>
    </w:p>
    <w:p w14:paraId="0C5044E8" w14:textId="77777777" w:rsidR="00665441" w:rsidRDefault="00665441">
      <w:pPr>
        <w:pStyle w:val="normal1"/>
        <w:spacing w:before="180" w:after="180" w:line="240" w:lineRule="auto"/>
        <w:rPr>
          <w:rFonts w:ascii="Times New Roman" w:eastAsia="Times New Roman" w:hAnsi="Times New Roman" w:cs="Times New Roman"/>
          <w:b/>
          <w:bCs/>
          <w:color w:val="000000"/>
        </w:rPr>
      </w:pPr>
    </w:p>
    <w:p w14:paraId="0C5044E9" w14:textId="77777777" w:rsidR="00665441" w:rsidRDefault="00000000">
      <w:pPr>
        <w:pStyle w:val="normal1"/>
        <w:spacing w:before="180" w:after="180" w:line="240" w:lineRule="auto"/>
        <w:rPr>
          <w:color w:val="000000"/>
        </w:rPr>
      </w:pPr>
      <w:r>
        <w:rPr>
          <w:rFonts w:ascii="Times New Roman" w:eastAsia="Times New Roman" w:hAnsi="Times New Roman" w:cs="Times New Roman"/>
          <w:color w:val="000000"/>
          <w:u w:val="single"/>
        </w:rPr>
        <w:t>Annual insect emergence production</w:t>
      </w:r>
    </w:p>
    <w:p w14:paraId="0C5044EA" w14:textId="77777777" w:rsidR="00665441" w:rsidRDefault="00000000">
      <w:pPr>
        <w:pStyle w:val="normal1"/>
        <w:spacing w:before="180" w:after="180" w:line="240" w:lineRule="auto"/>
        <w:rPr>
          <w:color w:val="000000"/>
        </w:rPr>
      </w:pPr>
      <w:r>
        <w:rPr>
          <w:rFonts w:ascii="Times New Roman" w:eastAsia="Times New Roman" w:hAnsi="Times New Roman" w:cs="Times New Roman"/>
          <w:color w:val="000000"/>
        </w:rPr>
        <w:t xml:space="preserve">To convert benthic secondary production to insect emergence, we first calculated the raw fraction of community production composed of insects </w:t>
      </w:r>
      <m:oMath>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e>
        </m:d>
      </m:oMath>
      <w:r>
        <w:rPr>
          <w:rFonts w:ascii="Times New Roman" w:eastAsia="Times New Roman" w:hAnsi="Times New Roman" w:cs="Times New Roman"/>
          <w:color w:val="000000"/>
        </w:rPr>
        <w:t xml:space="preserve"> from the 111 studies that reported both community-level and insect-only production. To estimate uncertainty in those proportions, we fit an intercept only model with </w:t>
      </w:r>
      <m:oMath>
        <m:sSub>
          <m:sSubPr>
            <m:ctrlPr>
              <w:rPr>
                <w:rFonts w:ascii="Cambria Math" w:hAnsi="Cambria Math"/>
              </w:rPr>
            </m:ctrlPr>
          </m:sSubPr>
          <m:e>
            <m:r>
              <w:rPr>
                <w:rFonts w:ascii="Cambria Math" w:hAnsi="Cambria Math"/>
              </w:rPr>
              <m:t>f</m:t>
            </m:r>
          </m:e>
          <m:sub>
            <m:r>
              <w:rPr>
                <w:rFonts w:ascii="Cambria Math" w:hAnsi="Cambria Math"/>
              </w:rPr>
              <m:t>i</m:t>
            </m:r>
          </m:sub>
        </m:sSub>
      </m:oMath>
      <w:r>
        <w:rPr>
          <w:rFonts w:ascii="Times New Roman" w:eastAsia="Times New Roman" w:hAnsi="Times New Roman" w:cs="Times New Roman"/>
          <w:color w:val="000000"/>
        </w:rPr>
        <w:t xml:space="preserve"> as the response variable as follows:</w:t>
      </w:r>
    </w:p>
    <w:p w14:paraId="0C5044EB" w14:textId="77777777" w:rsidR="00665441" w:rsidRDefault="00000000">
      <w:pPr>
        <w:pStyle w:val="normal1"/>
        <w:spacing w:after="200" w:line="240" w:lineRule="auto"/>
        <w:jc w:val="center"/>
        <w:rPr>
          <w:color w:val="000000"/>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∼Beta</m:t>
          </m:r>
          <m:d>
            <m:dPr>
              <m:ctrlPr>
                <w:rPr>
                  <w:rFonts w:ascii="Cambria Math" w:hAnsi="Cambria Math"/>
                </w:rPr>
              </m:ctrlPr>
            </m:dPr>
            <m:e>
              <m:r>
                <w:rPr>
                  <w:rFonts w:ascii="Cambria Math" w:hAnsi="Cambria Math"/>
                </w:rPr>
                <m:t>μ,ϕ</m:t>
              </m:r>
            </m:e>
          </m:d>
        </m:oMath>
      </m:oMathPara>
    </w:p>
    <w:p w14:paraId="0C5044EC" w14:textId="77777777" w:rsidR="00665441" w:rsidRDefault="00000000">
      <w:pPr>
        <w:pStyle w:val="normal1"/>
        <w:spacing w:after="200" w:line="240" w:lineRule="auto"/>
        <w:jc w:val="center"/>
        <w:rPr>
          <w:color w:val="000000"/>
        </w:rPr>
      </w:pPr>
      <m:oMathPara>
        <m:oMathParaPr>
          <m:jc m:val="center"/>
        </m:oMathParaPr>
        <m:oMath>
          <m: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f</m:t>
                      </m:r>
                    </m:e>
                    <m:sub>
                      <m:r>
                        <w:rPr>
                          <w:rFonts w:ascii="Cambria Math" w:hAnsi="Cambria Math"/>
                        </w:rPr>
                        <m:t>i</m:t>
                      </m:r>
                    </m:sub>
                  </m:sSub>
                </m:sub>
              </m:sSub>
            </m:e>
          </m:d>
          <m:r>
            <w:rPr>
              <w:rFonts w:ascii="Cambria Math" w:hAnsi="Cambria Math"/>
            </w:rPr>
            <m:t>∼Normal</m:t>
          </m:r>
          <m:d>
            <m:dPr>
              <m:ctrlPr>
                <w:rPr>
                  <w:rFonts w:ascii="Cambria Math" w:hAnsi="Cambria Math"/>
                </w:rPr>
              </m:ctrlPr>
            </m:dPr>
            <m:e>
              <m:r>
                <w:rPr>
                  <w:rFonts w:ascii="Cambria Math" w:hAnsi="Cambria Math"/>
                </w:rPr>
                <m:t>0.66,0.07</m:t>
              </m:r>
            </m:e>
          </m:d>
        </m:oMath>
      </m:oMathPara>
    </w:p>
    <w:p w14:paraId="0C5044ED" w14:textId="77777777" w:rsidR="00665441" w:rsidRDefault="00000000">
      <w:pPr>
        <w:pStyle w:val="normal1"/>
        <w:spacing w:after="200" w:line="240" w:lineRule="auto"/>
        <w:jc w:val="center"/>
        <w:rPr>
          <w:color w:val="000000"/>
        </w:rPr>
      </w:pPr>
      <m:oMathPara>
        <m:oMathParaPr>
          <m:jc m:val="center"/>
        </m:oMathParaPr>
        <m:oMath>
          <m:r>
            <w:rPr>
              <w:rFonts w:ascii="Cambria Math" w:hAnsi="Cambria Math"/>
            </w:rPr>
            <m:t>ϕ∼Gamma</m:t>
          </m:r>
          <m:d>
            <m:dPr>
              <m:ctrlPr>
                <w:rPr>
                  <w:rFonts w:ascii="Cambria Math" w:hAnsi="Cambria Math"/>
                </w:rPr>
              </m:ctrlPr>
            </m:dPr>
            <m:e>
              <m:r>
                <w:rPr>
                  <w:rFonts w:ascii="Cambria Math" w:hAnsi="Cambria Math"/>
                </w:rPr>
                <m:t>0.01,0.01</m:t>
              </m:r>
            </m:e>
          </m:d>
        </m:oMath>
      </m:oMathPara>
    </w:p>
    <w:p w14:paraId="0C5044EE" w14:textId="77777777" w:rsidR="00665441" w:rsidRDefault="00000000">
      <w:pPr>
        <w:pStyle w:val="normal1"/>
        <w:spacing w:before="180" w:after="180" w:line="240" w:lineRule="auto"/>
        <w:rPr>
          <w:color w:val="000000"/>
        </w:rPr>
      </w:pPr>
      <w:r>
        <w:rPr>
          <w:rFonts w:ascii="Times New Roman" w:eastAsia="Times New Roman" w:hAnsi="Times New Roman" w:cs="Times New Roman"/>
          <w:color w:val="000000"/>
        </w:rPr>
        <w:t xml:space="preserve">The likelihood was Beta and the prior for the intercept was the </w:t>
      </w:r>
      <m:oMath>
        <m:r>
          <w:rPr>
            <w:rFonts w:ascii="Cambria Math" w:hAnsi="Cambria Math"/>
          </w:rPr>
          <m:t>N</m:t>
        </m:r>
        <m:d>
          <m:dPr>
            <m:ctrlPr>
              <w:rPr>
                <w:rFonts w:ascii="Cambria Math" w:hAnsi="Cambria Math"/>
              </w:rPr>
            </m:ctrlPr>
          </m:dPr>
          <m:e>
            <m:r>
              <w:rPr>
                <w:rFonts w:ascii="Cambria Math" w:hAnsi="Cambria Math"/>
              </w:rPr>
              <m:t>0.66,0.07</m:t>
            </m:r>
          </m:e>
        </m:d>
      </m:oMath>
      <w:r>
        <w:rPr>
          <w:rFonts w:ascii="Times New Roman" w:eastAsia="Times New Roman" w:hAnsi="Times New Roman" w:cs="Times New Roman"/>
          <w:color w:val="000000"/>
        </w:rPr>
        <w:t>, corresponding to a prior mean fraction of ~66%, consistent with prior estimates by Gratton and Vander Zanden (</w:t>
      </w:r>
      <w:r>
        <w:rPr>
          <w:rFonts w:ascii="Times New Roman" w:eastAsia="Times New Roman" w:hAnsi="Times New Roman" w:cs="Times New Roman"/>
          <w:i/>
          <w:iCs/>
          <w:color w:val="000000"/>
        </w:rPr>
        <w:t>9</w:t>
      </w:r>
      <w:r>
        <w:rPr>
          <w:rFonts w:ascii="Times New Roman" w:eastAsia="Times New Roman" w:hAnsi="Times New Roman" w:cs="Times New Roman"/>
          <w:color w:val="000000"/>
        </w:rPr>
        <w:t xml:space="preserve">). This produced a posterior distribution of the average fraction of secondary production that is insects </w:t>
      </w:r>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f</m:t>
                </m:r>
              </m:e>
              <m:sub>
                <m:r>
                  <w:rPr>
                    <w:rFonts w:ascii="Cambria Math" w:hAnsi="Cambria Math"/>
                  </w:rPr>
                  <m:t>i</m:t>
                </m:r>
              </m:sub>
            </m:sSub>
          </m:sub>
        </m:sSub>
      </m:oMath>
      <w:r>
        <w:rPr>
          <w:rFonts w:ascii="Times New Roman" w:eastAsia="Times New Roman" w:hAnsi="Times New Roman" w:cs="Times New Roman"/>
          <w:color w:val="000000"/>
        </w:rPr>
        <w:t xml:space="preserve">. We took 1000 </w:t>
      </w:r>
      <w:r>
        <w:rPr>
          <w:rFonts w:ascii="Times New Roman" w:eastAsia="Times New Roman" w:hAnsi="Times New Roman" w:cs="Times New Roman"/>
          <w:i/>
          <w:iCs/>
          <w:color w:val="000000"/>
        </w:rPr>
        <w:t>k</w:t>
      </w:r>
      <w:r>
        <w:rPr>
          <w:rFonts w:ascii="Times New Roman" w:eastAsia="Times New Roman" w:hAnsi="Times New Roman" w:cs="Times New Roman"/>
          <w:color w:val="000000"/>
        </w:rPr>
        <w:t xml:space="preserve"> draws from that distribution and multiplied each draw by a corresponding benthic secondary production estimate </w:t>
      </w:r>
      <m:oMath>
        <m:sSub>
          <m:sSubPr>
            <m:ctrlPr>
              <w:rPr>
                <w:rFonts w:ascii="Cambria Math" w:hAnsi="Cambria Math"/>
              </w:rPr>
            </m:ctrlPr>
          </m:sSubPr>
          <m:e>
            <m:r>
              <w:rPr>
                <w:rFonts w:ascii="Cambria Math" w:hAnsi="Cambria Math"/>
              </w:rPr>
              <m:t>P</m:t>
            </m:r>
          </m:e>
          <m:sub>
            <m:r>
              <w:rPr>
                <w:rFonts w:ascii="Cambria Math" w:hAnsi="Cambria Math"/>
              </w:rPr>
              <m:t>b</m:t>
            </m:r>
          </m:sub>
        </m:sSub>
      </m:oMath>
      <w:r>
        <w:rPr>
          <w:rFonts w:ascii="Times New Roman" w:eastAsia="Times New Roman" w:hAnsi="Times New Roman" w:cs="Times New Roman"/>
          <w:color w:val="000000"/>
        </w:rPr>
        <w:t xml:space="preserve">. The result yields a distribution of aquatic insect-only benthic secondary production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k</m:t>
            </m:r>
          </m:sup>
        </m:sSubSup>
      </m:oMath>
      <w:r>
        <w:rPr>
          <w:rFonts w:ascii="Times New Roman" w:eastAsia="Times New Roman" w:hAnsi="Times New Roman" w:cs="Times New Roman"/>
          <w:color w:val="000000"/>
        </w:rPr>
        <w:t xml:space="preserve">, such that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k</m:t>
            </m:r>
          </m:sup>
        </m:sSubSup>
        <m:r>
          <m:rPr>
            <m:lit/>
            <m:nor/>
          </m:rPr>
          <m: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k</m:t>
            </m:r>
          </m:sup>
        </m:sSup>
      </m:oMath>
      <w:r>
        <w:rPr>
          <w:rFonts w:ascii="Times New Roman" w:eastAsia="Times New Roman" w:hAnsi="Times New Roman" w:cs="Times New Roman"/>
          <w:color w:val="000000"/>
        </w:rPr>
        <w:t xml:space="preserve">. Averaging over the </w:t>
      </w:r>
      <m:oMath>
        <m:r>
          <w:rPr>
            <w:rFonts w:ascii="Cambria Math" w:hAnsi="Cambria Math"/>
          </w:rPr>
          <m:t>k</m:t>
        </m:r>
      </m:oMath>
      <w:r>
        <w:rPr>
          <w:rFonts w:ascii="Times New Roman" w:eastAsia="Times New Roman" w:hAnsi="Times New Roman" w:cs="Times New Roman"/>
          <w:color w:val="000000"/>
        </w:rPr>
        <w:t xml:space="preserve"> draws yielded a mean value of aquatic insect benthic production </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rFonts w:ascii="Times New Roman" w:eastAsia="Times New Roman" w:hAnsi="Times New Roman" w:cs="Times New Roman"/>
          <w:color w:val="000000"/>
        </w:rPr>
        <w:t xml:space="preserve"> for each corresponding measure of total secondary production.</w:t>
      </w:r>
    </w:p>
    <w:p w14:paraId="0C5044EF" w14:textId="77777777" w:rsidR="00665441" w:rsidRDefault="00000000">
      <w:pPr>
        <w:pStyle w:val="normal1"/>
        <w:spacing w:before="180" w:after="180" w:line="240" w:lineRule="auto"/>
        <w:rPr>
          <w:color w:val="000000"/>
        </w:rPr>
      </w:pPr>
      <w:r>
        <w:rPr>
          <w:rFonts w:ascii="Times New Roman" w:eastAsia="Times New Roman" w:hAnsi="Times New Roman" w:cs="Times New Roman"/>
          <w:color w:val="000000"/>
        </w:rPr>
        <w:t xml:space="preserve">To convert </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rFonts w:ascii="Times New Roman" w:eastAsia="Times New Roman" w:hAnsi="Times New Roman" w:cs="Times New Roman"/>
          <w:color w:val="000000"/>
        </w:rPr>
        <w:t xml:space="preserve"> to emergence production </w:t>
      </w:r>
      <m:oMath>
        <m:sSub>
          <m:sSubPr>
            <m:ctrlPr>
              <w:rPr>
                <w:rFonts w:ascii="Cambria Math" w:hAnsi="Cambria Math"/>
              </w:rPr>
            </m:ctrlPr>
          </m:sSubPr>
          <m:e>
            <m:r>
              <w:rPr>
                <w:rFonts w:ascii="Cambria Math" w:hAnsi="Cambria Math"/>
              </w:rPr>
              <m:t>E</m:t>
            </m:r>
          </m:e>
          <m:sub>
            <m:r>
              <w:rPr>
                <w:rFonts w:ascii="Cambria Math" w:hAnsi="Cambria Math"/>
              </w:rPr>
              <m:t>i</m:t>
            </m:r>
          </m:sub>
        </m:sSub>
      </m:oMath>
      <w:r>
        <w:rPr>
          <w:rFonts w:ascii="Times New Roman" w:eastAsia="Times New Roman" w:hAnsi="Times New Roman" w:cs="Times New Roman"/>
          <w:color w:val="000000"/>
        </w:rPr>
        <w:t>, we first estimated the posterior distribution of emergence-to-production ratios E:P from streams using data from Gratton and Vander Zanden (</w:t>
      </w:r>
      <w:r>
        <w:rPr>
          <w:rFonts w:ascii="Times New Roman" w:eastAsia="Times New Roman" w:hAnsi="Times New Roman" w:cs="Times New Roman"/>
          <w:i/>
          <w:iCs/>
          <w:color w:val="000000"/>
        </w:rPr>
        <w:t>9</w:t>
      </w:r>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Raitif</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et al.</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52</w:t>
      </w:r>
      <w:r>
        <w:rPr>
          <w:rFonts w:ascii="Times New Roman" w:eastAsia="Times New Roman" w:hAnsi="Times New Roman" w:cs="Times New Roman"/>
          <w:color w:val="000000"/>
        </w:rPr>
        <w:t>), which included multiple studies and taxa. We used a Beta likelihood and an intercept only model with varying intercepts for study and taxon:</w:t>
      </w:r>
    </w:p>
    <w:p w14:paraId="0C5044F0" w14:textId="77777777" w:rsidR="00665441" w:rsidRDefault="00000000">
      <w:pPr>
        <w:pStyle w:val="normal1"/>
        <w:spacing w:after="200" w:line="240" w:lineRule="auto"/>
        <w:jc w:val="center"/>
        <w:rPr>
          <w:color w:val="000000"/>
        </w:rPr>
      </w:pPr>
      <m:oMathPara>
        <m:oMathParaPr>
          <m:jc m:val="center"/>
        </m:oMathParaPr>
        <m:oMath>
          <m:r>
            <w:rPr>
              <w:rFonts w:ascii="Cambria Math" w:hAnsi="Cambria Math"/>
            </w:rPr>
            <m:t>E:P∼Beta</m:t>
          </m:r>
          <m:d>
            <m:dPr>
              <m:ctrlPr>
                <w:rPr>
                  <w:rFonts w:ascii="Cambria Math" w:hAnsi="Cambria Math"/>
                </w:rPr>
              </m:ctrlPr>
            </m:dPr>
            <m:e>
              <m:r>
                <w:rPr>
                  <w:rFonts w:ascii="Cambria Math" w:hAnsi="Cambria Math"/>
                </w:rPr>
                <m:t>μ,ϕ</m:t>
              </m:r>
            </m:e>
          </m:d>
        </m:oMath>
      </m:oMathPara>
    </w:p>
    <w:p w14:paraId="0C5044F1" w14:textId="77777777" w:rsidR="00665441" w:rsidRDefault="00000000">
      <w:pPr>
        <w:pStyle w:val="normal1"/>
        <w:spacing w:after="200" w:line="240" w:lineRule="auto"/>
        <w:jc w:val="center"/>
        <w:rPr>
          <w:color w:val="000000"/>
        </w:rPr>
      </w:pPr>
      <m:oMathPara>
        <m:oMathParaPr>
          <m:jc m:val="center"/>
        </m:oMathParaPr>
        <m:oMath>
          <m: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E:P</m:t>
                  </m:r>
                </m:sub>
              </m:sSub>
            </m:e>
          </m:d>
          <m:r>
            <m:rPr>
              <m:lit/>
              <m:nor/>
            </m:rPr>
            <m:t>=</m:t>
          </m:r>
          <m:r>
            <w:rPr>
              <w:rFonts w:ascii="Cambria Math" w:hAnsi="Cambria Math"/>
            </w:rPr>
            <m:t>α</m:t>
          </m:r>
          <m:r>
            <m:rPr>
              <m:lit/>
              <m:nor/>
            </m:rPr>
            <m:t>+</m:t>
          </m:r>
          <m:sSub>
            <m:sSubPr>
              <m:ctrlPr>
                <w:rPr>
                  <w:rFonts w:ascii="Cambria Math" w:hAnsi="Cambria Math"/>
                </w:rPr>
              </m:ctrlPr>
            </m:sSubPr>
            <m:e>
              <m:r>
                <w:rPr>
                  <w:rFonts w:ascii="Cambria Math" w:hAnsi="Cambria Math"/>
                </w:rPr>
                <m:t>α</m:t>
              </m:r>
            </m:e>
            <m:sub>
              <m:r>
                <w:rPr>
                  <w:rFonts w:ascii="Cambria Math" w:hAnsi="Cambria Math"/>
                </w:rPr>
                <m:t>study</m:t>
              </m:r>
            </m:sub>
          </m:sSub>
          <m:r>
            <m:rPr>
              <m:lit/>
              <m:nor/>
            </m:rPr>
            <m:t>+</m:t>
          </m:r>
          <m:sSub>
            <m:sSubPr>
              <m:ctrlPr>
                <w:rPr>
                  <w:rFonts w:ascii="Cambria Math" w:hAnsi="Cambria Math"/>
                </w:rPr>
              </m:ctrlPr>
            </m:sSubPr>
            <m:e>
              <m:r>
                <w:rPr>
                  <w:rFonts w:ascii="Cambria Math" w:hAnsi="Cambria Math"/>
                </w:rPr>
                <m:t>α</m:t>
              </m:r>
            </m:e>
            <m:sub>
              <m:r>
                <w:rPr>
                  <w:rFonts w:ascii="Cambria Math" w:hAnsi="Cambria Math"/>
                </w:rPr>
                <m:t>taxon</m:t>
              </m:r>
            </m:sub>
          </m:sSub>
        </m:oMath>
      </m:oMathPara>
    </w:p>
    <w:p w14:paraId="0C5044F2" w14:textId="77777777" w:rsidR="00665441" w:rsidRDefault="00000000">
      <w:pPr>
        <w:pStyle w:val="normal1"/>
        <w:spacing w:after="200" w:line="240" w:lineRule="auto"/>
        <w:jc w:val="center"/>
        <w:rPr>
          <w:color w:val="000000"/>
        </w:rPr>
      </w:pPr>
      <m:oMathPara>
        <m:oMathParaPr>
          <m:jc m:val="center"/>
        </m:oMathParaPr>
        <m:oMath>
          <m:r>
            <w:rPr>
              <w:rFonts w:ascii="Cambria Math" w:hAnsi="Cambria Math"/>
            </w:rPr>
            <m:t>α∼Normal</m:t>
          </m:r>
          <m:d>
            <m:dPr>
              <m:ctrlPr>
                <w:rPr>
                  <w:rFonts w:ascii="Cambria Math" w:hAnsi="Cambria Math"/>
                </w:rPr>
              </m:ctrlPr>
            </m:dPr>
            <m:e>
              <m:r>
                <w:rPr>
                  <w:rFonts w:ascii="Cambria Math" w:hAnsi="Cambria Math"/>
                </w:rPr>
                <m:t>0.19,0.05</m:t>
              </m:r>
            </m:e>
          </m:d>
        </m:oMath>
      </m:oMathPara>
    </w:p>
    <w:p w14:paraId="0C5044F3" w14:textId="77777777" w:rsidR="00665441" w:rsidRDefault="00000000">
      <w:pPr>
        <w:pStyle w:val="normal1"/>
        <w:spacing w:after="200" w:line="240" w:lineRule="auto"/>
        <w:jc w:val="center"/>
        <w:rPr>
          <w:color w:val="000000"/>
        </w:rP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study</m:t>
              </m:r>
            </m:sub>
          </m:sSub>
          <m:r>
            <w:rPr>
              <w:rFonts w:ascii="Cambria Math" w:hAnsi="Cambria Math"/>
            </w:rPr>
            <m:t>∼Normal</m:t>
          </m:r>
          <m:d>
            <m:dPr>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σ</m:t>
                  </m:r>
                </m:e>
                <m:sub>
                  <m:r>
                    <w:rPr>
                      <w:rFonts w:ascii="Cambria Math" w:hAnsi="Cambria Math"/>
                    </w:rPr>
                    <m:t>study</m:t>
                  </m:r>
                </m:sub>
              </m:sSub>
            </m:e>
          </m:d>
        </m:oMath>
      </m:oMathPara>
    </w:p>
    <w:p w14:paraId="0C5044F4" w14:textId="77777777" w:rsidR="00665441" w:rsidRDefault="00000000">
      <w:pPr>
        <w:pStyle w:val="normal1"/>
        <w:spacing w:after="200" w:line="240" w:lineRule="auto"/>
        <w:jc w:val="center"/>
        <w:rPr>
          <w:color w:val="000000"/>
        </w:rP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taxon</m:t>
              </m:r>
            </m:sub>
          </m:sSub>
          <m:r>
            <w:rPr>
              <w:rFonts w:ascii="Cambria Math" w:hAnsi="Cambria Math"/>
            </w:rPr>
            <m:t>∼Normal</m:t>
          </m:r>
          <m:d>
            <m:dPr>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σ</m:t>
                  </m:r>
                </m:e>
                <m:sub>
                  <m:r>
                    <w:rPr>
                      <w:rFonts w:ascii="Cambria Math" w:hAnsi="Cambria Math"/>
                    </w:rPr>
                    <m:t>taxon</m:t>
                  </m:r>
                </m:sub>
              </m:sSub>
            </m:e>
          </m:d>
        </m:oMath>
      </m:oMathPara>
    </w:p>
    <w:p w14:paraId="0C5044F5" w14:textId="77777777" w:rsidR="00665441" w:rsidRDefault="00000000">
      <w:pPr>
        <w:pStyle w:val="normal1"/>
        <w:spacing w:after="200" w:line="240" w:lineRule="auto"/>
        <w:jc w:val="center"/>
        <w:rPr>
          <w:color w:val="000000"/>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study</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taxon</m:t>
              </m:r>
            </m:sub>
          </m:sSub>
          <m:r>
            <w:rPr>
              <w:rFonts w:ascii="Cambria Math" w:hAnsi="Cambria Math"/>
            </w:rPr>
            <m:t>∼Exponential</m:t>
          </m:r>
          <m:d>
            <m:dPr>
              <m:ctrlPr>
                <w:rPr>
                  <w:rFonts w:ascii="Cambria Math" w:hAnsi="Cambria Math"/>
                </w:rPr>
              </m:ctrlPr>
            </m:dPr>
            <m:e>
              <m:r>
                <w:rPr>
                  <w:rFonts w:ascii="Cambria Math" w:hAnsi="Cambria Math"/>
                </w:rPr>
                <m:t>2</m:t>
              </m:r>
            </m:e>
          </m:d>
        </m:oMath>
      </m:oMathPara>
    </w:p>
    <w:p w14:paraId="0C5044F6" w14:textId="77777777" w:rsidR="00665441" w:rsidRDefault="00000000">
      <w:pPr>
        <w:pStyle w:val="normal1"/>
        <w:spacing w:after="200" w:line="240" w:lineRule="auto"/>
        <w:jc w:val="center"/>
        <w:rPr>
          <w:color w:val="000000"/>
        </w:rPr>
      </w:pPr>
      <m:oMathPara>
        <m:oMathParaPr>
          <m:jc m:val="center"/>
        </m:oMathParaPr>
        <m:oMath>
          <m:r>
            <w:rPr>
              <w:rFonts w:ascii="Cambria Math" w:hAnsi="Cambria Math"/>
            </w:rPr>
            <m:t>ϕ∼Gamma</m:t>
          </m:r>
          <m:d>
            <m:dPr>
              <m:ctrlPr>
                <w:rPr>
                  <w:rFonts w:ascii="Cambria Math" w:hAnsi="Cambria Math"/>
                </w:rPr>
              </m:ctrlPr>
            </m:dPr>
            <m:e>
              <m:r>
                <w:rPr>
                  <w:rFonts w:ascii="Cambria Math" w:hAnsi="Cambria Math"/>
                </w:rPr>
                <m:t>0.01,0.01</m:t>
              </m:r>
            </m:e>
          </m:d>
        </m:oMath>
      </m:oMathPara>
    </w:p>
    <w:p w14:paraId="0C5044F7" w14:textId="18FB833D" w:rsidR="00665441" w:rsidRDefault="00000000">
      <w:pPr>
        <w:pStyle w:val="normal1"/>
        <w:spacing w:before="180" w:after="180" w:line="240" w:lineRule="auto"/>
        <w:rPr>
          <w:color w:val="000000"/>
        </w:rPr>
      </w:pPr>
      <w:r>
        <w:rPr>
          <w:rFonts w:ascii="Times New Roman" w:eastAsia="Times New Roman" w:hAnsi="Times New Roman" w:cs="Times New Roman"/>
          <w:color w:val="000000"/>
        </w:rPr>
        <w:t xml:space="preserve">After obtaining this estimate, we Monte Carlo multiplied 1000 </w:t>
      </w:r>
      <m:oMath>
        <m:r>
          <w:rPr>
            <w:rFonts w:ascii="Cambria Math" w:hAnsi="Cambria Math"/>
          </w:rPr>
          <m:t>k</m:t>
        </m:r>
      </m:oMath>
      <w:r>
        <w:rPr>
          <w:rFonts w:ascii="Times New Roman" w:eastAsia="Times New Roman" w:hAnsi="Times New Roman" w:cs="Times New Roman"/>
          <w:color w:val="000000"/>
        </w:rPr>
        <w:t xml:space="preserve"> draws from the posterior distribution of E:P ratios by 1000 </w:t>
      </w:r>
      <m:oMath>
        <m:r>
          <w:rPr>
            <w:rFonts w:ascii="Cambria Math" w:hAnsi="Cambria Math"/>
          </w:rPr>
          <m:t>k</m:t>
        </m:r>
      </m:oMath>
      <w:r>
        <w:rPr>
          <w:rFonts w:ascii="Times New Roman" w:eastAsia="Times New Roman" w:hAnsi="Times New Roman" w:cs="Times New Roman"/>
          <w:color w:val="000000"/>
        </w:rPr>
        <w:t xml:space="preserve"> draws from the posterior distribution of insect production estimates </w:t>
      </w: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k</m:t>
            </m:r>
          </m:sup>
        </m:sSubSup>
        <m:r>
          <m:rPr>
            <m:lit/>
            <m:nor/>
          </m:rPr>
          <m:t>=</m:t>
        </m:r>
        <m:sSubSup>
          <m:sSubSupPr>
            <m:ctrlPr>
              <w:rPr>
                <w:rFonts w:ascii="Cambria Math" w:hAnsi="Cambria Math"/>
              </w:rPr>
            </m:ctrlPr>
          </m:sSubSupPr>
          <m:e>
            <m:r>
              <w:rPr>
                <w:rFonts w:ascii="Cambria Math" w:hAnsi="Cambria Math"/>
              </w:rPr>
              <m:t>μ</m:t>
            </m:r>
          </m:e>
          <m:sub>
            <m:r>
              <w:rPr>
                <w:rFonts w:ascii="Cambria Math" w:hAnsi="Cambria Math"/>
              </w:rPr>
              <m:t>E:P</m:t>
            </m:r>
          </m:sub>
          <m:sup>
            <m:r>
              <w:rPr>
                <w:rFonts w:ascii="Cambria Math" w:hAnsi="Cambria Math"/>
              </w:rPr>
              <m:t>k</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rPr>
          <w:rFonts w:ascii="Times New Roman" w:eastAsia="Times New Roman" w:hAnsi="Times New Roman" w:cs="Times New Roman"/>
          <w:color w:val="000000"/>
        </w:rPr>
        <w:t xml:space="preserve">. Averaging over the draws yielded 293 modeled estimates of median </w:t>
      </w:r>
      <m:oMath>
        <m:sSub>
          <m:sSubPr>
            <m:ctrlPr>
              <w:rPr>
                <w:rFonts w:ascii="Cambria Math" w:hAnsi="Cambria Math"/>
              </w:rPr>
            </m:ctrlPr>
          </m:sSubPr>
          <m:e>
            <m:r>
              <w:rPr>
                <w:rFonts w:ascii="Cambria Math" w:hAnsi="Cambria Math"/>
              </w:rPr>
              <m:t>E</m:t>
            </m:r>
          </m:e>
          <m:sub>
            <m:r>
              <w:rPr>
                <w:rFonts w:ascii="Cambria Math" w:hAnsi="Cambria Math"/>
              </w:rPr>
              <m:t>i</m:t>
            </m:r>
          </m:sub>
        </m:sSub>
      </m:oMath>
      <w:r>
        <w:rPr>
          <w:rFonts w:ascii="Times New Roman" w:eastAsia="Times New Roman" w:hAnsi="Times New Roman" w:cs="Times New Roman"/>
          <w:color w:val="000000"/>
        </w:rPr>
        <w:t xml:space="preserve">. We combined these with 18 empirical estimates resulting in 305 total estimates of annual insect emergence production </w:t>
      </w:r>
      <m:oMath>
        <m:sSub>
          <m:sSubPr>
            <m:ctrlPr>
              <w:rPr>
                <w:rFonts w:ascii="Cambria Math" w:hAnsi="Cambria Math"/>
              </w:rPr>
            </m:ctrlPr>
          </m:sSubPr>
          <m:e>
            <m:r>
              <w:rPr>
                <w:rFonts w:ascii="Cambria Math" w:hAnsi="Cambria Math"/>
              </w:rPr>
              <m:t>E</m:t>
            </m:r>
          </m:e>
          <m:sub>
            <m:r>
              <w:rPr>
                <w:rFonts w:ascii="Cambria Math" w:hAnsi="Cambria Math"/>
              </w:rPr>
              <m:t>i</m:t>
            </m:r>
          </m:sub>
        </m:sSub>
      </m:oMath>
      <w:r>
        <w:rPr>
          <w:rFonts w:ascii="Times New Roman" w:eastAsia="Times New Roman" w:hAnsi="Times New Roman" w:cs="Times New Roman"/>
          <w:color w:val="000000"/>
        </w:rPr>
        <w:t xml:space="preserve"> (</w:t>
      </w:r>
      <m:oMath>
        <m:r>
          <w:rPr>
            <w:rFonts w:ascii="Cambria Math" w:hAnsi="Cambria Math"/>
          </w:rPr>
          <m:t>mg⋅DM⋅</m:t>
        </m:r>
        <m:sSup>
          <m:sSupPr>
            <m:ctrlPr>
              <w:rPr>
                <w:rFonts w:ascii="Cambria Math" w:hAnsi="Cambria Math"/>
              </w:rPr>
            </m:ctrlPr>
          </m:sSupPr>
          <m:e>
            <m:r>
              <w:rPr>
                <w:rFonts w:ascii="Cambria Math" w:hAnsi="Cambria Math"/>
              </w:rPr>
              <m:t>m</m:t>
            </m:r>
          </m:e>
          <m:sup>
            <m:r>
              <m:rPr>
                <m:lit/>
                <m:nor/>
              </m:rPr>
              <m:t>-</m:t>
            </m:r>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m:rPr>
                <m:lit/>
                <m:nor/>
              </m:rPr>
              <m:t>-</m:t>
            </m:r>
            <m:r>
              <w:rPr>
                <w:rFonts w:ascii="Cambria Math" w:hAnsi="Cambria Math"/>
              </w:rPr>
              <m:t>1</m:t>
            </m:r>
          </m:sup>
        </m:sSup>
      </m:oMath>
      <w:r>
        <w:rPr>
          <w:rFonts w:ascii="Times New Roman" w:eastAsia="Times New Roman" w:hAnsi="Times New Roman" w:cs="Times New Roman"/>
          <w:color w:val="000000"/>
        </w:rPr>
        <w:t>). For simplicity, we consider that all emerging insects contribute biomass export to terrestrial systems, although a small fraction may be deposited back into the aquatic habitat (</w:t>
      </w:r>
      <w:r>
        <w:rPr>
          <w:rFonts w:ascii="Times New Roman" w:eastAsia="Times New Roman" w:hAnsi="Times New Roman" w:cs="Times New Roman"/>
          <w:i/>
          <w:iCs/>
          <w:color w:val="000000"/>
        </w:rPr>
        <w:t>10</w:t>
      </w:r>
      <w:r>
        <w:rPr>
          <w:rFonts w:ascii="Times New Roman" w:eastAsia="Times New Roman" w:hAnsi="Times New Roman" w:cs="Times New Roman"/>
          <w:color w:val="000000"/>
        </w:rPr>
        <w:t xml:space="preserve">). In this context, we estimate that approximately 49.0% of the </w:t>
      </w:r>
      <w:r>
        <w:rPr>
          <w:rFonts w:ascii="Times New Roman" w:eastAsia="Times New Roman" w:hAnsi="Times New Roman" w:cs="Times New Roman"/>
          <w:color w:val="000000"/>
        </w:rPr>
        <w:lastRenderedPageBreak/>
        <w:t>Earth’s non-desert land surface (~120 million km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see</w:t>
      </w:r>
      <w:del w:id="21" w:author="Wesner, Jeff" w:date="2026-05-13T09:04:00Z" w16du:dateUtc="2026-05-13T14:04:00Z">
        <w:r w:rsidDel="0033412A">
          <w:rPr>
            <w:rFonts w:ascii="Times New Roman" w:eastAsia="Times New Roman" w:hAnsi="Times New Roman" w:cs="Times New Roman"/>
            <w:color w:val="000000"/>
          </w:rPr>
          <w:delText xml:space="preserve">  </w:delText>
        </w:r>
      </w:del>
      <w:ins w:id="22" w:author="Wesner, Jeff" w:date="2026-05-13T09:04:00Z" w16du:dateUtc="2026-05-13T14:04:00Z">
        <w:r w:rsidR="0033412A">
          <w:rPr>
            <w:rFonts w:ascii="Times New Roman" w:eastAsia="Times New Roman" w:hAnsi="Times New Roman" w:cs="Times New Roman"/>
            <w:color w:val="000000"/>
          </w:rPr>
          <w:t xml:space="preserve"> </w:t>
        </w:r>
      </w:ins>
      <w:r>
        <w:rPr>
          <w:rFonts w:ascii="Times New Roman" w:eastAsia="Times New Roman" w:hAnsi="Times New Roman" w:cs="Times New Roman"/>
          <w:color w:val="000000"/>
          <w:u w:val="single"/>
        </w:rPr>
        <w:t>Global modelling of aqueous contaminant concentration</w:t>
      </w:r>
      <w:r>
        <w:rPr>
          <w:rFonts w:ascii="Times New Roman" w:eastAsia="Times New Roman" w:hAnsi="Times New Roman" w:cs="Times New Roman"/>
          <w:color w:val="000000"/>
        </w:rPr>
        <w:t>) is covered by emerging insect</w:t>
      </w:r>
      <w:del w:id="23" w:author="Wesner, Jeff" w:date="2026-05-13T10:12:00Z" w16du:dateUtc="2026-05-13T15:12:00Z">
        <w:r w:rsidDel="006B1D0C">
          <w:rPr>
            <w:rFonts w:ascii="Times New Roman" w:eastAsia="Times New Roman" w:hAnsi="Times New Roman" w:cs="Times New Roman"/>
            <w:color w:val="000000"/>
          </w:rPr>
          <w:delText>s</w:delText>
        </w:r>
      </w:del>
      <w:r>
        <w:rPr>
          <w:rFonts w:ascii="Times New Roman" w:eastAsia="Times New Roman" w:hAnsi="Times New Roman" w:cs="Times New Roman"/>
          <w:color w:val="000000"/>
        </w:rPr>
        <w:t xml:space="preserve"> fluxes by using the </w:t>
      </w:r>
      <w:proofErr w:type="spellStart"/>
      <w:r>
        <w:rPr>
          <w:rFonts w:ascii="Times New Roman" w:eastAsia="Times New Roman" w:hAnsi="Times New Roman" w:cs="Times New Roman"/>
          <w:color w:val="000000"/>
        </w:rPr>
        <w:t>HydroRivers</w:t>
      </w:r>
      <w:proofErr w:type="spellEnd"/>
      <w:r>
        <w:rPr>
          <w:rFonts w:ascii="Times New Roman" w:eastAsia="Times New Roman" w:hAnsi="Times New Roman" w:cs="Times New Roman"/>
          <w:color w:val="000000"/>
        </w:rPr>
        <w:t xml:space="preserve"> networks and assuming a 1 km transport distance from streams and rivers (</w:t>
      </w:r>
      <w:r>
        <w:rPr>
          <w:rFonts w:ascii="Times New Roman" w:eastAsia="Times New Roman" w:hAnsi="Times New Roman" w:cs="Times New Roman"/>
          <w:i/>
          <w:iCs/>
          <w:color w:val="000000"/>
        </w:rPr>
        <w:t>8</w:t>
      </w:r>
      <w:r>
        <w:rPr>
          <w:rFonts w:ascii="Times New Roman" w:eastAsia="Times New Roman" w:hAnsi="Times New Roman" w:cs="Times New Roman"/>
          <w:color w:val="000000"/>
        </w:rPr>
        <w:t>)</w:t>
      </w:r>
    </w:p>
    <w:p w14:paraId="0C5044F8" w14:textId="77777777" w:rsidR="00665441" w:rsidRDefault="00665441">
      <w:pPr>
        <w:pStyle w:val="normal1"/>
        <w:spacing w:before="180" w:after="180" w:line="240" w:lineRule="auto"/>
        <w:rPr>
          <w:rFonts w:ascii="Times New Roman" w:eastAsia="Times New Roman" w:hAnsi="Times New Roman" w:cs="Times New Roman"/>
          <w:color w:val="000000"/>
        </w:rPr>
      </w:pPr>
    </w:p>
    <w:p w14:paraId="0C5044F9" w14:textId="77777777" w:rsidR="00665441" w:rsidRDefault="00000000">
      <w:pPr>
        <w:pStyle w:val="normal1"/>
        <w:spacing w:before="180" w:after="180" w:line="240" w:lineRule="auto"/>
        <w:rPr>
          <w:color w:val="000000"/>
        </w:rPr>
      </w:pPr>
      <w:r>
        <w:rPr>
          <w:rFonts w:ascii="Times New Roman" w:eastAsia="Times New Roman" w:hAnsi="Times New Roman" w:cs="Times New Roman"/>
          <w:color w:val="000000"/>
          <w:u w:val="single"/>
        </w:rPr>
        <w:t>Relationships of emergence and environmental variables</w:t>
      </w:r>
    </w:p>
    <w:p w14:paraId="0C5044FA" w14:textId="7BAD805E" w:rsidR="00665441" w:rsidRDefault="00000000">
      <w:pPr>
        <w:pStyle w:val="normal1"/>
        <w:spacing w:before="180" w:after="180" w:line="240" w:lineRule="auto"/>
        <w:rPr>
          <w:color w:val="000000"/>
        </w:rPr>
      </w:pPr>
      <w:r>
        <w:rPr>
          <w:rFonts w:ascii="Times New Roman" w:eastAsia="Times New Roman" w:hAnsi="Times New Roman" w:cs="Times New Roman"/>
          <w:color w:val="000000"/>
        </w:rPr>
        <w:t xml:space="preserve">To determine which environmental variables best predicted emergence </w:t>
      </w:r>
      <m:oMath>
        <m:sSub>
          <m:sSubPr>
            <m:ctrlPr>
              <w:rPr>
                <w:rFonts w:ascii="Cambria Math" w:hAnsi="Cambria Math"/>
              </w:rPr>
            </m:ctrlPr>
          </m:sSubPr>
          <m:e>
            <m:r>
              <w:rPr>
                <w:rFonts w:ascii="Cambria Math" w:hAnsi="Cambria Math"/>
              </w:rPr>
              <m:t>E</m:t>
            </m:r>
          </m:e>
          <m:sub>
            <m:r>
              <w:rPr>
                <w:rFonts w:ascii="Cambria Math" w:hAnsi="Cambria Math"/>
              </w:rPr>
              <m:t>i</m:t>
            </m:r>
          </m:sub>
        </m:sSub>
      </m:oMath>
      <w:r>
        <w:rPr>
          <w:rFonts w:ascii="Times New Roman" w:eastAsia="Times New Roman" w:hAnsi="Times New Roman" w:cs="Times New Roman"/>
          <w:color w:val="000000"/>
        </w:rPr>
        <w:t>, we used generalized additive models (GAM) with median emergence estimates from the above procedures (n = 305) as the response variable and a set of environmental variables as predictors (</w:t>
      </w:r>
      <w:r>
        <w:rPr>
          <w:rFonts w:ascii="Times New Roman" w:eastAsia="Times New Roman" w:hAnsi="Times New Roman" w:cs="Times New Roman"/>
          <w:b/>
          <w:bCs/>
          <w:color w:val="000000"/>
        </w:rPr>
        <w:t>table S5</w:t>
      </w:r>
      <w:r>
        <w:rPr>
          <w:rFonts w:ascii="Times New Roman" w:eastAsia="Times New Roman" w:hAnsi="Times New Roman" w:cs="Times New Roman"/>
          <w:color w:val="000000"/>
        </w:rPr>
        <w:t>). The likelihood was Gamma with a log-link. Prior values were determined with prior predictive simulation (</w:t>
      </w:r>
      <w:r>
        <w:rPr>
          <w:rFonts w:ascii="Times New Roman" w:eastAsia="Times New Roman" w:hAnsi="Times New Roman" w:cs="Times New Roman"/>
          <w:i/>
          <w:iCs/>
          <w:color w:val="000000"/>
        </w:rPr>
        <w:t>53</w:t>
      </w:r>
      <w:r>
        <w:rPr>
          <w:rFonts w:ascii="Times New Roman" w:eastAsia="Times New Roman" w:hAnsi="Times New Roman" w:cs="Times New Roman"/>
          <w:color w:val="000000"/>
        </w:rPr>
        <w:t>). We fit 15 models (</w:t>
      </w:r>
      <w:r>
        <w:rPr>
          <w:rFonts w:ascii="Times New Roman" w:eastAsia="Times New Roman" w:hAnsi="Times New Roman" w:cs="Times New Roman"/>
          <w:b/>
          <w:bCs/>
          <w:color w:val="000000"/>
        </w:rPr>
        <w:t>table S6</w:t>
      </w:r>
      <w:r>
        <w:rPr>
          <w:rFonts w:ascii="Times New Roman" w:eastAsia="Times New Roman" w:hAnsi="Times New Roman" w:cs="Times New Roman"/>
          <w:color w:val="000000"/>
        </w:rPr>
        <w:t>) with predictors that included combinations of mean annual water temperature, mean annual precipitation, and 8 other geospatial predictors. All models had varying intercepts of study</w:t>
      </w:r>
      <w:del w:id="24" w:author="Wesner, Jeff" w:date="2026-05-13T09:04:00Z" w16du:dateUtc="2026-05-13T14:04:00Z">
        <w:r w:rsidDel="0033412A">
          <w:rPr>
            <w:rFonts w:ascii="Times New Roman" w:eastAsia="Times New Roman" w:hAnsi="Times New Roman" w:cs="Times New Roman"/>
            <w:color w:val="000000"/>
          </w:rPr>
          <w:delText xml:space="preserve">  </w:delText>
        </w:r>
      </w:del>
      <w:ins w:id="25" w:author="Wesner, Jeff" w:date="2026-05-13T09:04:00Z" w16du:dateUtc="2026-05-13T14:04:00Z">
        <w:r w:rsidR="0033412A">
          <w:rPr>
            <w:rFonts w:ascii="Times New Roman" w:eastAsia="Times New Roman" w:hAnsi="Times New Roman" w:cs="Times New Roman"/>
            <w:color w:val="000000"/>
          </w:rPr>
          <w:t xml:space="preserve"> </w:t>
        </w:r>
      </w:ins>
      <w:r>
        <w:rPr>
          <w:rFonts w:ascii="Times New Roman" w:eastAsia="Times New Roman" w:hAnsi="Times New Roman" w:cs="Times New Roman"/>
          <w:color w:val="000000"/>
        </w:rPr>
        <w:t xml:space="preserve">and </w:t>
      </w:r>
      <w:proofErr w:type="spellStart"/>
      <w:r>
        <w:rPr>
          <w:rFonts w:ascii="Times New Roman" w:eastAsia="Times New Roman" w:hAnsi="Times New Roman" w:cs="Times New Roman"/>
          <w:color w:val="000000"/>
        </w:rPr>
        <w:t>hydrobasin</w:t>
      </w:r>
      <w:proofErr w:type="spellEnd"/>
      <w:r>
        <w:rPr>
          <w:rFonts w:ascii="Times New Roman" w:eastAsia="Times New Roman" w:hAnsi="Times New Roman" w:cs="Times New Roman"/>
          <w:color w:val="000000"/>
        </w:rPr>
        <w:t xml:space="preserve">, both of which were included to allow posterior prediction to new locations. Values for the fixed predictors were determined using the Lat/Long location of each emergence sample and the corresponding environmental variables available through </w:t>
      </w:r>
      <w:proofErr w:type="spellStart"/>
      <w:r>
        <w:rPr>
          <w:rFonts w:ascii="Times New Roman" w:eastAsia="Times New Roman" w:hAnsi="Times New Roman" w:cs="Times New Roman"/>
          <w:color w:val="000000"/>
        </w:rPr>
        <w:t>HydroAtlas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hydrobasin</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level-12</w:t>
      </w:r>
      <w:proofErr w:type="gramEnd"/>
      <w:r>
        <w:rPr>
          <w:rFonts w:ascii="Times New Roman" w:eastAsia="Times New Roman" w:hAnsi="Times New Roman" w:cs="Times New Roman"/>
          <w:color w:val="000000"/>
        </w:rPr>
        <w:t>). The general model structure was:</w:t>
      </w:r>
    </w:p>
    <w:p w14:paraId="0C5044FB" w14:textId="77777777" w:rsidR="00665441" w:rsidRDefault="00000000">
      <w:pPr>
        <w:pStyle w:val="normal1"/>
        <w:spacing w:after="200" w:line="240" w:lineRule="auto"/>
        <w:jc w:val="center"/>
        <w:rPr>
          <w:color w:val="000000"/>
        </w:rP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num>
            <m:den>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d>
            </m:den>
          </m:f>
          <m:r>
            <w:rPr>
              <w:rFonts w:ascii="Cambria Math" w:hAnsi="Cambria Math"/>
            </w:rPr>
            <m:t>∼Gamma</m:t>
          </m:r>
          <m:d>
            <m:dPr>
              <m:ctrlPr>
                <w:rPr>
                  <w:rFonts w:ascii="Cambria Math" w:hAnsi="Cambria Math"/>
                </w:rPr>
              </m:ctrlPr>
            </m:dPr>
            <m:e>
              <m:r>
                <w:rPr>
                  <w:rFonts w:ascii="Cambria Math" w:hAnsi="Cambria Math"/>
                </w:rPr>
                <m:t>μ,ϕ</m:t>
              </m:r>
            </m:e>
          </m:d>
        </m:oMath>
      </m:oMathPara>
    </w:p>
    <w:p w14:paraId="0C5044FC" w14:textId="77777777" w:rsidR="00665441" w:rsidRDefault="00000000">
      <w:pPr>
        <w:pStyle w:val="normal1"/>
        <w:spacing w:after="200" w:line="240" w:lineRule="auto"/>
        <w:jc w:val="center"/>
        <w:rPr>
          <w:color w:val="000000"/>
        </w:rPr>
      </w:pPr>
      <m:oMathPara>
        <m:oMathParaPr>
          <m:jc m:val="center"/>
        </m:oMathParaPr>
        <m:oMath>
          <m:r>
            <w:rPr>
              <w:rFonts w:ascii="Cambria Math" w:hAnsi="Cambria Math"/>
            </w:rPr>
            <m:t>log</m:t>
          </m:r>
          <m:d>
            <m:dPr>
              <m:ctrlPr>
                <w:rPr>
                  <w:rFonts w:ascii="Cambria Math" w:hAnsi="Cambria Math"/>
                </w:rPr>
              </m:ctrlPr>
            </m:dPr>
            <m:e>
              <m:r>
                <w:rPr>
                  <w:rFonts w:ascii="Cambria Math" w:hAnsi="Cambria Math"/>
                </w:rPr>
                <m:t>μ</m:t>
              </m:r>
            </m:e>
          </m:d>
          <m:r>
            <m:rPr>
              <m:lit/>
              <m:nor/>
            </m:rPr>
            <m:t>=</m:t>
          </m:r>
          <m:r>
            <w:rPr>
              <w:rFonts w:ascii="Cambria Math" w:hAnsi="Cambria Math"/>
            </w:rPr>
            <m:t>α</m:t>
          </m:r>
          <m:r>
            <m:rPr>
              <m:lit/>
              <m:nor/>
            </m:rPr>
            <m:t>+</m:t>
          </m:r>
          <m:r>
            <w:rPr>
              <w:rFonts w:ascii="Cambria Math" w:hAnsi="Cambria Math"/>
            </w:rPr>
            <m:t>f</m:t>
          </m:r>
          <m:d>
            <m:dPr>
              <m:ctrlPr>
                <w:rPr>
                  <w:rFonts w:ascii="Cambria Math" w:hAnsi="Cambria Math"/>
                </w:rPr>
              </m:ctrlPr>
            </m:dPr>
            <m:e>
              <m:r>
                <w:rPr>
                  <w:rFonts w:ascii="Cambria Math" w:hAnsi="Cambria Math"/>
                </w:rPr>
                <m:t>X</m:t>
              </m:r>
            </m:e>
          </m:d>
          <m:r>
            <m:rPr>
              <m:lit/>
              <m:nor/>
            </m:rPr>
            <m:t>+</m:t>
          </m:r>
          <m:sSub>
            <m:sSubPr>
              <m:ctrlPr>
                <w:rPr>
                  <w:rFonts w:ascii="Cambria Math" w:hAnsi="Cambria Math"/>
                </w:rPr>
              </m:ctrlPr>
            </m:sSubPr>
            <m:e>
              <m:r>
                <w:rPr>
                  <w:rFonts w:ascii="Cambria Math" w:hAnsi="Cambria Math"/>
                </w:rPr>
                <m:t>α</m:t>
              </m:r>
            </m:e>
            <m:sub>
              <m:r>
                <w:rPr>
                  <w:rFonts w:ascii="Cambria Math" w:hAnsi="Cambria Math"/>
                </w:rPr>
                <m:t>study</m:t>
              </m:r>
            </m:sub>
          </m:sSub>
          <m:r>
            <m:rPr>
              <m:lit/>
              <m:nor/>
            </m:rPr>
            <m:t>+</m:t>
          </m:r>
          <m:sSub>
            <m:sSubPr>
              <m:ctrlPr>
                <w:rPr>
                  <w:rFonts w:ascii="Cambria Math" w:hAnsi="Cambria Math"/>
                </w:rPr>
              </m:ctrlPr>
            </m:sSubPr>
            <m:e>
              <m:r>
                <w:rPr>
                  <w:rFonts w:ascii="Cambria Math" w:hAnsi="Cambria Math"/>
                </w:rPr>
                <m:t>α</m:t>
              </m:r>
            </m:e>
            <m:sub>
              <m:r>
                <w:rPr>
                  <w:rFonts w:ascii="Cambria Math" w:hAnsi="Cambria Math"/>
                </w:rPr>
                <m:t>basin</m:t>
              </m:r>
            </m:sub>
          </m:sSub>
        </m:oMath>
      </m:oMathPara>
    </w:p>
    <w:p w14:paraId="0C5044FD" w14:textId="77777777" w:rsidR="00665441" w:rsidRDefault="00000000">
      <w:pPr>
        <w:pStyle w:val="normal1"/>
        <w:spacing w:after="200" w:line="240" w:lineRule="auto"/>
        <w:jc w:val="center"/>
        <w:rPr>
          <w:color w:val="000000"/>
        </w:rPr>
      </w:pPr>
      <m:oMathPara>
        <m:oMathParaPr>
          <m:jc m:val="center"/>
        </m:oMathParaPr>
        <m:oMath>
          <m:r>
            <w:rPr>
              <w:rFonts w:ascii="Cambria Math" w:hAnsi="Cambria Math"/>
            </w:rPr>
            <m:t>α∼Normal</m:t>
          </m:r>
          <m:d>
            <m:dPr>
              <m:ctrlPr>
                <w:rPr>
                  <w:rFonts w:ascii="Cambria Math" w:hAnsi="Cambria Math"/>
                </w:rPr>
              </m:ctrlPr>
            </m:dPr>
            <m:e>
              <m:r>
                <m:rPr>
                  <m:lit/>
                  <m:nor/>
                </m:rPr>
                <m:t>-</m:t>
              </m:r>
              <m:r>
                <w:rPr>
                  <w:rFonts w:ascii="Cambria Math" w:hAnsi="Cambria Math"/>
                </w:rPr>
                <m:t>5,2</m:t>
              </m:r>
            </m:e>
          </m:d>
        </m:oMath>
      </m:oMathPara>
    </w:p>
    <w:p w14:paraId="0C5044FE" w14:textId="77777777" w:rsidR="00665441" w:rsidRDefault="00000000">
      <w:pPr>
        <w:pStyle w:val="normal1"/>
        <w:spacing w:after="200" w:line="240" w:lineRule="auto"/>
        <w:jc w:val="center"/>
        <w:rPr>
          <w:color w:val="000000"/>
        </w:rP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lit/>
              <m:nor/>
            </m:rPr>
            <m:t>=</m:t>
          </m:r>
          <m:nary>
            <m:naryPr>
              <m:chr m:val="∑"/>
              <m:ctrlPr>
                <w:rPr>
                  <w:rFonts w:ascii="Cambria Math" w:hAnsi="Cambria Math"/>
                </w:rPr>
              </m:ctrlPr>
            </m:naryPr>
            <m:sub>
              <m:r>
                <w:rPr>
                  <w:rFonts w:ascii="Cambria Math" w:hAnsi="Cambria Math"/>
                </w:rPr>
                <m:t>k</m:t>
              </m:r>
              <m:r>
                <m:rPr>
                  <m:lit/>
                  <m:nor/>
                </m: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β</m:t>
                  </m:r>
                </m:e>
                <m:sub>
                  <m:r>
                    <w:rPr>
                      <w:rFonts w:ascii="Cambria Math" w:hAnsi="Cambria Math"/>
                    </w:rPr>
                    <m:t>k</m:t>
                  </m:r>
                </m:sub>
              </m:sSub>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e>
              </m:d>
            </m:e>
          </m:nary>
        </m:oMath>
      </m:oMathPara>
    </w:p>
    <w:p w14:paraId="0C5044FF" w14:textId="77777777" w:rsidR="00665441" w:rsidRDefault="00000000">
      <w:pPr>
        <w:pStyle w:val="normal1"/>
        <w:spacing w:after="200" w:line="240" w:lineRule="auto"/>
        <w:jc w:val="center"/>
        <w:rPr>
          <w:color w:val="000000"/>
        </w:rPr>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k</m:t>
              </m:r>
            </m:sub>
          </m:sSub>
          <m:r>
            <w:rPr>
              <w:rFonts w:ascii="Cambria Math" w:hAnsi="Cambria Math"/>
            </w:rPr>
            <m:t>∼Normal</m:t>
          </m:r>
          <m:d>
            <m:dPr>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σ</m:t>
                  </m:r>
                </m:e>
                <m:sub>
                  <m:r>
                    <w:rPr>
                      <w:rFonts w:ascii="Cambria Math" w:hAnsi="Cambria Math"/>
                    </w:rPr>
                    <m:t>f</m:t>
                  </m:r>
                </m:sub>
              </m:sSub>
            </m:e>
          </m:d>
        </m:oMath>
      </m:oMathPara>
    </w:p>
    <w:p w14:paraId="0C504500" w14:textId="77777777" w:rsidR="00665441" w:rsidRDefault="00000000">
      <w:pPr>
        <w:pStyle w:val="normal1"/>
        <w:spacing w:after="200" w:line="240" w:lineRule="auto"/>
        <w:jc w:val="center"/>
        <w:rPr>
          <w:color w:val="000000"/>
        </w:rP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∼Normal</m:t>
          </m:r>
          <m:d>
            <m:dPr>
              <m:ctrlPr>
                <w:rPr>
                  <w:rFonts w:ascii="Cambria Math" w:hAnsi="Cambria Math"/>
                </w:rPr>
              </m:ctrlPr>
            </m:dPr>
            <m:e>
              <m:r>
                <w:rPr>
                  <w:rFonts w:ascii="Cambria Math" w:hAnsi="Cambria Math"/>
                </w:rPr>
                <m:t>0,2</m:t>
              </m:r>
            </m:e>
          </m:d>
        </m:oMath>
      </m:oMathPara>
    </w:p>
    <w:p w14:paraId="0C504501" w14:textId="77777777" w:rsidR="00665441" w:rsidRDefault="00000000">
      <w:pPr>
        <w:pStyle w:val="normal1"/>
        <w:spacing w:after="200" w:line="240" w:lineRule="auto"/>
        <w:jc w:val="center"/>
        <w:rPr>
          <w:color w:val="000000"/>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f</m:t>
              </m:r>
            </m:sub>
          </m:sSub>
          <m:r>
            <w:rPr>
              <w:rFonts w:ascii="Cambria Math" w:hAnsi="Cambria Math"/>
            </w:rPr>
            <m:t>∼StudentT</m:t>
          </m:r>
          <m:d>
            <m:dPr>
              <m:ctrlPr>
                <w:rPr>
                  <w:rFonts w:ascii="Cambria Math" w:hAnsi="Cambria Math"/>
                </w:rPr>
              </m:ctrlPr>
            </m:dPr>
            <m:e>
              <m:r>
                <w:rPr>
                  <w:rFonts w:ascii="Cambria Math" w:hAnsi="Cambria Math"/>
                </w:rPr>
                <m:t>3,0,2.5</m:t>
              </m:r>
            </m:e>
          </m:d>
        </m:oMath>
      </m:oMathPara>
    </w:p>
    <w:p w14:paraId="0C504502" w14:textId="77777777" w:rsidR="00665441" w:rsidRDefault="00000000">
      <w:pPr>
        <w:pStyle w:val="normal1"/>
        <w:spacing w:after="200" w:line="240" w:lineRule="auto"/>
        <w:jc w:val="center"/>
        <w:rPr>
          <w:color w:val="000000"/>
        </w:rP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study</m:t>
              </m:r>
            </m:sub>
          </m:sSub>
          <m:r>
            <w:rPr>
              <w:rFonts w:ascii="Cambria Math" w:hAnsi="Cambria Math"/>
            </w:rPr>
            <m:t>∼Normal</m:t>
          </m:r>
          <m:d>
            <m:dPr>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σ</m:t>
                  </m:r>
                </m:e>
                <m:sub>
                  <m:r>
                    <w:rPr>
                      <w:rFonts w:ascii="Cambria Math" w:hAnsi="Cambria Math"/>
                    </w:rPr>
                    <m:t>study</m:t>
                  </m:r>
                </m:sub>
              </m:sSub>
            </m:e>
          </m:d>
        </m:oMath>
      </m:oMathPara>
    </w:p>
    <w:p w14:paraId="0C504503" w14:textId="77777777" w:rsidR="00665441" w:rsidRDefault="00000000">
      <w:pPr>
        <w:pStyle w:val="normal1"/>
        <w:spacing w:after="200" w:line="240" w:lineRule="auto"/>
        <w:jc w:val="center"/>
        <w:rPr>
          <w:color w:val="000000"/>
        </w:rP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basin</m:t>
              </m:r>
            </m:sub>
          </m:sSub>
          <m:r>
            <w:rPr>
              <w:rFonts w:ascii="Cambria Math" w:hAnsi="Cambria Math"/>
            </w:rPr>
            <m:t>∼Normal</m:t>
          </m:r>
          <m:d>
            <m:dPr>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σ</m:t>
                  </m:r>
                </m:e>
                <m:sub>
                  <m:r>
                    <w:rPr>
                      <w:rFonts w:ascii="Cambria Math" w:hAnsi="Cambria Math"/>
                    </w:rPr>
                    <m:t>basin</m:t>
                  </m:r>
                </m:sub>
              </m:sSub>
            </m:e>
          </m:d>
        </m:oMath>
      </m:oMathPara>
    </w:p>
    <w:p w14:paraId="0C504504" w14:textId="77777777" w:rsidR="00665441" w:rsidRDefault="00000000">
      <w:pPr>
        <w:pStyle w:val="normal1"/>
        <w:spacing w:after="200" w:line="240" w:lineRule="auto"/>
        <w:jc w:val="center"/>
        <w:rPr>
          <w:color w:val="000000"/>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study</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basin</m:t>
              </m:r>
            </m:sub>
          </m:sSub>
          <m:r>
            <w:rPr>
              <w:rFonts w:ascii="Cambria Math" w:hAnsi="Cambria Math"/>
            </w:rPr>
            <m:t>∼Exponential</m:t>
          </m:r>
          <m:d>
            <m:dPr>
              <m:ctrlPr>
                <w:rPr>
                  <w:rFonts w:ascii="Cambria Math" w:hAnsi="Cambria Math"/>
                </w:rPr>
              </m:ctrlPr>
            </m:dPr>
            <m:e>
              <m:r>
                <w:rPr>
                  <w:rFonts w:ascii="Cambria Math" w:hAnsi="Cambria Math"/>
                </w:rPr>
                <m:t>4</m:t>
              </m:r>
            </m:e>
          </m:d>
        </m:oMath>
      </m:oMathPara>
    </w:p>
    <w:p w14:paraId="0C504505" w14:textId="77777777" w:rsidR="00665441" w:rsidRDefault="00000000">
      <w:pPr>
        <w:pStyle w:val="normal1"/>
        <w:spacing w:after="200" w:line="240" w:lineRule="auto"/>
        <w:jc w:val="center"/>
        <w:rPr>
          <w:color w:val="000000"/>
        </w:rPr>
      </w:pPr>
      <m:oMathPara>
        <m:oMathParaPr>
          <m:jc m:val="center"/>
        </m:oMathParaPr>
        <m:oMath>
          <m:r>
            <w:rPr>
              <w:rFonts w:ascii="Cambria Math" w:hAnsi="Cambria Math"/>
            </w:rPr>
            <m:t>ϕ∼Exponential</m:t>
          </m:r>
          <m:d>
            <m:dPr>
              <m:ctrlPr>
                <w:rPr>
                  <w:rFonts w:ascii="Cambria Math" w:hAnsi="Cambria Math"/>
                </w:rPr>
              </m:ctrlPr>
            </m:dPr>
            <m:e>
              <m:r>
                <w:rPr>
                  <w:rFonts w:ascii="Cambria Math" w:hAnsi="Cambria Math"/>
                </w:rPr>
                <m:t>0.01</m:t>
              </m:r>
            </m:e>
          </m:d>
          <m:r>
            <w:rPr>
              <w:rFonts w:ascii="Cambria Math" w:hAnsi="Cambria Math"/>
            </w:rPr>
            <m:t>,</m:t>
          </m:r>
        </m:oMath>
      </m:oMathPara>
    </w:p>
    <w:p w14:paraId="0C504506" w14:textId="77777777" w:rsidR="00665441" w:rsidRDefault="00000000">
      <w:pPr>
        <w:pStyle w:val="normal1"/>
        <w:spacing w:before="180" w:after="180" w:line="240" w:lineRule="auto"/>
        <w:rPr>
          <w:color w:val="000000"/>
        </w:rPr>
      </w:pPr>
      <w:r>
        <w:rPr>
          <w:rFonts w:ascii="Times New Roman" w:eastAsia="Times New Roman" w:hAnsi="Times New Roman" w:cs="Times New Roman"/>
          <w:color w:val="000000"/>
        </w:rPr>
        <w:t xml:space="preserve">where the response variable </w:t>
      </w:r>
      <m:oMath>
        <m:sSub>
          <m:sSubPr>
            <m:ctrlPr>
              <w:rPr>
                <w:rFonts w:ascii="Cambria Math" w:hAnsi="Cambria Math"/>
              </w:rPr>
            </m:ctrlPr>
          </m:sSubPr>
          <m:e>
            <m:r>
              <w:rPr>
                <w:rFonts w:ascii="Cambria Math" w:hAnsi="Cambria Math"/>
              </w:rPr>
              <m:t>E</m:t>
            </m:r>
          </m:e>
          <m:sub>
            <m:r>
              <w:rPr>
                <w:rFonts w:ascii="Cambria Math" w:hAnsi="Cambria Math"/>
              </w:rPr>
              <m:t>i</m:t>
            </m:r>
          </m:sub>
        </m:sSub>
      </m:oMath>
      <w:r>
        <w:rPr>
          <w:rFonts w:ascii="Times New Roman" w:eastAsia="Times New Roman" w:hAnsi="Times New Roman" w:cs="Times New Roman"/>
          <w:color w:val="000000"/>
        </w:rPr>
        <w:t xml:space="preserve"> is annual insect emergence production. To improve model fit and simplify the prior selection, </w:t>
      </w:r>
      <m:oMath>
        <m:sSub>
          <m:sSubPr>
            <m:ctrlPr>
              <w:rPr>
                <w:rFonts w:ascii="Cambria Math" w:hAnsi="Cambria Math"/>
              </w:rPr>
            </m:ctrlPr>
          </m:sSubPr>
          <m:e>
            <m:r>
              <w:rPr>
                <w:rFonts w:ascii="Cambria Math" w:hAnsi="Cambria Math"/>
              </w:rPr>
              <m:t>E</m:t>
            </m:r>
          </m:e>
          <m:sub>
            <m:r>
              <w:rPr>
                <w:rFonts w:ascii="Cambria Math" w:hAnsi="Cambria Math"/>
              </w:rPr>
              <m:t>i</m:t>
            </m:r>
          </m:sub>
        </m:sSub>
      </m:oMath>
      <w:r>
        <w:rPr>
          <w:rFonts w:ascii="Times New Roman" w:eastAsia="Times New Roman" w:hAnsi="Times New Roman" w:cs="Times New Roman"/>
          <w:color w:val="000000"/>
        </w:rPr>
        <w:t xml:space="preserve"> was standardized to the 0-1 scale by dividing each value by the maximum </w:t>
      </w:r>
      <m:oMath>
        <m:sSub>
          <m:sSubPr>
            <m:ctrlPr>
              <w:rPr>
                <w:rFonts w:ascii="Cambria Math" w:hAnsi="Cambria Math"/>
              </w:rPr>
            </m:ctrlPr>
          </m:sSubPr>
          <m:e>
            <m:r>
              <w:rPr>
                <w:rFonts w:ascii="Cambria Math" w:hAnsi="Cambria Math"/>
              </w:rPr>
              <m:t>E</m:t>
            </m:r>
          </m:e>
          <m:sub>
            <m:r>
              <w:rPr>
                <w:rFonts w:ascii="Cambria Math" w:hAnsi="Cambria Math"/>
              </w:rPr>
              <m:t>i</m:t>
            </m:r>
          </m:sub>
        </m:sSub>
      </m:oMath>
      <w:r>
        <w:rPr>
          <w:rFonts w:ascii="Times New Roman" w:eastAsia="Times New Roman" w:hAnsi="Times New Roman" w:cs="Times New Roman"/>
          <w:color w:val="000000"/>
        </w:rPr>
        <w:t xml:space="preserve"> prior to fitting. The likelihood is Gamma with an unknown mean </w:t>
      </w:r>
      <m:oMath>
        <m:r>
          <w:rPr>
            <w:rFonts w:ascii="Cambria Math" w:hAnsi="Cambria Math"/>
          </w:rPr>
          <m:t>μ</m:t>
        </m:r>
      </m:oMath>
      <w:r>
        <w:rPr>
          <w:rFonts w:ascii="Times New Roman" w:eastAsia="Times New Roman" w:hAnsi="Times New Roman" w:cs="Times New Roman"/>
          <w:color w:val="000000"/>
        </w:rPr>
        <w:t xml:space="preserve"> and shape </w:t>
      </w:r>
      <m:oMath>
        <m:r>
          <w:rPr>
            <w:rFonts w:ascii="Cambria Math" w:hAnsi="Cambria Math"/>
          </w:rPr>
          <m:t>ϕ</m:t>
        </m:r>
      </m:oMath>
      <w:r>
        <w:rPr>
          <w:rFonts w:ascii="Times New Roman" w:eastAsia="Times New Roman" w:hAnsi="Times New Roman" w:cs="Times New Roman"/>
          <w:color w:val="000000"/>
        </w:rPr>
        <w:t xml:space="preserve">. The mean </w:t>
      </w:r>
      <m:oMath>
        <m:r>
          <w:rPr>
            <w:rFonts w:ascii="Cambria Math" w:hAnsi="Cambria Math"/>
          </w:rPr>
          <m:t>μ</m:t>
        </m:r>
      </m:oMath>
      <w:r>
        <w:rPr>
          <w:rFonts w:ascii="Times New Roman" w:eastAsia="Times New Roman" w:hAnsi="Times New Roman" w:cs="Times New Roman"/>
          <w:color w:val="000000"/>
        </w:rPr>
        <w:t xml:space="preserve"> is described by an intercept </w:t>
      </w:r>
      <m:oMath>
        <m:r>
          <w:rPr>
            <w:rFonts w:ascii="Cambria Math" w:hAnsi="Cambria Math"/>
          </w:rPr>
          <m:t>α</m:t>
        </m:r>
      </m:oMath>
      <w:r>
        <w:rPr>
          <w:rFonts w:ascii="Times New Roman" w:eastAsia="Times New Roman" w:hAnsi="Times New Roman" w:cs="Times New Roman"/>
          <w:color w:val="000000"/>
        </w:rPr>
        <w:t xml:space="preserve"> and varying intercepts for study </w:t>
      </w:r>
      <m:oMath>
        <m:sSub>
          <m:sSubPr>
            <m:ctrlPr>
              <w:rPr>
                <w:rFonts w:ascii="Cambria Math" w:hAnsi="Cambria Math"/>
              </w:rPr>
            </m:ctrlPr>
          </m:sSubPr>
          <m:e>
            <m:r>
              <w:rPr>
                <w:rFonts w:ascii="Cambria Math" w:hAnsi="Cambria Math"/>
              </w:rPr>
              <m:t>α</m:t>
            </m:r>
          </m:e>
          <m:sub>
            <m:r>
              <w:rPr>
                <w:rFonts w:ascii="Cambria Math" w:hAnsi="Cambria Math"/>
              </w:rPr>
              <m:t>study</m:t>
            </m:r>
          </m:sub>
        </m:sSub>
      </m:oMath>
      <w:r>
        <w:rPr>
          <w:rFonts w:ascii="Times New Roman" w:eastAsia="Times New Roman" w:hAnsi="Times New Roman" w:cs="Times New Roman"/>
          <w:color w:val="000000"/>
        </w:rPr>
        <w:t xml:space="preserve"> and hydrobasin </w:t>
      </w:r>
      <m:oMath>
        <m:sSub>
          <m:sSubPr>
            <m:ctrlPr>
              <w:rPr>
                <w:rFonts w:ascii="Cambria Math" w:hAnsi="Cambria Math"/>
              </w:rPr>
            </m:ctrlPr>
          </m:sSubPr>
          <m:e>
            <m:r>
              <w:rPr>
                <w:rFonts w:ascii="Cambria Math" w:hAnsi="Cambria Math"/>
              </w:rPr>
              <m:t>α</m:t>
            </m:r>
          </m:e>
          <m:sub>
            <m:r>
              <w:rPr>
                <w:rFonts w:ascii="Cambria Math" w:hAnsi="Cambria Math"/>
              </w:rPr>
              <m:t>basin</m:t>
            </m:r>
          </m:sub>
        </m:sSub>
      </m:oMath>
      <w:r>
        <w:rPr>
          <w:rFonts w:ascii="Times New Roman" w:eastAsia="Times New Roman" w:hAnsi="Times New Roman" w:cs="Times New Roman"/>
          <w:color w:val="000000"/>
        </w:rPr>
        <w:t xml:space="preserve">, along with the thin-plate spline smoothing function </w:t>
      </w:r>
      <m:oMath>
        <m:r>
          <w:rPr>
            <w:rFonts w:ascii="Cambria Math" w:hAnsi="Cambria Math"/>
          </w:rPr>
          <m:t>f</m:t>
        </m:r>
        <m:d>
          <m:dPr>
            <m:ctrlPr>
              <w:rPr>
                <w:rFonts w:ascii="Cambria Math" w:hAnsi="Cambria Math"/>
              </w:rPr>
            </m:ctrlPr>
          </m:dPr>
          <m:e>
            <m:r>
              <w:rPr>
                <w:rFonts w:ascii="Cambria Math" w:hAnsi="Cambria Math"/>
              </w:rPr>
              <m:t>X</m:t>
            </m:r>
          </m:e>
        </m:d>
      </m:oMath>
      <w:r>
        <w:rPr>
          <w:rFonts w:ascii="Times New Roman" w:eastAsia="Times New Roman" w:hAnsi="Times New Roman" w:cs="Times New Roman"/>
          <w:color w:val="000000"/>
        </w:rPr>
        <w:t xml:space="preserve"> for </w:t>
      </w:r>
      <m:oMath>
        <m:r>
          <w:rPr>
            <w:rFonts w:ascii="Cambria Math" w:hAnsi="Cambria Math"/>
          </w:rPr>
          <m:t>X</m:t>
        </m:r>
      </m:oMath>
      <w:r>
        <w:rPr>
          <w:rFonts w:ascii="Times New Roman" w:eastAsia="Times New Roman" w:hAnsi="Times New Roman" w:cs="Times New Roman"/>
          <w:color w:val="000000"/>
        </w:rPr>
        <w:t xml:space="preserve"> predictors. The smoothing function is described by </w:t>
      </w:r>
      <m:oMath>
        <m:r>
          <w:rPr>
            <w:rFonts w:ascii="Cambria Math" w:hAnsi="Cambria Math"/>
          </w:rPr>
          <m:t>k</m:t>
        </m:r>
      </m:oMath>
      <w:r>
        <w:rPr>
          <w:rFonts w:ascii="Times New Roman" w:eastAsia="Times New Roman" w:hAnsi="Times New Roman" w:cs="Times New Roman"/>
          <w:color w:val="000000"/>
        </w:rPr>
        <w:t xml:space="preserve"> basis functions </w:t>
      </w:r>
      <m:oMath>
        <m:sSub>
          <m:sSubPr>
            <m:ctrlPr>
              <w:rPr>
                <w:rFonts w:ascii="Cambria Math" w:hAnsi="Cambria Math"/>
              </w:rPr>
            </m:ctrlPr>
          </m:sSubPr>
          <m:e>
            <m:r>
              <w:rPr>
                <w:rFonts w:ascii="Cambria Math" w:hAnsi="Cambria Math"/>
              </w:rPr>
              <m:t>b</m:t>
            </m:r>
          </m:e>
          <m:sub>
            <m:r>
              <w:rPr>
                <w:rFonts w:ascii="Cambria Math" w:hAnsi="Cambria Math"/>
              </w:rPr>
              <m:t>k</m:t>
            </m:r>
          </m:sub>
        </m:sSub>
      </m:oMath>
      <w:r>
        <w:rPr>
          <w:rFonts w:ascii="Times New Roman" w:eastAsia="Times New Roman" w:hAnsi="Times New Roman" w:cs="Times New Roman"/>
          <w:color w:val="000000"/>
        </w:rPr>
        <w:t xml:space="preserve"> and their corresponding weights </w:t>
      </w:r>
      <m:oMath>
        <m:sSub>
          <m:sSubPr>
            <m:ctrlPr>
              <w:rPr>
                <w:rFonts w:ascii="Cambria Math" w:hAnsi="Cambria Math"/>
              </w:rPr>
            </m:ctrlPr>
          </m:sSubPr>
          <m:e>
            <m:r>
              <w:rPr>
                <w:rFonts w:ascii="Cambria Math" w:hAnsi="Cambria Math"/>
              </w:rPr>
              <m:t>β</m:t>
            </m:r>
          </m:e>
          <m:sub>
            <m:r>
              <w:rPr>
                <w:rFonts w:ascii="Cambria Math" w:hAnsi="Cambria Math"/>
              </w:rPr>
              <m:t>k</m:t>
            </m:r>
          </m:sub>
        </m:sSub>
      </m:oMath>
      <w:r>
        <w:rPr>
          <w:rFonts w:ascii="Times New Roman" w:eastAsia="Times New Roman" w:hAnsi="Times New Roman" w:cs="Times New Roman"/>
          <w:color w:val="000000"/>
        </w:rPr>
        <w:t xml:space="preserve">. The total </w:t>
      </w:r>
      <m:oMath>
        <m:r>
          <w:rPr>
            <w:rFonts w:ascii="Cambria Math" w:hAnsi="Cambria Math"/>
          </w:rPr>
          <m:t>k</m:t>
        </m:r>
      </m:oMath>
      <w:r>
        <w:rPr>
          <w:rFonts w:ascii="Times New Roman" w:eastAsia="Times New Roman" w:hAnsi="Times New Roman" w:cs="Times New Roman"/>
          <w:color w:val="000000"/>
        </w:rPr>
        <w:t xml:space="preserve"> varies by model as determined using the algorithms in mgcv (Wood 2025). The remaining lines denote prior distributions for each parameter </w:t>
      </w:r>
    </w:p>
    <w:p w14:paraId="0C504507" w14:textId="77777777" w:rsidR="00665441" w:rsidRDefault="00000000">
      <w:pPr>
        <w:pStyle w:val="normal1"/>
        <w:spacing w:before="180" w:after="180" w:line="240" w:lineRule="auto"/>
        <w:rPr>
          <w:color w:val="000000"/>
        </w:rPr>
      </w:pPr>
      <w:r>
        <w:rPr>
          <w:rFonts w:ascii="Times New Roman" w:eastAsia="Times New Roman" w:hAnsi="Times New Roman" w:cs="Times New Roman"/>
          <w:color w:val="000000"/>
        </w:rPr>
        <w:t>(</w:t>
      </w:r>
      <m:oMath>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α</m:t>
            </m:r>
          </m:e>
          <m:sub>
            <m:r>
              <w:rPr>
                <w:rFonts w:ascii="Cambria Math" w:hAnsi="Cambria Math"/>
              </w:rPr>
              <m:t>study</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basin</m:t>
            </m:r>
          </m:sub>
        </m:sSub>
        <m:r>
          <w:rPr>
            <w:rFonts w:ascii="Cambria Math" w:hAnsi="Cambria Math"/>
          </w:rPr>
          <m:t>,ϕ</m:t>
        </m:r>
      </m:oMath>
      <w:r>
        <w:rPr>
          <w:rFonts w:ascii="Times New Roman" w:eastAsia="Times New Roman" w:hAnsi="Times New Roman" w:cs="Times New Roman"/>
          <w:color w:val="000000"/>
        </w:rPr>
        <w:t>) and hyperparameter (</w:t>
      </w:r>
      <m:oMath>
        <m:sSub>
          <m:sSubPr>
            <m:ctrlPr>
              <w:rPr>
                <w:rFonts w:ascii="Cambria Math" w:hAnsi="Cambria Math"/>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study</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basin</m:t>
            </m:r>
          </m:sub>
        </m:sSub>
      </m:oMath>
      <w:r>
        <w:rPr>
          <w:rFonts w:ascii="Times New Roman" w:eastAsia="Times New Roman" w:hAnsi="Times New Roman" w:cs="Times New Roman"/>
          <w:color w:val="000000"/>
        </w:rPr>
        <w:t>).</w:t>
      </w:r>
    </w:p>
    <w:p w14:paraId="0C504508" w14:textId="77777777" w:rsidR="00665441" w:rsidRDefault="00665441">
      <w:pPr>
        <w:pStyle w:val="normal1"/>
        <w:spacing w:before="180" w:after="180" w:line="240" w:lineRule="auto"/>
        <w:rPr>
          <w:rFonts w:ascii="Times New Roman" w:eastAsia="Times New Roman" w:hAnsi="Times New Roman" w:cs="Times New Roman"/>
          <w:color w:val="000000"/>
        </w:rPr>
      </w:pPr>
    </w:p>
    <w:p w14:paraId="0C504509" w14:textId="77777777" w:rsidR="00665441" w:rsidRDefault="00000000">
      <w:pPr>
        <w:pStyle w:val="normal1"/>
        <w:spacing w:before="180" w:after="180" w:line="240" w:lineRule="auto"/>
        <w:rPr>
          <w:color w:val="000000"/>
        </w:rPr>
      </w:pPr>
      <w:r>
        <w:rPr>
          <w:rFonts w:ascii="Times New Roman" w:eastAsia="Times New Roman" w:hAnsi="Times New Roman" w:cs="Times New Roman"/>
          <w:color w:val="000000"/>
          <w:u w:val="single"/>
        </w:rPr>
        <w:lastRenderedPageBreak/>
        <w:t>Model comparison and global predictions of emergence</w:t>
      </w:r>
    </w:p>
    <w:p w14:paraId="0C50450A" w14:textId="77777777" w:rsidR="00665441" w:rsidRDefault="00000000">
      <w:pPr>
        <w:pStyle w:val="normal1"/>
        <w:spacing w:before="180" w:after="180" w:line="240" w:lineRule="auto"/>
        <w:rPr>
          <w:color w:val="000000"/>
        </w:rPr>
      </w:pPr>
      <w:r>
        <w:rPr>
          <w:rFonts w:ascii="Times New Roman" w:eastAsia="Times New Roman" w:hAnsi="Times New Roman" w:cs="Times New Roman"/>
          <w:color w:val="000000"/>
        </w:rPr>
        <w:t>We compared the 15 models using leave-one-out-cross-validation (</w:t>
      </w:r>
      <w:r>
        <w:rPr>
          <w:rFonts w:ascii="Times New Roman" w:eastAsia="Times New Roman" w:hAnsi="Times New Roman" w:cs="Times New Roman"/>
          <w:i/>
          <w:iCs/>
          <w:color w:val="000000"/>
        </w:rPr>
        <w:t>54</w:t>
      </w:r>
      <w:r>
        <w:rPr>
          <w:rFonts w:ascii="Times New Roman" w:eastAsia="Times New Roman" w:hAnsi="Times New Roman" w:cs="Times New Roman"/>
          <w:color w:val="000000"/>
        </w:rPr>
        <w:t xml:space="preserve">) with the </w:t>
      </w:r>
      <w:proofErr w:type="gramStart"/>
      <w:r>
        <w:rPr>
          <w:rFonts w:ascii="Times New Roman" w:eastAsia="Times New Roman" w:hAnsi="Times New Roman" w:cs="Times New Roman"/>
          <w:i/>
          <w:iCs/>
          <w:color w:val="000000"/>
        </w:rPr>
        <w:t>loo(</w:t>
      </w:r>
      <w:proofErr w:type="gramEnd"/>
      <w:r>
        <w:rPr>
          <w:rFonts w:ascii="Times New Roman" w:eastAsia="Times New Roman" w:hAnsi="Times New Roman" w:cs="Times New Roman"/>
          <w:i/>
          <w:iCs/>
          <w:color w:val="000000"/>
        </w:rPr>
        <w:t>)</w:t>
      </w:r>
      <w:r>
        <w:rPr>
          <w:rFonts w:ascii="Times New Roman" w:eastAsia="Times New Roman" w:hAnsi="Times New Roman" w:cs="Times New Roman"/>
          <w:color w:val="000000"/>
        </w:rPr>
        <w:t xml:space="preserve"> function in brms (</w:t>
      </w:r>
      <w:r>
        <w:rPr>
          <w:rFonts w:ascii="Times New Roman" w:eastAsia="Times New Roman" w:hAnsi="Times New Roman" w:cs="Times New Roman"/>
          <w:i/>
          <w:iCs/>
          <w:color w:val="000000"/>
        </w:rPr>
        <w:t>55</w:t>
      </w:r>
      <w:r>
        <w:rPr>
          <w:rFonts w:ascii="Times New Roman" w:eastAsia="Times New Roman" w:hAnsi="Times New Roman" w:cs="Times New Roman"/>
          <w:color w:val="000000"/>
        </w:rPr>
        <w:t xml:space="preserve">). Four of the top five models had mean annual water temperature and/or mean annual precipitation in univariate, additive, or interactive forms. The remaining model was an intercept only model with no fixed predictors. For this reason, we used the model with main effects and interactions of mean annual water temperature and mean annual precipitation to predict </w:t>
      </w:r>
      <m:oMath>
        <m:sSub>
          <m:sSubPr>
            <m:ctrlPr>
              <w:rPr>
                <w:rFonts w:ascii="Cambria Math" w:hAnsi="Cambria Math"/>
              </w:rPr>
            </m:ctrlPr>
          </m:sSubPr>
          <m:e>
            <m:r>
              <w:rPr>
                <w:rFonts w:ascii="Cambria Math" w:hAnsi="Cambria Math"/>
              </w:rPr>
              <m:t>E</m:t>
            </m:r>
          </m:e>
          <m:sub>
            <m:r>
              <w:rPr>
                <w:rFonts w:ascii="Cambria Math" w:hAnsi="Cambria Math"/>
              </w:rPr>
              <m:t>i</m:t>
            </m:r>
          </m:sub>
        </m:sSub>
      </m:oMath>
      <w:r>
        <w:rPr>
          <w:rFonts w:ascii="Times New Roman" w:eastAsia="Times New Roman" w:hAnsi="Times New Roman" w:cs="Times New Roman"/>
          <w:color w:val="000000"/>
        </w:rPr>
        <w:t xml:space="preserve"> in each of the 919,156 hydrobasins in units of </w:t>
      </w:r>
      <m:oMath>
        <m:r>
          <w:rPr>
            <w:rFonts w:ascii="Cambria Math" w:hAnsi="Cambria Math"/>
          </w:rPr>
          <m:t>kg⋅DM⋅</m:t>
        </m:r>
        <m:sSup>
          <m:sSupPr>
            <m:ctrlPr>
              <w:rPr>
                <w:rFonts w:ascii="Cambria Math" w:hAnsi="Cambria Math"/>
              </w:rPr>
            </m:ctrlPr>
          </m:sSupPr>
          <m:e>
            <m:r>
              <w:rPr>
                <w:rFonts w:ascii="Cambria Math" w:hAnsi="Cambria Math"/>
              </w:rPr>
              <m:t>m</m:t>
            </m:r>
          </m:e>
          <m:sup>
            <m:r>
              <m:rPr>
                <m:lit/>
                <m:nor/>
              </m:rPr>
              <m:t>-</m:t>
            </m:r>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m:rPr>
                <m:lit/>
                <m:nor/>
              </m:rPr>
              <m:t>-</m:t>
            </m:r>
            <m:r>
              <w:rPr>
                <w:rFonts w:ascii="Cambria Math" w:hAnsi="Cambria Math"/>
              </w:rPr>
              <m:t>1</m:t>
            </m:r>
          </m:sup>
        </m:sSup>
      </m:oMath>
      <w:r>
        <w:rPr>
          <w:rFonts w:ascii="Times New Roman" w:eastAsia="Times New Roman" w:hAnsi="Times New Roman" w:cs="Times New Roman"/>
          <w:color w:val="000000"/>
        </w:rPr>
        <w:t>. Multiplying this by the surface area of river water in each hydrobasins yielded the total export per basin (</w:t>
      </w:r>
      <m:oMath>
        <m:sSub>
          <m:sSubPr>
            <m:ctrlPr>
              <w:rPr>
                <w:rFonts w:ascii="Cambria Math" w:hAnsi="Cambria Math"/>
              </w:rPr>
            </m:ctrlPr>
          </m:sSubPr>
          <m:e>
            <m:r>
              <w:rPr>
                <w:rFonts w:ascii="Cambria Math" w:hAnsi="Cambria Math"/>
              </w:rPr>
              <m:t>E</m:t>
            </m:r>
          </m:e>
          <m:sub>
            <m:r>
              <w:rPr>
                <w:rFonts w:ascii="Cambria Math" w:hAnsi="Cambria Math"/>
              </w:rPr>
              <m:t>i,basin</m:t>
            </m:r>
          </m:sub>
        </m:sSub>
      </m:oMath>
      <w:r>
        <w:rPr>
          <w:rFonts w:ascii="Times New Roman" w:eastAsia="Times New Roman" w:hAnsi="Times New Roman" w:cs="Times New Roman"/>
          <w:color w:val="000000"/>
        </w:rPr>
        <w:t xml:space="preserve">; </w:t>
      </w:r>
      <m:oMath>
        <m:r>
          <w:rPr>
            <w:rFonts w:ascii="Cambria Math" w:hAnsi="Cambria Math"/>
          </w:rPr>
          <m:t>kg⋅DM⋅</m:t>
        </m:r>
        <m:sSup>
          <m:sSupPr>
            <m:ctrlPr>
              <w:rPr>
                <w:rFonts w:ascii="Cambria Math" w:hAnsi="Cambria Math"/>
              </w:rPr>
            </m:ctrlPr>
          </m:sSupPr>
          <m:e>
            <m:r>
              <w:rPr>
                <w:rFonts w:ascii="Cambria Math" w:hAnsi="Cambria Math"/>
              </w:rPr>
              <m:t>basin</m:t>
            </m:r>
          </m:e>
          <m:sup>
            <m:r>
              <m:rPr>
                <m:lit/>
                <m:nor/>
              </m:rPr>
              <m:t>-</m:t>
            </m:r>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y</m:t>
            </m:r>
          </m:e>
          <m:sup>
            <m:r>
              <m:rPr>
                <m:lit/>
                <m:nor/>
              </m:rPr>
              <m:t>-</m:t>
            </m:r>
            <m:r>
              <w:rPr>
                <w:rFonts w:ascii="Cambria Math" w:hAnsi="Cambria Math"/>
              </w:rPr>
              <m:t>1</m:t>
            </m:r>
          </m:sup>
        </m:sSup>
      </m:oMath>
      <w:r>
        <w:rPr>
          <w:rFonts w:ascii="Times New Roman" w:eastAsia="Times New Roman" w:hAnsi="Times New Roman" w:cs="Times New Roman"/>
          <w:color w:val="000000"/>
        </w:rPr>
        <w:t xml:space="preserve">). We did this across 1000 </w:t>
      </w:r>
      <m:oMath>
        <m:r>
          <w:rPr>
            <w:rFonts w:ascii="Cambria Math" w:hAnsi="Cambria Math"/>
          </w:rPr>
          <m:t>k</m:t>
        </m:r>
      </m:oMath>
      <w:r>
        <w:rPr>
          <w:rFonts w:ascii="Times New Roman" w:eastAsia="Times New Roman" w:hAnsi="Times New Roman" w:cs="Times New Roman"/>
          <w:color w:val="000000"/>
        </w:rPr>
        <w:t xml:space="preserve"> draws of the posterior distribution. Summing over basins for each draw yielded a posterior distribution of global insect emergence </w:t>
      </w:r>
      <m:oMath>
        <m:sSub>
          <m:sSubPr>
            <m:ctrlPr>
              <w:rPr>
                <w:rFonts w:ascii="Cambria Math" w:hAnsi="Cambria Math"/>
              </w:rPr>
            </m:ctrlPr>
          </m:sSubPr>
          <m:e>
            <m:r>
              <w:rPr>
                <w:rFonts w:ascii="Cambria Math" w:hAnsi="Cambria Math"/>
              </w:rPr>
              <m:t>E</m:t>
            </m:r>
          </m:e>
          <m:sub>
            <m:r>
              <w:rPr>
                <w:rFonts w:ascii="Cambria Math" w:hAnsi="Cambria Math"/>
              </w:rPr>
              <m:t>i,global</m:t>
            </m:r>
          </m:sub>
        </m:sSub>
      </m:oMath>
      <w:r>
        <w:rPr>
          <w:rFonts w:ascii="Times New Roman" w:eastAsia="Times New Roman" w:hAnsi="Times New Roman" w:cs="Times New Roman"/>
          <w:color w:val="000000"/>
        </w:rPr>
        <w:t xml:space="preserve"> in units of </w:t>
      </w:r>
      <m:oMath>
        <m:r>
          <w:rPr>
            <w:rFonts w:ascii="Cambria Math" w:hAnsi="Cambria Math"/>
          </w:rPr>
          <m:t>tonnes⋅DM⋅</m:t>
        </m:r>
        <m:sSup>
          <m:sSupPr>
            <m:ctrlPr>
              <w:rPr>
                <w:rFonts w:ascii="Cambria Math" w:hAnsi="Cambria Math"/>
              </w:rPr>
            </m:ctrlPr>
          </m:sSupPr>
          <m:e>
            <m:r>
              <w:rPr>
                <w:rFonts w:ascii="Cambria Math" w:hAnsi="Cambria Math"/>
              </w:rPr>
              <m:t>y</m:t>
            </m:r>
          </m:e>
          <m:sup>
            <m:r>
              <m:rPr>
                <m:lit/>
                <m:nor/>
              </m:rPr>
              <m:t>-</m:t>
            </m:r>
            <m:r>
              <w:rPr>
                <w:rFonts w:ascii="Cambria Math" w:hAnsi="Cambria Math"/>
              </w:rPr>
              <m:t>1</m:t>
            </m:r>
          </m:sup>
        </m:sSup>
      </m:oMath>
      <w:r>
        <w:rPr>
          <w:rFonts w:ascii="Times New Roman" w:eastAsia="Times New Roman" w:hAnsi="Times New Roman" w:cs="Times New Roman"/>
          <w:color w:val="000000"/>
        </w:rPr>
        <w:t>.</w:t>
      </w:r>
    </w:p>
    <w:p w14:paraId="0C50450B" w14:textId="77777777" w:rsidR="00665441" w:rsidRDefault="00665441">
      <w:pPr>
        <w:pStyle w:val="normal1"/>
        <w:spacing w:before="180" w:after="180" w:line="240" w:lineRule="auto"/>
        <w:rPr>
          <w:rFonts w:ascii="Times New Roman" w:eastAsia="Times New Roman" w:hAnsi="Times New Roman" w:cs="Times New Roman"/>
          <w:color w:val="000000"/>
        </w:rPr>
      </w:pPr>
    </w:p>
    <w:p w14:paraId="0C50450C" w14:textId="77777777" w:rsidR="00665441" w:rsidRDefault="00000000">
      <w:pPr>
        <w:pStyle w:val="normal1"/>
        <w:spacing w:before="180" w:after="180" w:line="240" w:lineRule="auto"/>
        <w:rPr>
          <w:color w:val="000000"/>
        </w:rPr>
      </w:pPr>
      <w:r>
        <w:rPr>
          <w:rFonts w:ascii="Times New Roman" w:eastAsia="Times New Roman" w:hAnsi="Times New Roman" w:cs="Times New Roman"/>
          <w:color w:val="000000"/>
          <w:u w:val="single"/>
        </w:rPr>
        <w:t>Range of training data versus global data</w:t>
      </w:r>
    </w:p>
    <w:p w14:paraId="0C50450D" w14:textId="77777777" w:rsidR="00665441" w:rsidRDefault="00000000">
      <w:pPr>
        <w:pStyle w:val="normal1"/>
        <w:spacing w:before="180" w:after="180" w:line="240" w:lineRule="auto"/>
        <w:rPr>
          <w:color w:val="000000"/>
        </w:rPr>
      </w:pPr>
      <w:r>
        <w:rPr>
          <w:rFonts w:ascii="Times New Roman" w:eastAsia="Times New Roman" w:hAnsi="Times New Roman" w:cs="Times New Roman"/>
          <w:color w:val="000000"/>
        </w:rPr>
        <w:t>Across the samples with emergence estimates</w:t>
      </w:r>
      <w:del w:id="26" w:author="Wesner, Jeff" w:date="2026-05-13T09:03:00Z" w16du:dateUtc="2026-05-13T14:03:00Z">
        <w:r w:rsidDel="0033412A">
          <w:rPr>
            <w:rFonts w:ascii="Times New Roman" w:eastAsia="Times New Roman" w:hAnsi="Times New Roman" w:cs="Times New Roman"/>
            <w:color w:val="000000"/>
          </w:rPr>
          <w:delText>,</w:delText>
        </w:r>
      </w:del>
      <w:r>
        <w:rPr>
          <w:rFonts w:ascii="Times New Roman" w:eastAsia="Times New Roman" w:hAnsi="Times New Roman" w:cs="Times New Roman"/>
          <w:color w:val="000000"/>
        </w:rPr>
        <w:t xml:space="preserve"> mean annual stream temperature ranged from 1 to 25°C (</w:t>
      </w:r>
      <w:r>
        <w:rPr>
          <w:rFonts w:ascii="Times New Roman" w:eastAsia="Times New Roman" w:hAnsi="Times New Roman" w:cs="Times New Roman"/>
          <w:b/>
          <w:bCs/>
          <w:color w:val="000000"/>
        </w:rPr>
        <w:t>table S7</w:t>
      </w:r>
      <w:r>
        <w:rPr>
          <w:rFonts w:ascii="Times New Roman" w:eastAsia="Times New Roman" w:hAnsi="Times New Roman" w:cs="Times New Roman"/>
          <w:color w:val="000000"/>
        </w:rPr>
        <w:t xml:space="preserve">). That covered ~96% of the global range of temperatures across all 919,156 </w:t>
      </w:r>
      <w:proofErr w:type="spellStart"/>
      <w:r>
        <w:rPr>
          <w:rFonts w:ascii="Times New Roman" w:eastAsia="Times New Roman" w:hAnsi="Times New Roman" w:cs="Times New Roman"/>
          <w:color w:val="000000"/>
        </w:rPr>
        <w:t>hydrobasins</w:t>
      </w:r>
      <w:proofErr w:type="spellEnd"/>
      <w:r>
        <w:rPr>
          <w:rFonts w:ascii="Times New Roman" w:eastAsia="Times New Roman" w:hAnsi="Times New Roman" w:cs="Times New Roman"/>
          <w:color w:val="000000"/>
        </w:rPr>
        <w:t>. Mean annual precipitation in the emergence estimates covered a smaller percentage (~40%) of the global range. However, the median and 95% confidence intervals for precipitation (and temperature) had strong overlap with similar bounds (177 to 2,792 mm 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y</w:t>
      </w:r>
      <w:r>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 xml:space="preserve"> for the raw data </w:t>
      </w:r>
      <w:r>
        <w:rPr>
          <w:rFonts w:ascii="Times New Roman" w:eastAsia="Times New Roman" w:hAnsi="Times New Roman" w:cs="Times New Roman"/>
          <w:i/>
          <w:iCs/>
          <w:color w:val="000000"/>
        </w:rPr>
        <w:t>vs</w:t>
      </w:r>
      <w:r>
        <w:rPr>
          <w:rFonts w:ascii="Times New Roman" w:eastAsia="Times New Roman" w:hAnsi="Times New Roman" w:cs="Times New Roman"/>
          <w:color w:val="000000"/>
        </w:rPr>
        <w:t xml:space="preserve"> 15 to 2,791 mm 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y</w:t>
      </w:r>
      <w:r>
        <w:rPr>
          <w:rFonts w:ascii="Times New Roman" w:eastAsia="Times New Roman" w:hAnsi="Times New Roman" w:cs="Times New Roman"/>
          <w:color w:val="000000"/>
          <w:vertAlign w:val="superscript"/>
        </w:rPr>
        <w:t xml:space="preserve">-1 </w:t>
      </w:r>
      <w:r>
        <w:rPr>
          <w:rFonts w:ascii="Times New Roman" w:eastAsia="Times New Roman" w:hAnsi="Times New Roman" w:cs="Times New Roman"/>
          <w:color w:val="000000"/>
        </w:rPr>
        <w:t xml:space="preserve">across the </w:t>
      </w:r>
      <w:proofErr w:type="spellStart"/>
      <w:r>
        <w:rPr>
          <w:rFonts w:ascii="Times New Roman" w:eastAsia="Times New Roman" w:hAnsi="Times New Roman" w:cs="Times New Roman"/>
          <w:color w:val="000000"/>
        </w:rPr>
        <w:t>hydrobasins</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table S7</w:t>
      </w:r>
      <w:r>
        <w:rPr>
          <w:rFonts w:ascii="Times New Roman" w:eastAsia="Times New Roman" w:hAnsi="Times New Roman" w:cs="Times New Roman"/>
          <w:color w:val="000000"/>
        </w:rPr>
        <w:t>). We also compared the distributions of contaminants across basins relative to the basins in which emergence was collected (</w:t>
      </w:r>
      <w:r>
        <w:rPr>
          <w:rFonts w:ascii="Times New Roman" w:eastAsia="Times New Roman" w:hAnsi="Times New Roman" w:cs="Times New Roman"/>
          <w:b/>
          <w:bCs/>
          <w:color w:val="000000"/>
        </w:rPr>
        <w:t>fig. S8</w:t>
      </w:r>
      <w:r>
        <w:rPr>
          <w:rFonts w:ascii="Times New Roman" w:eastAsia="Times New Roman" w:hAnsi="Times New Roman" w:cs="Times New Roman"/>
          <w:color w:val="000000"/>
        </w:rPr>
        <w:t xml:space="preserve">) to determine if the emergence samples were taken more often in basins with low aqueous contaminant concentrations. Results showed strong overlap between the aqueous concentrations of contaminants in </w:t>
      </w:r>
      <w:proofErr w:type="gramStart"/>
      <w:r>
        <w:rPr>
          <w:rFonts w:ascii="Times New Roman" w:eastAsia="Times New Roman" w:hAnsi="Times New Roman" w:cs="Times New Roman"/>
          <w:color w:val="000000"/>
        </w:rPr>
        <w:t>basins with emergence</w:t>
      </w:r>
      <w:proofErr w:type="gramEnd"/>
      <w:r>
        <w:rPr>
          <w:rFonts w:ascii="Times New Roman" w:eastAsia="Times New Roman" w:hAnsi="Times New Roman" w:cs="Times New Roman"/>
          <w:color w:val="000000"/>
        </w:rPr>
        <w:t xml:space="preserve"> compared to the global distributions of contaminants (</w:t>
      </w:r>
      <w:r>
        <w:rPr>
          <w:rFonts w:ascii="Times New Roman" w:eastAsia="Times New Roman" w:hAnsi="Times New Roman" w:cs="Times New Roman"/>
          <w:b/>
          <w:bCs/>
          <w:color w:val="000000"/>
        </w:rPr>
        <w:t>fig. S8</w:t>
      </w:r>
      <w:r>
        <w:rPr>
          <w:rFonts w:ascii="Times New Roman" w:eastAsia="Times New Roman" w:hAnsi="Times New Roman" w:cs="Times New Roman"/>
          <w:color w:val="000000"/>
        </w:rPr>
        <w:t>). Hence, we assume that our emergence estimates (directly measured or derived from secondary production) came from basins that reflected typical environmental conditions as of 2025.</w:t>
      </w:r>
    </w:p>
    <w:p w14:paraId="0C50450E" w14:textId="77777777" w:rsidR="00665441" w:rsidRDefault="00000000">
      <w:pPr>
        <w:pStyle w:val="normal1"/>
        <w:spacing w:line="240" w:lineRule="auto"/>
        <w:jc w:val="both"/>
        <w:rPr>
          <w:color w:val="000000"/>
        </w:rPr>
      </w:pPr>
      <w:r>
        <w:rPr>
          <w:rFonts w:ascii="Times New Roman" w:eastAsia="Times New Roman" w:hAnsi="Times New Roman" w:cs="Times New Roman"/>
          <w:color w:val="000000"/>
        </w:rPr>
        <w:t xml:space="preserve">A comparison shows that our global median estimate of emergence biomass of ~1,600 mg dry mass m⁻² yr⁻¹ (equivalent to ~750 mg C m⁻² yr⁻¹) aligns with regional assessments, including estimates of ~1,000 mg C m⁻² yr⁻¹ in previous syntheses </w:t>
      </w:r>
      <w:r>
        <w:rPr>
          <w:color w:val="000000"/>
        </w:rPr>
        <w:t>(</w:t>
      </w:r>
      <w:r>
        <w:rPr>
          <w:i/>
          <w:iCs/>
          <w:color w:val="000000"/>
        </w:rPr>
        <w:t>9</w:t>
      </w:r>
      <w:r>
        <w:rPr>
          <w:color w:val="000000"/>
        </w:rPr>
        <w:t>)</w:t>
      </w:r>
      <w:r>
        <w:rPr>
          <w:rFonts w:ascii="Times New Roman" w:eastAsia="Times New Roman" w:hAnsi="Times New Roman" w:cs="Times New Roman"/>
          <w:color w:val="000000"/>
        </w:rPr>
        <w:t xml:space="preserve"> and the broad range reported for Wisconsin lotic systems </w:t>
      </w:r>
      <w:r>
        <w:rPr>
          <w:color w:val="000000"/>
        </w:rPr>
        <w:t>(</w:t>
      </w:r>
      <w:r>
        <w:rPr>
          <w:i/>
          <w:iCs/>
          <w:color w:val="000000"/>
        </w:rPr>
        <w:t>48</w:t>
      </w:r>
      <w:r>
        <w:rPr>
          <w:color w:val="000000"/>
        </w:rPr>
        <w:t>)</w:t>
      </w:r>
      <w:r>
        <w:rPr>
          <w:rFonts w:ascii="Times New Roman" w:eastAsia="Times New Roman" w:hAnsi="Times New Roman" w:cs="Times New Roman"/>
          <w:color w:val="000000"/>
        </w:rPr>
        <w:t xml:space="preserve">. Furthermore, emerging insects transport ~1,400 </w:t>
      </w:r>
      <w:proofErr w:type="spellStart"/>
      <w:r>
        <w:rPr>
          <w:rFonts w:ascii="Times New Roman" w:eastAsia="Times New Roman" w:hAnsi="Times New Roman" w:cs="Times New Roman"/>
          <w:color w:val="000000"/>
        </w:rPr>
        <w:t>tonnes</w:t>
      </w:r>
      <w:proofErr w:type="spellEnd"/>
      <w:r>
        <w:rPr>
          <w:rFonts w:ascii="Times New Roman" w:eastAsia="Times New Roman" w:hAnsi="Times New Roman" w:cs="Times New Roman"/>
          <w:color w:val="000000"/>
        </w:rPr>
        <w:t xml:space="preserve"> of carbon annually from Wisconsin's rivers, approximately 1/650th of our global estimate. This proportion closely matches Wisconsin’s contribution to global river surface area (1/570th), validating our scaling approach and supporting our conclusion that river density and surface area are the primary determinants of total emergent biomass.</w:t>
      </w:r>
    </w:p>
    <w:p w14:paraId="0C50450F" w14:textId="77777777" w:rsidR="00665441" w:rsidRDefault="00665441">
      <w:pPr>
        <w:pStyle w:val="normal1"/>
        <w:spacing w:before="180" w:after="180" w:line="240" w:lineRule="auto"/>
        <w:rPr>
          <w:rFonts w:ascii="Times New Roman" w:eastAsia="Times New Roman" w:hAnsi="Times New Roman" w:cs="Times New Roman"/>
          <w:color w:val="000000"/>
        </w:rPr>
      </w:pPr>
    </w:p>
    <w:p w14:paraId="0C504510" w14:textId="77777777" w:rsidR="00665441" w:rsidRDefault="00000000">
      <w:pPr>
        <w:pStyle w:val="normal1"/>
        <w:spacing w:before="180" w:after="180" w:line="240" w:lineRule="auto"/>
        <w:rPr>
          <w:color w:val="000000"/>
        </w:rPr>
      </w:pPr>
      <w:r>
        <w:rPr>
          <w:rFonts w:ascii="Times New Roman" w:eastAsia="Times New Roman" w:hAnsi="Times New Roman" w:cs="Times New Roman"/>
          <w:color w:val="000000"/>
          <w:u w:val="single"/>
        </w:rPr>
        <w:t>Nutrient export by adult aquatic insects</w:t>
      </w:r>
    </w:p>
    <w:p w14:paraId="0C504511" w14:textId="77777777" w:rsidR="00665441" w:rsidRDefault="00000000">
      <w:pPr>
        <w:pStyle w:val="normal1"/>
        <w:spacing w:before="180" w:after="180" w:line="240" w:lineRule="auto"/>
        <w:jc w:val="both"/>
        <w:rPr>
          <w:color w:val="000000"/>
        </w:rPr>
      </w:pPr>
      <w:r>
        <w:rPr>
          <w:rFonts w:ascii="Times New Roman" w:eastAsia="Times New Roman" w:hAnsi="Times New Roman" w:cs="Times New Roman"/>
          <w:color w:val="000000"/>
        </w:rPr>
        <w:t xml:space="preserve">In addition to dry mass, we estimated exports of carbon (C), nitrogen (N), phosphorus (P), and polyunsaturated fatty acids (PUFAs) by converting dry mass based on conversion ratios. For C, we first converted dry mass (DM) to ash-free dry mass (AFDM): </w:t>
      </w:r>
      <m:oMath>
        <m:r>
          <w:rPr>
            <w:rFonts w:ascii="Cambria Math" w:hAnsi="Cambria Math"/>
          </w:rPr>
          <m:t>AFDM</m:t>
        </m:r>
        <m:r>
          <m:rPr>
            <m:lit/>
            <m:nor/>
          </m:rPr>
          <m:t>=</m:t>
        </m:r>
        <m:r>
          <w:rPr>
            <w:rFonts w:ascii="Cambria Math" w:hAnsi="Cambria Math"/>
          </w:rPr>
          <m:t>0.9×DM</m:t>
        </m:r>
      </m:oMath>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51</w:t>
      </w:r>
      <w:r>
        <w:rPr>
          <w:rFonts w:ascii="Times New Roman" w:eastAsia="Times New Roman" w:hAnsi="Times New Roman" w:cs="Times New Roman"/>
          <w:color w:val="000000"/>
        </w:rPr>
        <w:t xml:space="preserve">). C was then estimated as </w:t>
      </w:r>
      <m:oMath>
        <m:r>
          <w:rPr>
            <w:rFonts w:ascii="Cambria Math" w:hAnsi="Cambria Math"/>
          </w:rPr>
          <m:t>C</m:t>
        </m:r>
        <m:r>
          <m:rPr>
            <m:lit/>
            <m:nor/>
          </m:rPr>
          <m:t>=</m:t>
        </m:r>
        <m:r>
          <w:rPr>
            <w:rFonts w:ascii="Cambria Math" w:hAnsi="Cambria Math"/>
          </w:rPr>
          <m:t>0.5×AFDM</m:t>
        </m:r>
      </m:oMath>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50</w:t>
      </w:r>
      <w:r>
        <w:rPr>
          <w:rFonts w:ascii="Times New Roman" w:eastAsia="Times New Roman" w:hAnsi="Times New Roman" w:cs="Times New Roman"/>
          <w:color w:val="000000"/>
        </w:rPr>
        <w:t xml:space="preserve">). N and P were estimated using stoichiometric ratios of 6.3 </w:t>
      </w:r>
      <w:proofErr w:type="gramStart"/>
      <w:r>
        <w:rPr>
          <w:rFonts w:ascii="Times New Roman" w:eastAsia="Times New Roman" w:hAnsi="Times New Roman" w:cs="Times New Roman"/>
          <w:color w:val="000000"/>
        </w:rPr>
        <w:t>C:N</w:t>
      </w:r>
      <w:proofErr w:type="gramEnd"/>
      <w:r>
        <w:rPr>
          <w:rFonts w:ascii="Times New Roman" w:eastAsia="Times New Roman" w:hAnsi="Times New Roman" w:cs="Times New Roman"/>
          <w:color w:val="000000"/>
        </w:rPr>
        <w:t xml:space="preserve"> and 124 C:P (</w:t>
      </w:r>
      <w:r>
        <w:rPr>
          <w:rFonts w:ascii="Times New Roman" w:eastAsia="Times New Roman" w:hAnsi="Times New Roman" w:cs="Times New Roman"/>
          <w:i/>
          <w:iCs/>
          <w:color w:val="000000"/>
        </w:rPr>
        <w:t>56</w:t>
      </w:r>
      <w:r>
        <w:rPr>
          <w:rFonts w:ascii="Times New Roman" w:eastAsia="Times New Roman" w:hAnsi="Times New Roman" w:cs="Times New Roman"/>
          <w:color w:val="000000"/>
        </w:rPr>
        <w:t>).</w:t>
      </w:r>
    </w:p>
    <w:p w14:paraId="0C504512" w14:textId="77777777" w:rsidR="00665441" w:rsidRDefault="00000000">
      <w:pPr>
        <w:pStyle w:val="normal1"/>
        <w:spacing w:before="180" w:after="180" w:line="240" w:lineRule="auto"/>
        <w:jc w:val="both"/>
        <w:rPr>
          <w:color w:val="000000"/>
        </w:rPr>
      </w:pPr>
      <w:r>
        <w:rPr>
          <w:rFonts w:ascii="Times New Roman" w:eastAsia="Times New Roman" w:hAnsi="Times New Roman" w:cs="Times New Roman"/>
          <w:color w:val="000000"/>
        </w:rPr>
        <w:t>No standard conversions exist for PUFA. Therefore, we conducted literature searches in ISI Web of Science using search terms including “PUFA</w:t>
      </w:r>
      <w:r>
        <w:rPr>
          <w:rFonts w:ascii="Times New Roman" w:eastAsia="Times New Roman" w:hAnsi="Times New Roman" w:cs="Times New Roman"/>
          <w:i/>
          <w:iCs/>
          <w:color w:val="000000"/>
        </w:rPr>
        <w:t>”, Poly-unsaturated fatty acid</w:t>
      </w:r>
      <w:r>
        <w:rPr>
          <w:rFonts w:ascii="Times New Roman" w:eastAsia="Times New Roman" w:hAnsi="Times New Roman" w:cs="Times New Roman"/>
          <w:color w:val="000000"/>
        </w:rPr>
        <w:t>”, “aquatic insect*”, and “emergence” to identify articles on the PUFA content of adult aquatic insects. We focused on the years 2019 to 2024, with information before 2019 taken from recent review papers (</w:t>
      </w:r>
      <w:r>
        <w:rPr>
          <w:rFonts w:ascii="Times New Roman" w:eastAsia="Times New Roman" w:hAnsi="Times New Roman" w:cs="Times New Roman"/>
          <w:i/>
          <w:iCs/>
          <w:color w:val="000000"/>
        </w:rPr>
        <w:t>4</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57</w:t>
      </w:r>
      <w:r>
        <w:rPr>
          <w:rFonts w:ascii="Times New Roman" w:eastAsia="Times New Roman" w:hAnsi="Times New Roman" w:cs="Times New Roman"/>
          <w:color w:val="000000"/>
        </w:rPr>
        <w:t xml:space="preserve">). We identified those articles that reported quantitative PUFA concentrations per unit of biomass of emerging insects. Additional relevant papers were found examining references within the papers directly. We estimated exports of long-chain poly-unsaturated fatty acids (LC-PUFA) by first </w:t>
      </w:r>
      <w:r>
        <w:rPr>
          <w:rFonts w:ascii="Times New Roman" w:eastAsia="Times New Roman" w:hAnsi="Times New Roman" w:cs="Times New Roman"/>
          <w:color w:val="000000"/>
        </w:rPr>
        <w:lastRenderedPageBreak/>
        <w:t xml:space="preserve">extracting 32 records of LC-PUFA concentrations from the literature. Of these 32 records, we limited our analysis to 25 that reported summed concentrations of docosahexaenoic acid (DHA) and eicosatetraenoic acid (EPA) in adult aquatic insects. One record was reported as DHA + EPA in “adult aquatic insects”, but all others were reported as DHA + EPA in individual insect Orders, including Diptera (e.g., Chironomidae, Culicidae), Ephemeroptera, Odonata, Trichoptera, and Plecoptera. We used </w:t>
      </w:r>
      <w:proofErr w:type="gramStart"/>
      <w:r>
        <w:rPr>
          <w:rFonts w:ascii="Times New Roman" w:eastAsia="Times New Roman" w:hAnsi="Times New Roman" w:cs="Times New Roman"/>
          <w:color w:val="000000"/>
        </w:rPr>
        <w:t>these</w:t>
      </w:r>
      <w:proofErr w:type="gramEnd"/>
      <w:r>
        <w:rPr>
          <w:rFonts w:ascii="Times New Roman" w:eastAsia="Times New Roman" w:hAnsi="Times New Roman" w:cs="Times New Roman"/>
          <w:color w:val="000000"/>
        </w:rPr>
        <w:t xml:space="preserve"> data to estimate the average concentration of EPA + DHA in adult aquatic insects using the following model:</w:t>
      </w:r>
    </w:p>
    <w:p w14:paraId="0C504513" w14:textId="77777777" w:rsidR="00665441" w:rsidRDefault="00000000">
      <w:pPr>
        <w:pStyle w:val="normal1"/>
        <w:spacing w:after="200" w:line="240" w:lineRule="auto"/>
        <w:jc w:val="center"/>
        <w:rPr>
          <w:color w:val="000000"/>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∼Gamma</m:t>
          </m:r>
          <m:d>
            <m:dPr>
              <m:ctrlPr>
                <w:rPr>
                  <w:rFonts w:ascii="Cambria Math" w:hAnsi="Cambria Math"/>
                </w:rPr>
              </m:ctrlPr>
            </m:dPr>
            <m:e>
              <m:r>
                <w:rPr>
                  <w:rFonts w:ascii="Cambria Math" w:hAnsi="Cambria Math"/>
                </w:rPr>
                <m:t>μ,ϕ</m:t>
              </m:r>
            </m:e>
          </m:d>
        </m:oMath>
      </m:oMathPara>
    </w:p>
    <w:p w14:paraId="0C504514" w14:textId="77777777" w:rsidR="00665441" w:rsidRDefault="00000000">
      <w:pPr>
        <w:pStyle w:val="normal1"/>
        <w:spacing w:after="200" w:line="240" w:lineRule="auto"/>
        <w:jc w:val="center"/>
        <w:rPr>
          <w:color w:val="000000"/>
        </w:rPr>
      </w:pPr>
      <m:oMathPara>
        <m:oMathParaPr>
          <m:jc m:val="center"/>
        </m:oMathParaPr>
        <m:oMath>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F</m:t>
                      </m:r>
                    </m:e>
                    <m:sub>
                      <m:r>
                        <w:rPr>
                          <w:rFonts w:ascii="Cambria Math" w:hAnsi="Cambria Math"/>
                        </w:rPr>
                        <m:t>s</m:t>
                      </m:r>
                    </m:sub>
                  </m:sSub>
                </m:sub>
              </m:sSub>
            </m:e>
          </m:d>
          <m:r>
            <m:rPr>
              <m:lit/>
              <m:nor/>
            </m:rPr>
            <m:t>=</m:t>
          </m:r>
          <m:r>
            <w:rPr>
              <w:rFonts w:ascii="Cambria Math" w:hAnsi="Cambria Math"/>
            </w:rPr>
            <m:t>α</m:t>
          </m:r>
          <m:r>
            <m:rPr>
              <m:lit/>
              <m:nor/>
            </m:rPr>
            <m:t>+</m:t>
          </m:r>
          <m:sSub>
            <m:sSubPr>
              <m:ctrlPr>
                <w:rPr>
                  <w:rFonts w:ascii="Cambria Math" w:hAnsi="Cambria Math"/>
                </w:rPr>
              </m:ctrlPr>
            </m:sSubPr>
            <m:e>
              <m:r>
                <w:rPr>
                  <w:rFonts w:ascii="Cambria Math" w:hAnsi="Cambria Math"/>
                </w:rPr>
                <m:t>α</m:t>
              </m:r>
            </m:e>
            <m:sub>
              <m:r>
                <w:rPr>
                  <w:rFonts w:ascii="Cambria Math" w:hAnsi="Cambria Math"/>
                </w:rPr>
                <m:t>study</m:t>
              </m:r>
            </m:sub>
          </m:sSub>
          <m:r>
            <m:rPr>
              <m:lit/>
              <m:nor/>
            </m:rPr>
            <m:t>+</m:t>
          </m:r>
          <m:sSub>
            <m:sSubPr>
              <m:ctrlPr>
                <w:rPr>
                  <w:rFonts w:ascii="Cambria Math" w:hAnsi="Cambria Math"/>
                </w:rPr>
              </m:ctrlPr>
            </m:sSubPr>
            <m:e>
              <m:r>
                <w:rPr>
                  <w:rFonts w:ascii="Cambria Math" w:hAnsi="Cambria Math"/>
                </w:rPr>
                <m:t>α</m:t>
              </m:r>
            </m:e>
            <m:sub>
              <m:r>
                <w:rPr>
                  <w:rFonts w:ascii="Cambria Math" w:hAnsi="Cambria Math"/>
                </w:rPr>
                <m:t>taxon</m:t>
              </m:r>
            </m:sub>
          </m:sSub>
        </m:oMath>
      </m:oMathPara>
    </w:p>
    <w:p w14:paraId="0C504515" w14:textId="77777777" w:rsidR="00665441" w:rsidRDefault="00000000">
      <w:pPr>
        <w:pStyle w:val="normal1"/>
        <w:spacing w:after="200" w:line="240" w:lineRule="auto"/>
        <w:jc w:val="center"/>
        <w:rPr>
          <w:color w:val="000000"/>
        </w:rPr>
      </w:pPr>
      <m:oMathPara>
        <m:oMathParaPr>
          <m:jc m:val="center"/>
        </m:oMathParaPr>
        <m:oMath>
          <m:r>
            <w:rPr>
              <w:rFonts w:ascii="Cambria Math" w:hAnsi="Cambria Math"/>
            </w:rPr>
            <m:t>α∼Normal</m:t>
          </m:r>
          <m:d>
            <m:dPr>
              <m:ctrlPr>
                <w:rPr>
                  <w:rFonts w:ascii="Cambria Math" w:hAnsi="Cambria Math"/>
                </w:rPr>
              </m:ctrlPr>
            </m:dPr>
            <m:e>
              <m:r>
                <m:rPr>
                  <m:lit/>
                  <m:nor/>
                </m:rPr>
                <m:t>-</m:t>
              </m:r>
              <m:r>
                <w:rPr>
                  <w:rFonts w:ascii="Cambria Math" w:hAnsi="Cambria Math"/>
                </w:rPr>
                <m:t>3,1</m:t>
              </m:r>
            </m:e>
          </m:d>
        </m:oMath>
      </m:oMathPara>
    </w:p>
    <w:p w14:paraId="0C504516" w14:textId="77777777" w:rsidR="00665441" w:rsidRDefault="00000000">
      <w:pPr>
        <w:pStyle w:val="normal1"/>
        <w:spacing w:after="200" w:line="240" w:lineRule="auto"/>
        <w:jc w:val="center"/>
        <w:rPr>
          <w:color w:val="000000"/>
        </w:rP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study</m:t>
              </m:r>
            </m:sub>
          </m:sSub>
          <m:r>
            <w:rPr>
              <w:rFonts w:ascii="Cambria Math" w:hAnsi="Cambria Math"/>
            </w:rPr>
            <m:t>∼Normal</m:t>
          </m:r>
          <m:d>
            <m:dPr>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σ</m:t>
                  </m:r>
                </m:e>
                <m:sub>
                  <m:r>
                    <w:rPr>
                      <w:rFonts w:ascii="Cambria Math" w:hAnsi="Cambria Math"/>
                    </w:rPr>
                    <m:t>study</m:t>
                  </m:r>
                </m:sub>
              </m:sSub>
            </m:e>
          </m:d>
        </m:oMath>
      </m:oMathPara>
    </w:p>
    <w:p w14:paraId="0C504517" w14:textId="77777777" w:rsidR="00665441" w:rsidRDefault="00000000">
      <w:pPr>
        <w:pStyle w:val="normal1"/>
        <w:spacing w:after="200" w:line="240" w:lineRule="auto"/>
        <w:jc w:val="center"/>
        <w:rPr>
          <w:color w:val="000000"/>
        </w:rP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taxon</m:t>
              </m:r>
            </m:sub>
          </m:sSub>
          <m:r>
            <w:rPr>
              <w:rFonts w:ascii="Cambria Math" w:hAnsi="Cambria Math"/>
            </w:rPr>
            <m:t>∼Normal</m:t>
          </m:r>
          <m:d>
            <m:dPr>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σ</m:t>
                  </m:r>
                </m:e>
                <m:sub>
                  <m:r>
                    <w:rPr>
                      <w:rFonts w:ascii="Cambria Math" w:hAnsi="Cambria Math"/>
                    </w:rPr>
                    <m:t>taxon</m:t>
                  </m:r>
                </m:sub>
              </m:sSub>
            </m:e>
          </m:d>
        </m:oMath>
      </m:oMathPara>
    </w:p>
    <w:p w14:paraId="0C504518" w14:textId="77777777" w:rsidR="00665441" w:rsidRDefault="00000000">
      <w:pPr>
        <w:pStyle w:val="normal1"/>
        <w:spacing w:after="200" w:line="240" w:lineRule="auto"/>
        <w:jc w:val="center"/>
        <w:rPr>
          <w:color w:val="000000"/>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study</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taxon</m:t>
              </m:r>
            </m:sub>
          </m:sSub>
          <m:r>
            <w:rPr>
              <w:rFonts w:ascii="Cambria Math" w:hAnsi="Cambria Math"/>
            </w:rPr>
            <m:t>∼Exponential</m:t>
          </m:r>
          <m:d>
            <m:dPr>
              <m:ctrlPr>
                <w:rPr>
                  <w:rFonts w:ascii="Cambria Math" w:hAnsi="Cambria Math"/>
                </w:rPr>
              </m:ctrlPr>
            </m:dPr>
            <m:e>
              <m:r>
                <w:rPr>
                  <w:rFonts w:ascii="Cambria Math" w:hAnsi="Cambria Math"/>
                </w:rPr>
                <m:t>2</m:t>
              </m:r>
            </m:e>
          </m:d>
        </m:oMath>
      </m:oMathPara>
    </w:p>
    <w:p w14:paraId="0C504519" w14:textId="77777777" w:rsidR="00665441" w:rsidRDefault="00000000">
      <w:pPr>
        <w:pStyle w:val="normal1"/>
        <w:spacing w:after="200" w:line="240" w:lineRule="auto"/>
        <w:jc w:val="center"/>
        <w:rPr>
          <w:color w:val="000000"/>
        </w:rPr>
      </w:pPr>
      <m:oMathPara>
        <m:oMathParaPr>
          <m:jc m:val="center"/>
        </m:oMathParaPr>
        <m:oMath>
          <m:r>
            <w:rPr>
              <w:rFonts w:ascii="Cambria Math" w:hAnsi="Cambria Math"/>
            </w:rPr>
            <m:t>ϕ∼Gamma</m:t>
          </m:r>
          <m:d>
            <m:dPr>
              <m:ctrlPr>
                <w:rPr>
                  <w:rFonts w:ascii="Cambria Math" w:hAnsi="Cambria Math"/>
                </w:rPr>
              </m:ctrlPr>
            </m:dPr>
            <m:e>
              <m:r>
                <w:rPr>
                  <w:rFonts w:ascii="Cambria Math" w:hAnsi="Cambria Math"/>
                </w:rPr>
                <m:t>0.01,0.01</m:t>
              </m:r>
            </m:e>
          </m:d>
          <m:r>
            <w:rPr>
              <w:rFonts w:ascii="Cambria Math" w:hAnsi="Cambria Math"/>
            </w:rPr>
            <m:t>,</m:t>
          </m:r>
        </m:oMath>
      </m:oMathPara>
    </w:p>
    <w:p w14:paraId="0C50451A" w14:textId="77777777" w:rsidR="00665441" w:rsidRDefault="00000000">
      <w:pPr>
        <w:pStyle w:val="normal1"/>
        <w:spacing w:before="180" w:after="180" w:line="240" w:lineRule="auto"/>
        <w:jc w:val="both"/>
        <w:rPr>
          <w:color w:val="000000"/>
        </w:rPr>
      </w:pPr>
      <w:r>
        <w:rPr>
          <w:rFonts w:ascii="Times New Roman" w:eastAsia="Times New Roman" w:hAnsi="Times New Roman" w:cs="Times New Roman"/>
          <w:color w:val="000000"/>
        </w:rPr>
        <w:t xml:space="preserve">where </w:t>
      </w:r>
      <m:oMath>
        <m:sSub>
          <m:sSubPr>
            <m:ctrlPr>
              <w:rPr>
                <w:rFonts w:ascii="Cambria Math" w:hAnsi="Cambria Math"/>
              </w:rPr>
            </m:ctrlPr>
          </m:sSubPr>
          <m:e>
            <m:r>
              <w:rPr>
                <w:rFonts w:ascii="Cambria Math" w:hAnsi="Cambria Math"/>
              </w:rPr>
              <m:t>F</m:t>
            </m:r>
          </m:e>
          <m:sub>
            <m:r>
              <w:rPr>
                <w:rFonts w:ascii="Cambria Math" w:hAnsi="Cambria Math"/>
              </w:rPr>
              <m:t>s</m:t>
            </m:r>
          </m:sub>
        </m:sSub>
      </m:oMath>
      <w:r>
        <w:rPr>
          <w:rFonts w:ascii="Times New Roman" w:eastAsia="Times New Roman" w:hAnsi="Times New Roman" w:cs="Times New Roman"/>
          <w:color w:val="000000"/>
        </w:rPr>
        <w:t xml:space="preserve"> is the standardized (z-score) adult tissue concentration of DHA + EPA (standardized by dividing by the maximum concentration), with varying intercepts for study </w:t>
      </w:r>
      <m:oMath>
        <m:sSub>
          <m:sSubPr>
            <m:ctrlPr>
              <w:rPr>
                <w:rFonts w:ascii="Cambria Math" w:hAnsi="Cambria Math"/>
              </w:rPr>
            </m:ctrlPr>
          </m:sSubPr>
          <m:e>
            <m:r>
              <w:rPr>
                <w:rFonts w:ascii="Cambria Math" w:hAnsi="Cambria Math"/>
              </w:rPr>
              <m:t>α</m:t>
            </m:r>
          </m:e>
          <m:sub>
            <m:r>
              <w:rPr>
                <w:rFonts w:ascii="Cambria Math" w:hAnsi="Cambria Math"/>
              </w:rPr>
              <m:t>study</m:t>
            </m:r>
          </m:sub>
        </m:sSub>
      </m:oMath>
      <w:r>
        <w:rPr>
          <w:rFonts w:ascii="Times New Roman" w:eastAsia="Times New Roman" w:hAnsi="Times New Roman" w:cs="Times New Roman"/>
          <w:color w:val="000000"/>
        </w:rPr>
        <w:t xml:space="preserve"> and taxon </w:t>
      </w:r>
      <m:oMath>
        <m:sSub>
          <m:sSubPr>
            <m:ctrlPr>
              <w:rPr>
                <w:rFonts w:ascii="Cambria Math" w:hAnsi="Cambria Math"/>
              </w:rPr>
            </m:ctrlPr>
          </m:sSubPr>
          <m:e>
            <m:r>
              <w:rPr>
                <w:rFonts w:ascii="Cambria Math" w:hAnsi="Cambria Math"/>
              </w:rPr>
              <m:t>α</m:t>
            </m:r>
          </m:e>
          <m:sub>
            <m:r>
              <w:rPr>
                <w:rFonts w:ascii="Cambria Math" w:hAnsi="Cambria Math"/>
              </w:rPr>
              <m:t>taxon</m:t>
            </m:r>
          </m:sub>
        </m:sSub>
      </m:oMath>
      <w:r>
        <w:rPr>
          <w:rFonts w:ascii="Times New Roman" w:eastAsia="Times New Roman" w:hAnsi="Times New Roman" w:cs="Times New Roman"/>
          <w:color w:val="000000"/>
        </w:rPr>
        <w:t xml:space="preserve">. Because tissue concentrations are positive and continuous, we used a gamma likelihood with a log-link. Given the standardized data and log-link, we used a </w:t>
      </w:r>
      <w:proofErr w:type="gramStart"/>
      <w:r>
        <w:rPr>
          <w:rFonts w:ascii="Times New Roman" w:eastAsia="Times New Roman" w:hAnsi="Times New Roman" w:cs="Times New Roman"/>
          <w:color w:val="000000"/>
        </w:rPr>
        <w:t>N(</w:t>
      </w:r>
      <w:proofErr w:type="gramEnd"/>
      <w:r>
        <w:rPr>
          <w:rFonts w:ascii="Times New Roman" w:eastAsia="Times New Roman" w:hAnsi="Times New Roman" w:cs="Times New Roman"/>
          <w:color w:val="000000"/>
        </w:rPr>
        <w:t xml:space="preserve">-3, 1) prior for the intercept and </w:t>
      </w:r>
      <w:proofErr w:type="gramStart"/>
      <w:r>
        <w:rPr>
          <w:rFonts w:ascii="Times New Roman" w:eastAsia="Times New Roman" w:hAnsi="Times New Roman" w:cs="Times New Roman"/>
          <w:color w:val="000000"/>
        </w:rPr>
        <w:t>N(</w:t>
      </w:r>
      <w:proofErr w:type="gramEnd"/>
      <w:r>
        <w:rPr>
          <w:rFonts w:ascii="Times New Roman" w:eastAsia="Times New Roman" w:hAnsi="Times New Roman" w:cs="Times New Roman"/>
          <w:color w:val="000000"/>
        </w:rPr>
        <w:t xml:space="preserve">0, 1) prior for the slope, with an </w:t>
      </w:r>
      <w:proofErr w:type="gramStart"/>
      <w:r>
        <w:rPr>
          <w:rFonts w:ascii="Times New Roman" w:eastAsia="Times New Roman" w:hAnsi="Times New Roman" w:cs="Times New Roman"/>
          <w:color w:val="000000"/>
        </w:rPr>
        <w:t>exponential(</w:t>
      </w:r>
      <w:proofErr w:type="gramEnd"/>
      <w:r>
        <w:rPr>
          <w:rFonts w:ascii="Times New Roman" w:eastAsia="Times New Roman" w:hAnsi="Times New Roman" w:cs="Times New Roman"/>
          <w:color w:val="000000"/>
        </w:rPr>
        <w:t xml:space="preserve">2) prior for the hyperparameter </w:t>
      </w:r>
      <m:oMath>
        <m:sSub>
          <m:sSubPr>
            <m:ctrlPr>
              <w:rPr>
                <w:rFonts w:ascii="Cambria Math" w:hAnsi="Cambria Math"/>
              </w:rPr>
            </m:ctrlPr>
          </m:sSubPr>
          <m:e>
            <m:r>
              <w:rPr>
                <w:rFonts w:ascii="Cambria Math" w:hAnsi="Cambria Math"/>
              </w:rPr>
              <m:t>σ</m:t>
            </m:r>
          </m:e>
          <m:sub>
            <m:r>
              <w:rPr>
                <w:rFonts w:ascii="Cambria Math" w:hAnsi="Cambria Math"/>
              </w:rPr>
              <m:t>study</m:t>
            </m:r>
          </m:sub>
        </m:sSub>
      </m:oMath>
      <w:r>
        <w:rPr>
          <w:rFonts w:ascii="Times New Roman" w:eastAsia="Times New Roman" w:hAnsi="Times New Roman" w:cs="Times New Roman"/>
          <w:color w:val="000000"/>
        </w:rPr>
        <w:t xml:space="preserve"> and </w:t>
      </w:r>
      <w:proofErr w:type="gramStart"/>
      <w:r>
        <w:rPr>
          <w:rFonts w:ascii="Times New Roman" w:eastAsia="Times New Roman" w:hAnsi="Times New Roman" w:cs="Times New Roman"/>
          <w:color w:val="000000"/>
        </w:rPr>
        <w:t>Gamma(</w:t>
      </w:r>
      <w:proofErr w:type="gramEnd"/>
      <w:r>
        <w:rPr>
          <w:rFonts w:ascii="Times New Roman" w:eastAsia="Times New Roman" w:hAnsi="Times New Roman" w:cs="Times New Roman"/>
          <w:color w:val="000000"/>
        </w:rPr>
        <w:t xml:space="preserve">0.01, 0.01) for </w:t>
      </w:r>
      <m:oMath>
        <m:r>
          <w:rPr>
            <w:rFonts w:ascii="Cambria Math" w:hAnsi="Cambria Math"/>
          </w:rPr>
          <m:t>ϕ</m:t>
        </m:r>
      </m:oMath>
      <w:r>
        <w:rPr>
          <w:rFonts w:ascii="Times New Roman" w:eastAsia="Times New Roman" w:hAnsi="Times New Roman" w:cs="Times New Roman"/>
          <w:color w:val="000000"/>
        </w:rPr>
        <w:t>.</w:t>
      </w:r>
    </w:p>
    <w:p w14:paraId="0C50451B" w14:textId="77777777" w:rsidR="00665441" w:rsidRDefault="00000000">
      <w:pPr>
        <w:pStyle w:val="normal1"/>
        <w:spacing w:before="180" w:after="180" w:line="240" w:lineRule="auto"/>
        <w:jc w:val="both"/>
        <w:rPr>
          <w:color w:val="000000"/>
        </w:rPr>
      </w:pPr>
      <w:r>
        <w:rPr>
          <w:rFonts w:ascii="Times New Roman" w:eastAsia="Times New Roman" w:hAnsi="Times New Roman" w:cs="Times New Roman"/>
          <w:color w:val="000000"/>
        </w:rPr>
        <w:t xml:space="preserve">After un-standardizing, this yielded a posterior distribution of PUFA concentrations in units of </w:t>
      </w:r>
      <m:oMath>
        <m:r>
          <w:rPr>
            <w:rFonts w:ascii="Cambria Math" w:hAnsi="Cambria Math"/>
          </w:rPr>
          <m:t>ng⋅</m:t>
        </m:r>
        <m:sSup>
          <m:sSupPr>
            <m:ctrlPr>
              <w:rPr>
                <w:rFonts w:ascii="Cambria Math" w:hAnsi="Cambria Math"/>
              </w:rPr>
            </m:ctrlPr>
          </m:sSupPr>
          <m:e>
            <m:r>
              <w:rPr>
                <w:rFonts w:ascii="Cambria Math" w:hAnsi="Cambria Math"/>
              </w:rPr>
              <m:t>mgDM</m:t>
            </m:r>
          </m:e>
          <m:sup>
            <m:r>
              <m:rPr>
                <m:lit/>
                <m:nor/>
              </m:rPr>
              <m:t>-</m:t>
            </m:r>
            <m:r>
              <w:rPr>
                <w:rFonts w:ascii="Cambria Math" w:hAnsi="Cambria Math"/>
              </w:rPr>
              <m:t>1</m:t>
            </m:r>
          </m:sup>
        </m:sSup>
      </m:oMath>
      <w:r>
        <w:rPr>
          <w:rFonts w:ascii="Times New Roman" w:eastAsia="Times New Roman" w:hAnsi="Times New Roman" w:cs="Times New Roman"/>
          <w:color w:val="000000"/>
        </w:rPr>
        <w:t xml:space="preserve">. To convert this to annual export, we multiplied each estimate of dry mass export by </w:t>
      </w:r>
      <m:oMath>
        <m:r>
          <w:rPr>
            <w:rFonts w:ascii="Cambria Math" w:hAnsi="Cambria Math"/>
          </w:rPr>
          <m:t>k</m:t>
        </m:r>
        <m:r>
          <m:rPr>
            <m:lit/>
            <m:nor/>
          </m:rPr>
          <m:t>=</m:t>
        </m:r>
        <m:r>
          <w:rPr>
            <w:rFonts w:ascii="Cambria Math" w:hAnsi="Cambria Math"/>
          </w:rPr>
          <m:t>100</m:t>
        </m:r>
      </m:oMath>
      <w:r>
        <w:rPr>
          <w:rFonts w:ascii="Times New Roman" w:eastAsia="Times New Roman" w:hAnsi="Times New Roman" w:cs="Times New Roman"/>
          <w:color w:val="000000"/>
        </w:rPr>
        <w:t xml:space="preserve"> draws of PUFA, then took the median across the 100 draws, yielding estimates of PUFA export in units of </w:t>
      </w:r>
      <m:oMath>
        <m:r>
          <w:rPr>
            <w:rFonts w:ascii="Cambria Math" w:hAnsi="Cambria Math"/>
          </w:rPr>
          <m:t>mg</m:t>
        </m:r>
      </m:oMath>
      <w:r>
        <w:rPr>
          <w:rFonts w:ascii="Times New Roman" w:eastAsia="Times New Roman" w:hAnsi="Times New Roman" w:cs="Times New Roman"/>
          <w:color w:val="000000"/>
        </w:rPr>
        <w:t xml:space="preserve"> or </w:t>
      </w:r>
      <m:oMath>
        <m:r>
          <w:rPr>
            <w:rFonts w:ascii="Cambria Math" w:hAnsi="Cambria Math"/>
          </w:rPr>
          <m:t>kg⋅</m:t>
        </m:r>
        <m:sSup>
          <m:sSupPr>
            <m:ctrlPr>
              <w:rPr>
                <w:rFonts w:ascii="Cambria Math" w:hAnsi="Cambria Math"/>
              </w:rPr>
            </m:ctrlPr>
          </m:sSupPr>
          <m:e>
            <m:r>
              <w:rPr>
                <w:rFonts w:ascii="Cambria Math" w:hAnsi="Cambria Math"/>
              </w:rPr>
              <m:t>y</m:t>
            </m:r>
          </m:e>
          <m:sup>
            <m:r>
              <m:rPr>
                <m:lit/>
                <m:nor/>
              </m:rPr>
              <m:t>-</m:t>
            </m:r>
            <m:r>
              <w:rPr>
                <w:rFonts w:ascii="Cambria Math" w:hAnsi="Cambria Math"/>
              </w:rPr>
              <m:t>1</m:t>
            </m:r>
          </m:sup>
        </m:sSup>
      </m:oMath>
      <w:r>
        <w:rPr>
          <w:rFonts w:ascii="Times New Roman" w:eastAsia="Times New Roman" w:hAnsi="Times New Roman" w:cs="Times New Roman"/>
          <w:color w:val="000000"/>
        </w:rPr>
        <w:t xml:space="preserve"> .</w:t>
      </w:r>
    </w:p>
    <w:p w14:paraId="0C50451C" w14:textId="77777777" w:rsidR="00665441" w:rsidRDefault="00665441">
      <w:pPr>
        <w:pStyle w:val="normal1"/>
        <w:shd w:val="clear" w:color="auto" w:fill="FFFFFF"/>
        <w:spacing w:after="160" w:line="240" w:lineRule="auto"/>
        <w:rPr>
          <w:rFonts w:ascii="Times New Roman" w:eastAsia="Times New Roman" w:hAnsi="Times New Roman" w:cs="Times New Roman"/>
          <w:color w:val="000000"/>
          <w:highlight w:val="yellow"/>
        </w:rPr>
      </w:pPr>
    </w:p>
    <w:p w14:paraId="0C50451D" w14:textId="77777777" w:rsidR="00665441" w:rsidRDefault="00000000">
      <w:pPr>
        <w:pStyle w:val="normal1"/>
        <w:shd w:val="clear" w:color="auto" w:fill="FFFFFF"/>
        <w:spacing w:after="160" w:line="240" w:lineRule="auto"/>
        <w:rPr>
          <w:color w:val="000000"/>
        </w:rPr>
      </w:pPr>
      <w:r>
        <w:rPr>
          <w:rFonts w:ascii="Times New Roman" w:eastAsia="Times New Roman" w:hAnsi="Times New Roman" w:cs="Times New Roman"/>
          <w:color w:val="000000"/>
          <w:u w:val="single"/>
        </w:rPr>
        <w:t>Global modelling of aqueous contaminant concentration</w:t>
      </w:r>
    </w:p>
    <w:p w14:paraId="0C50451E" w14:textId="77777777"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i/>
          <w:iCs/>
          <w:color w:val="000000"/>
        </w:rPr>
        <w:t>Monitoring Data</w:t>
      </w:r>
      <w:r>
        <w:rPr>
          <w:rFonts w:ascii="Times New Roman" w:eastAsia="Times New Roman" w:hAnsi="Times New Roman" w:cs="Times New Roman"/>
          <w:color w:val="000000"/>
        </w:rPr>
        <w:t xml:space="preserve"> - To estimate global export of contaminants by adult aquatic insects, we first assembled a global dataset on the occurrence and concentration of waterborne contaminants (</w:t>
      </w:r>
      <w:r>
        <w:rPr>
          <w:rFonts w:ascii="Times New Roman" w:eastAsia="Times New Roman" w:hAnsi="Times New Roman" w:cs="Times New Roman"/>
          <w:b/>
          <w:bCs/>
          <w:color w:val="000000"/>
        </w:rPr>
        <w:t>fig. S9</w:t>
      </w:r>
      <w:r>
        <w:rPr>
          <w:rFonts w:ascii="Times New Roman" w:eastAsia="Times New Roman" w:hAnsi="Times New Roman" w:cs="Times New Roman"/>
          <w:color w:val="000000"/>
        </w:rPr>
        <w:t>). Monitoring data detailed the occurrence of 37 contaminants (12 metals, 7 fungicides, 8 herbicides, 10 insecticides) in aquatic ecosystems, compiled for European countries and the United States. Both essential and non-essential metals were considered contaminants in our analyses, although at low concentrations, essential metals could be considered as a subsidy. European monitoring data were generated as part of the Water Framework Directive (</w:t>
      </w:r>
      <w:r>
        <w:rPr>
          <w:rFonts w:ascii="Times New Roman" w:eastAsia="Times New Roman" w:hAnsi="Times New Roman" w:cs="Times New Roman"/>
          <w:i/>
          <w:iCs/>
          <w:color w:val="000000"/>
        </w:rPr>
        <w:t>58</w:t>
      </w:r>
      <w:r>
        <w:rPr>
          <w:rFonts w:ascii="Times New Roman" w:eastAsia="Times New Roman" w:hAnsi="Times New Roman" w:cs="Times New Roman"/>
          <w:color w:val="000000"/>
        </w:rPr>
        <w:t>), active since approximately 2000, and processed according to the methodology described in (</w:t>
      </w:r>
      <w:r>
        <w:rPr>
          <w:rFonts w:ascii="Times New Roman" w:eastAsia="Times New Roman" w:hAnsi="Times New Roman" w:cs="Times New Roman"/>
          <w:i/>
          <w:iCs/>
          <w:color w:val="000000"/>
        </w:rPr>
        <w:t>31</w:t>
      </w:r>
      <w:r>
        <w:rPr>
          <w:rFonts w:ascii="Times New Roman" w:eastAsia="Times New Roman" w:hAnsi="Times New Roman" w:cs="Times New Roman"/>
          <w:color w:val="000000"/>
        </w:rPr>
        <w:t>). This dataset comprised 35,781,777 measurements in total, which was reduced to 7,417,367 measurements of the 37 contaminants. For the United States, data were accessed via the Water Quality Portal (</w:t>
      </w:r>
      <w:r>
        <w:rPr>
          <w:rFonts w:ascii="Times New Roman" w:eastAsia="Times New Roman" w:hAnsi="Times New Roman" w:cs="Times New Roman"/>
          <w:i/>
          <w:iCs/>
          <w:color w:val="000000"/>
        </w:rPr>
        <w:t>59</w:t>
      </w:r>
      <w:r>
        <w:rPr>
          <w:rFonts w:ascii="Times New Roman" w:eastAsia="Times New Roman" w:hAnsi="Times New Roman" w:cs="Times New Roman"/>
          <w:color w:val="000000"/>
        </w:rPr>
        <w:t>) and processed following the approach outlined in (</w:t>
      </w:r>
      <w:r>
        <w:rPr>
          <w:rFonts w:ascii="Times New Roman" w:eastAsia="Times New Roman" w:hAnsi="Times New Roman" w:cs="Times New Roman"/>
          <w:i/>
          <w:iCs/>
          <w:color w:val="000000"/>
        </w:rPr>
        <w:t>12</w:t>
      </w:r>
      <w:r>
        <w:rPr>
          <w:rFonts w:ascii="Times New Roman" w:eastAsia="Times New Roman" w:hAnsi="Times New Roman" w:cs="Times New Roman"/>
          <w:color w:val="000000"/>
        </w:rPr>
        <w:t>), resulting in 5,338,555 contaminant measurements. The European and US datasets were harmonized (e.g. using standardized CAS-RN attribution, detection classification) and merged resulting in the combined dataset hereafter referred to as “monitoring data”. Further filtering excluded records predating 2010 to minimize legacy contamination impacts on predictions and limited data to lotic systems. The final harmonized dataset encompassed 8,933,938 monitoring records in total, taken from 48,205 locations between 2010 to 2023.</w:t>
      </w:r>
    </w:p>
    <w:p w14:paraId="0C50451F" w14:textId="77777777"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i/>
          <w:iCs/>
          <w:color w:val="000000"/>
        </w:rPr>
        <w:lastRenderedPageBreak/>
        <w:t>Spatial attributes</w:t>
      </w:r>
      <w:r>
        <w:rPr>
          <w:rFonts w:ascii="Times New Roman" w:eastAsia="Times New Roman" w:hAnsi="Times New Roman" w:cs="Times New Roman"/>
          <w:color w:val="000000"/>
        </w:rPr>
        <w:t xml:space="preserve"> - Globally available spatial attributes relevant to the occurrence of contaminants in surface waters – spanning hydrological, litho-geological, land-use/land-cover, and meteorological characteristics – were reprojected to EPSG:4326 (WGS84) in their native resolution and assigned to monitoring sites using 5 km buffer zones (</w:t>
      </w:r>
      <w:r>
        <w:rPr>
          <w:rFonts w:ascii="Times New Roman" w:eastAsia="Times New Roman" w:hAnsi="Times New Roman" w:cs="Times New Roman"/>
          <w:b/>
          <w:bCs/>
          <w:color w:val="000000"/>
        </w:rPr>
        <w:t>table S8</w:t>
      </w:r>
      <w:r>
        <w:rPr>
          <w:rFonts w:ascii="Times New Roman" w:eastAsia="Times New Roman" w:hAnsi="Times New Roman" w:cs="Times New Roman"/>
          <w:color w:val="000000"/>
        </w:rPr>
        <w:t>). This approach demonstrated good predictive power while minimizing computational demands compared to hydrological network-based methods (data not shown). Land-cover estimates were aggregated into six distinct classes: cropland, closed forests, open forests, shrubs and grasses, urban areas, and water surfaces (</w:t>
      </w:r>
      <w:r>
        <w:rPr>
          <w:rFonts w:ascii="Times New Roman" w:eastAsia="Times New Roman" w:hAnsi="Times New Roman" w:cs="Times New Roman"/>
          <w:i/>
          <w:iCs/>
          <w:color w:val="000000"/>
        </w:rPr>
        <w:t>31</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60</w:t>
      </w:r>
      <w:r>
        <w:rPr>
          <w:rFonts w:ascii="Times New Roman" w:eastAsia="Times New Roman" w:hAnsi="Times New Roman" w:cs="Times New Roman"/>
          <w:color w:val="000000"/>
        </w:rPr>
        <w:t>). Additionally, each site was assigned its predominant lithological class to limit predictor complexity. Efforts to reduce predictor complexity and inter-correlation were prioritized, as these can hinder the accuracy and generalization of random forest models (</w:t>
      </w:r>
      <w:r>
        <w:rPr>
          <w:rFonts w:ascii="Times New Roman" w:eastAsia="Times New Roman" w:hAnsi="Times New Roman" w:cs="Times New Roman"/>
          <w:i/>
          <w:iCs/>
          <w:color w:val="000000"/>
        </w:rPr>
        <w:t>61</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62</w:t>
      </w:r>
      <w:r>
        <w:rPr>
          <w:rFonts w:ascii="Times New Roman" w:eastAsia="Times New Roman" w:hAnsi="Times New Roman" w:cs="Times New Roman"/>
          <w:color w:val="000000"/>
        </w:rPr>
        <w:t>).</w:t>
      </w:r>
    </w:p>
    <w:p w14:paraId="0C504520" w14:textId="77777777"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color w:val="000000"/>
        </w:rPr>
        <w:t xml:space="preserve">Additional spatial attributes from </w:t>
      </w:r>
      <w:proofErr w:type="spellStart"/>
      <w:r>
        <w:rPr>
          <w:rFonts w:ascii="Times New Roman" w:eastAsia="Times New Roman" w:hAnsi="Times New Roman" w:cs="Times New Roman"/>
          <w:color w:val="000000"/>
        </w:rPr>
        <w:t>HydroSHEDS</w:t>
      </w:r>
      <w:proofErr w:type="spellEnd"/>
      <w:r>
        <w:rPr>
          <w:rFonts w:ascii="Times New Roman" w:eastAsia="Times New Roman" w:hAnsi="Times New Roman" w:cs="Times New Roman"/>
          <w:color w:val="000000"/>
        </w:rPr>
        <w:t xml:space="preserve"> datasets were attributed to monitoring sites at the catchment or sub-catchment scale. An initial screening of 55 potentially relevant </w:t>
      </w:r>
      <w:proofErr w:type="spellStart"/>
      <w:r>
        <w:rPr>
          <w:rFonts w:ascii="Times New Roman" w:eastAsia="Times New Roman" w:hAnsi="Times New Roman" w:cs="Times New Roman"/>
          <w:color w:val="000000"/>
        </w:rPr>
        <w:t>HydroATLAS</w:t>
      </w:r>
      <w:proofErr w:type="spellEnd"/>
      <w:r>
        <w:rPr>
          <w:rFonts w:ascii="Times New Roman" w:eastAsia="Times New Roman" w:hAnsi="Times New Roman" w:cs="Times New Roman"/>
          <w:color w:val="000000"/>
        </w:rPr>
        <w:t xml:space="preserve"> attributes (e.g., discharge, runoff, elevation, air temperature, soil erosion, and population density) identified those with high explanatory power while eliminating those with high inter-correlation or low predictive relevance. Ultimately, nine </w:t>
      </w:r>
      <w:proofErr w:type="spellStart"/>
      <w:r>
        <w:rPr>
          <w:rFonts w:ascii="Times New Roman" w:eastAsia="Times New Roman" w:hAnsi="Times New Roman" w:cs="Times New Roman"/>
          <w:color w:val="000000"/>
        </w:rPr>
        <w:t>HydroSHEDS</w:t>
      </w:r>
      <w:proofErr w:type="spellEnd"/>
      <w:r>
        <w:rPr>
          <w:rFonts w:ascii="Times New Roman" w:eastAsia="Times New Roman" w:hAnsi="Times New Roman" w:cs="Times New Roman"/>
          <w:color w:val="000000"/>
        </w:rPr>
        <w:t xml:space="preserve"> attributes (at </w:t>
      </w:r>
      <w:proofErr w:type="spellStart"/>
      <w:r>
        <w:rPr>
          <w:rFonts w:ascii="Times New Roman" w:eastAsia="Times New Roman" w:hAnsi="Times New Roman" w:cs="Times New Roman"/>
          <w:color w:val="000000"/>
        </w:rPr>
        <w:t>hydrobasin</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level-12</w:t>
      </w:r>
      <w:proofErr w:type="gramEnd"/>
      <w:r>
        <w:rPr>
          <w:rFonts w:ascii="Times New Roman" w:eastAsia="Times New Roman" w:hAnsi="Times New Roman" w:cs="Times New Roman"/>
          <w:color w:val="000000"/>
        </w:rPr>
        <w:t>) were retained for model building: upstream catchment area, annual average discharge, Strahler stream order, annual air temperature, annual precipitation, terrain slope, soil erosion, land-surface runoff, and population density. To account for the influence of mining activities, two global mining footprint layers were harmonized into a single predictor representing the average mining footprint (</w:t>
      </w:r>
      <w:r>
        <w:rPr>
          <w:rFonts w:ascii="Times New Roman" w:eastAsia="Times New Roman" w:hAnsi="Times New Roman" w:cs="Times New Roman"/>
          <w:b/>
          <w:bCs/>
          <w:color w:val="000000"/>
        </w:rPr>
        <w:t>table S8</w:t>
      </w:r>
      <w:r>
        <w:rPr>
          <w:rFonts w:ascii="Times New Roman" w:eastAsia="Times New Roman" w:hAnsi="Times New Roman" w:cs="Times New Roman"/>
          <w:color w:val="000000"/>
        </w:rPr>
        <w:t xml:space="preserve">). In total, 24 spatial predictors were included in the final model training. </w:t>
      </w:r>
    </w:p>
    <w:p w14:paraId="0C504521" w14:textId="77777777"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i/>
          <w:iCs/>
          <w:color w:val="000000"/>
        </w:rPr>
        <w:t>Model training and tuning</w:t>
      </w:r>
      <w:r>
        <w:rPr>
          <w:rFonts w:ascii="Times New Roman" w:eastAsia="Times New Roman" w:hAnsi="Times New Roman" w:cs="Times New Roman"/>
          <w:b/>
          <w:bCs/>
          <w:color w:val="000000"/>
        </w:rPr>
        <w:t xml:space="preserve"> - </w:t>
      </w:r>
      <w:r>
        <w:rPr>
          <w:rFonts w:ascii="Times New Roman" w:eastAsia="Times New Roman" w:hAnsi="Times New Roman" w:cs="Times New Roman"/>
          <w:color w:val="000000"/>
        </w:rPr>
        <w:t>For the global modelling of aqueous concentration, contaminants were grouped into four categories (herbicides, fungicides, insecticides, and metals). For each group, two random-forest models were developed: an occurrence model to predict the likelihood of contaminant presence and a concentration model to estimate concentrations where presence was predicted. Random-forest models were chosen based on their successful application in both water and air pollution modelling (</w:t>
      </w:r>
      <w:r>
        <w:rPr>
          <w:rFonts w:ascii="Times New Roman" w:eastAsia="Times New Roman" w:hAnsi="Times New Roman" w:cs="Times New Roman"/>
          <w:i/>
          <w:iCs/>
          <w:color w:val="000000"/>
        </w:rPr>
        <w:t>63</w:t>
      </w:r>
      <w:r>
        <w:rPr>
          <w:rFonts w:ascii="Times New Roman" w:eastAsia="Times New Roman" w:hAnsi="Times New Roman" w:cs="Times New Roman"/>
          <w:color w:val="000000"/>
        </w:rPr>
        <w:t>–</w:t>
      </w:r>
      <w:r>
        <w:rPr>
          <w:rFonts w:ascii="Times New Roman" w:eastAsia="Times New Roman" w:hAnsi="Times New Roman" w:cs="Times New Roman"/>
          <w:i/>
          <w:iCs/>
          <w:color w:val="000000"/>
        </w:rPr>
        <w:t>65</w:t>
      </w:r>
      <w:r>
        <w:rPr>
          <w:rFonts w:ascii="Times New Roman" w:eastAsia="Times New Roman" w:hAnsi="Times New Roman" w:cs="Times New Roman"/>
          <w:color w:val="000000"/>
        </w:rPr>
        <w:t xml:space="preserve">). Model training and tuning followed three key steps: predictor reduction, hyperparameter tuning, and tree reduction, utilizing </w:t>
      </w:r>
      <w:r>
        <w:rPr>
          <w:rFonts w:ascii="Times New Roman" w:eastAsia="Times New Roman" w:hAnsi="Times New Roman" w:cs="Times New Roman"/>
          <w:i/>
          <w:iCs/>
          <w:color w:val="000000"/>
        </w:rPr>
        <w:t>k</w:t>
      </w:r>
      <w:r>
        <w:rPr>
          <w:rFonts w:ascii="Times New Roman" w:eastAsia="Times New Roman" w:hAnsi="Times New Roman" w:cs="Times New Roman"/>
          <w:color w:val="000000"/>
        </w:rPr>
        <w:t>-fold cross-validation throughout (</w:t>
      </w:r>
      <w:r>
        <w:rPr>
          <w:rFonts w:ascii="Times New Roman" w:eastAsia="Times New Roman" w:hAnsi="Times New Roman" w:cs="Times New Roman"/>
          <w:i/>
          <w:iCs/>
          <w:color w:val="000000"/>
        </w:rPr>
        <w:t>k</w:t>
      </w:r>
      <w:r>
        <w:rPr>
          <w:rFonts w:ascii="Times New Roman" w:eastAsia="Times New Roman" w:hAnsi="Times New Roman" w:cs="Times New Roman"/>
          <w:color w:val="000000"/>
        </w:rPr>
        <w:t xml:space="preserve"> = 3). To manage computational demands, stratified subsets (</w:t>
      </w:r>
      <w:r>
        <w:rPr>
          <w:rFonts w:ascii="Times New Roman" w:eastAsia="Times New Roman" w:hAnsi="Times New Roman" w:cs="Times New Roman"/>
          <w:i/>
          <w:iCs/>
          <w:color w:val="000000"/>
        </w:rPr>
        <w:t>n</w:t>
      </w:r>
      <w:r>
        <w:rPr>
          <w:rFonts w:ascii="Times New Roman" w:eastAsia="Gungsuh" w:hAnsi="Times New Roman" w:cs="Gungsuh"/>
          <w:color w:val="000000"/>
        </w:rPr>
        <w:t xml:space="preserve"> ≤ 500,000; stratification by detection frequency and chemical identity) were used for model tuning, with data split into training (70%) and hold-out testing (30%) datasets. Feature elimination, hyperparameter tuning and tree reduction were applied successively as opposed to brute-forced randomized grid searches applied for substantially smaller datasets at the global scale </w:t>
      </w:r>
      <w:r>
        <w:rPr>
          <w:rFonts w:ascii="Times New Roman" w:eastAsia="Times New Roman" w:hAnsi="Times New Roman" w:cs="Times New Roman"/>
          <w:color w:val="000000"/>
        </w:rPr>
        <w:t>(</w:t>
      </w:r>
      <w:r>
        <w:rPr>
          <w:rFonts w:ascii="Times New Roman" w:eastAsia="Times New Roman" w:hAnsi="Times New Roman" w:cs="Times New Roman"/>
          <w:i/>
          <w:iCs/>
          <w:color w:val="000000"/>
        </w:rPr>
        <w:t>65</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66</w:t>
      </w:r>
      <w:r>
        <w:rPr>
          <w:rFonts w:ascii="Times New Roman" w:eastAsia="Times New Roman" w:hAnsi="Times New Roman" w:cs="Times New Roman"/>
          <w:color w:val="000000"/>
        </w:rPr>
        <w:t>). Alongside spatial predictors, models incorporated chemical identity (CAS-RN), year, and month of observation to account for substance-specific, annual, and seasonal variability.</w:t>
      </w:r>
    </w:p>
    <w:p w14:paraId="0C504522" w14:textId="77777777"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i/>
          <w:iCs/>
          <w:color w:val="000000"/>
        </w:rPr>
        <w:t>Predictor reduction</w:t>
      </w:r>
      <w:r>
        <w:rPr>
          <w:rFonts w:ascii="Times New Roman" w:eastAsia="Times New Roman" w:hAnsi="Times New Roman" w:cs="Times New Roman"/>
          <w:b/>
          <w:bCs/>
          <w:color w:val="000000"/>
        </w:rPr>
        <w:t xml:space="preserve"> - </w:t>
      </w:r>
      <w:r>
        <w:rPr>
          <w:rFonts w:ascii="Times New Roman" w:eastAsia="Times New Roman" w:hAnsi="Times New Roman" w:cs="Times New Roman"/>
          <w:color w:val="000000"/>
        </w:rPr>
        <w:t xml:space="preserve">Recursive feature elimination (RFE) was used to iteratively remove the least important predictors, as assessed by metrics such as mean explained variance or GINI permutation importance. Resulting models were compared to the initial full model (i.e., the model including all predictors), with optimal predictors selected based on out-of-bag error (OOB; occurrence models) or mean absolute error (MAE; concentration models). While error rates on </w:t>
      </w:r>
      <w:r>
        <w:rPr>
          <w:rFonts w:ascii="Times New Roman" w:eastAsia="Times New Roman" w:hAnsi="Times New Roman" w:cs="Times New Roman"/>
          <w:i/>
          <w:iCs/>
          <w:color w:val="000000"/>
        </w:rPr>
        <w:t>k</w:t>
      </w:r>
      <w:r>
        <w:rPr>
          <w:rFonts w:ascii="Times New Roman" w:eastAsia="Times New Roman" w:hAnsi="Times New Roman" w:cs="Times New Roman"/>
          <w:color w:val="000000"/>
        </w:rPr>
        <w:t>-fold testing data were also evaluated, they were not used for model selection to avoid data leakage. The finalized predictor sets were carried forward to subsequent tuning steps.</w:t>
      </w:r>
    </w:p>
    <w:p w14:paraId="0C504523" w14:textId="77777777"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i/>
          <w:iCs/>
          <w:color w:val="000000"/>
        </w:rPr>
        <w:t>Hyperparameter tuning -</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To reduce computational demands, the number of trees was minimized. Models were trained with varying tree counts (50–400), and the simplest model achieving predictive performance within 1% of the most accurate iteration was selected. This approach ensured negligible accuracy loss while improving model efficiency.</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Four subsequent hyperparameters were considered for optimization: number of variables per split, minimal node size, maximum tree depth, and sampling fraction using OOB errors and MAE as evaluation metrics depending on the model type. Contaminant data are highly heterogeneous in space, time and chemical reliability (</w:t>
      </w:r>
      <w:r>
        <w:rPr>
          <w:rFonts w:ascii="Times New Roman" w:eastAsia="Times New Roman" w:hAnsi="Times New Roman" w:cs="Times New Roman"/>
          <w:i/>
          <w:iCs/>
          <w:color w:val="000000"/>
        </w:rPr>
        <w:t>12</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31</w:t>
      </w:r>
      <w:r>
        <w:rPr>
          <w:rFonts w:ascii="Times New Roman" w:eastAsia="Times New Roman" w:hAnsi="Times New Roman" w:cs="Times New Roman"/>
          <w:color w:val="000000"/>
        </w:rPr>
        <w:t xml:space="preserve">). As such, overly optimized models (e.g. via minimum node size, maximum tree depths) can be biased toward the underlying data structure, thereby failing to generalize contamination patterns. Hence, </w:t>
      </w:r>
      <w:r>
        <w:rPr>
          <w:rFonts w:ascii="Times New Roman" w:eastAsia="Times New Roman" w:hAnsi="Times New Roman" w:cs="Times New Roman"/>
          <w:color w:val="000000"/>
        </w:rPr>
        <w:lastRenderedPageBreak/>
        <w:t xml:space="preserve">hyperparameters were tuned to improve prediction accuracies while simultaneously maximizing generalization performance (e.g. via max tree reduction) accepting minimal accuracy trade-offs (i.e., 1% relative accuracy loss per hyperparameter compared to the best model).  </w:t>
      </w:r>
    </w:p>
    <w:p w14:paraId="0C504524" w14:textId="77777777"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i/>
          <w:iCs/>
          <w:color w:val="000000"/>
        </w:rPr>
        <w:t>Final model building and validation -</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Using optimized predictors and tuned hyperparameters, final occurrence (n = 4) and concentration (n = 4) models were trained on the full training dataset (70% of the total data). Model performance was evaluated using both internal metrics – such as permuted OOB errors and MSE from training – and external metrics from the hold-out dataset (30%). Testing </w:t>
      </w:r>
      <w:proofErr w:type="gramStart"/>
      <w:r>
        <w:rPr>
          <w:rFonts w:ascii="Times New Roman" w:eastAsia="Times New Roman" w:hAnsi="Times New Roman" w:cs="Times New Roman"/>
          <w:color w:val="000000"/>
        </w:rPr>
        <w:t>accuracies were</w:t>
      </w:r>
      <w:proofErr w:type="gramEnd"/>
      <w:r>
        <w:rPr>
          <w:rFonts w:ascii="Times New Roman" w:eastAsia="Times New Roman" w:hAnsi="Times New Roman" w:cs="Times New Roman"/>
          <w:color w:val="000000"/>
        </w:rPr>
        <w:t xml:space="preserve"> either comparable to or slightly better than training metrics, indicating no evidence of overfitting and suggesting robust generalization. A comprehensive summary of model accuracy metrics is presented in </w:t>
      </w:r>
      <w:r>
        <w:rPr>
          <w:rFonts w:ascii="Times New Roman" w:eastAsia="Times New Roman" w:hAnsi="Times New Roman" w:cs="Times New Roman"/>
          <w:b/>
          <w:bCs/>
          <w:color w:val="000000"/>
        </w:rPr>
        <w:t xml:space="preserve">table S9 </w:t>
      </w:r>
      <w:r>
        <w:rPr>
          <w:rFonts w:ascii="Times New Roman" w:eastAsia="Times New Roman" w:hAnsi="Times New Roman" w:cs="Times New Roman"/>
          <w:color w:val="000000"/>
        </w:rPr>
        <w:t xml:space="preserve">and </w:t>
      </w:r>
      <w:r>
        <w:rPr>
          <w:rFonts w:ascii="Times New Roman" w:eastAsia="Times New Roman" w:hAnsi="Times New Roman" w:cs="Times New Roman"/>
          <w:b/>
          <w:bCs/>
          <w:color w:val="000000"/>
        </w:rPr>
        <w:t>table S10</w:t>
      </w:r>
      <w:r>
        <w:rPr>
          <w:rFonts w:ascii="Times New Roman" w:eastAsia="Times New Roman" w:hAnsi="Times New Roman" w:cs="Times New Roman"/>
          <w:color w:val="000000"/>
        </w:rPr>
        <w:t xml:space="preserve">. Receiver-operator curves (AUC 0.965–0.991) for the contaminant occurrence models also indicated high classification accuracy and are shown in </w:t>
      </w:r>
      <w:r>
        <w:rPr>
          <w:rFonts w:ascii="Times New Roman" w:eastAsia="Times New Roman" w:hAnsi="Times New Roman" w:cs="Times New Roman"/>
          <w:b/>
          <w:bCs/>
          <w:color w:val="000000"/>
        </w:rPr>
        <w:t>fig. S10</w:t>
      </w:r>
      <w:r>
        <w:rPr>
          <w:rFonts w:ascii="Times New Roman" w:eastAsia="Times New Roman" w:hAnsi="Times New Roman" w:cs="Times New Roman"/>
          <w:color w:val="000000"/>
        </w:rPr>
        <w:t>.</w:t>
      </w:r>
    </w:p>
    <w:p w14:paraId="0C504525" w14:textId="77777777"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i/>
          <w:iCs/>
          <w:color w:val="000000"/>
        </w:rPr>
        <w:t>Global model application -</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The contaminant occurrence and concentration models were applied to the global stream network, represented by the </w:t>
      </w:r>
      <w:proofErr w:type="spellStart"/>
      <w:r>
        <w:rPr>
          <w:rFonts w:ascii="Times New Roman" w:eastAsia="Times New Roman" w:hAnsi="Times New Roman" w:cs="Times New Roman"/>
          <w:color w:val="000000"/>
        </w:rPr>
        <w:t>HydroRIVERS</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HydroBASINS</w:t>
      </w:r>
      <w:proofErr w:type="spellEnd"/>
      <w:r>
        <w:rPr>
          <w:rFonts w:ascii="Times New Roman" w:eastAsia="Times New Roman" w:hAnsi="Times New Roman" w:cs="Times New Roman"/>
          <w:color w:val="000000"/>
        </w:rPr>
        <w:t xml:space="preserve"> datasets. Flowlines outside continental boundaries, such as near-coastal estuarine systems, and those within lentic systems identified via </w:t>
      </w:r>
      <w:proofErr w:type="spellStart"/>
      <w:r>
        <w:rPr>
          <w:rFonts w:ascii="Times New Roman" w:eastAsia="Times New Roman" w:hAnsi="Times New Roman" w:cs="Times New Roman"/>
          <w:color w:val="000000"/>
        </w:rPr>
        <w:t>HydroLAKES</w:t>
      </w:r>
      <w:proofErr w:type="spellEnd"/>
      <w:r>
        <w:rPr>
          <w:rFonts w:ascii="Times New Roman" w:eastAsia="Times New Roman" w:hAnsi="Times New Roman" w:cs="Times New Roman"/>
          <w:color w:val="000000"/>
        </w:rPr>
        <w:t>, were excluded from the predictions, resulting in 8,030,568 stream features. For modelling purposes, a theoretical monitoring site was assigned to each stream feature, providing an even representation of global lotic systems. Geospatial predictors for these theoretical sites were derived following the same procedures used for the training data (see above).</w:t>
      </w:r>
    </w:p>
    <w:p w14:paraId="0C504526" w14:textId="0844FA8A"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color w:val="000000"/>
        </w:rPr>
        <w:t xml:space="preserve">Monthly contaminant predictions were conducted for the period 2015–2019 to account for temporal variability, resulting in ~17 billion occurrence and subsequent concentration predictions. Detection frequencies and average concentrations were calculated per time-step (e.g. June 2015) and </w:t>
      </w:r>
      <w:proofErr w:type="spellStart"/>
      <w:r>
        <w:rPr>
          <w:rFonts w:ascii="Times New Roman" w:eastAsia="Times New Roman" w:hAnsi="Times New Roman" w:cs="Times New Roman"/>
          <w:color w:val="000000"/>
        </w:rPr>
        <w:t>hydrobasin</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level-12</w:t>
      </w:r>
      <w:proofErr w:type="gramEnd"/>
      <w:r>
        <w:rPr>
          <w:rFonts w:ascii="Times New Roman" w:eastAsia="Times New Roman" w:hAnsi="Times New Roman" w:cs="Times New Roman"/>
          <w:color w:val="000000"/>
        </w:rPr>
        <w:t xml:space="preserve">, the highest spatial resolution, </w:t>
      </w:r>
      <w:r>
        <w:rPr>
          <w:rFonts w:ascii="Times New Roman" w:eastAsia="Times New Roman" w:hAnsi="Times New Roman" w:cs="Times New Roman"/>
          <w:i/>
          <w:iCs/>
          <w:color w:val="000000"/>
        </w:rPr>
        <w:t>n</w:t>
      </w:r>
      <w:r>
        <w:rPr>
          <w:rFonts w:ascii="Times New Roman" w:eastAsia="Times New Roman" w:hAnsi="Times New Roman" w:cs="Times New Roman"/>
          <w:color w:val="000000"/>
        </w:rPr>
        <w:t xml:space="preserve"> = 919,156) and subsequently averaged over time, yielding average contaminant concentrations (2015–2019) and their likelihood of occurrence (predicted detection frequency). These </w:t>
      </w:r>
      <w:proofErr w:type="spellStart"/>
      <w:r>
        <w:rPr>
          <w:rFonts w:ascii="Times New Roman" w:eastAsia="Times New Roman" w:hAnsi="Times New Roman" w:cs="Times New Roman"/>
          <w:color w:val="000000"/>
        </w:rPr>
        <w:t>hydrobasin</w:t>
      </w:r>
      <w:proofErr w:type="spellEnd"/>
      <w:r>
        <w:rPr>
          <w:rFonts w:ascii="Times New Roman" w:eastAsia="Times New Roman" w:hAnsi="Times New Roman" w:cs="Times New Roman"/>
          <w:color w:val="000000"/>
        </w:rPr>
        <w:t xml:space="preserve">-level averages of contaminant concentrations and detection frequencies formed the basis for the analyses of contaminant transfers (see Methods section </w:t>
      </w:r>
      <w:r>
        <w:rPr>
          <w:rFonts w:ascii="Times New Roman" w:eastAsia="Times New Roman" w:hAnsi="Times New Roman" w:cs="Times New Roman"/>
          <w:color w:val="000000"/>
          <w:u w:val="single"/>
        </w:rPr>
        <w:t>Contaminant transfer to adult aquatic insects</w:t>
      </w:r>
      <w:r>
        <w:rPr>
          <w:rFonts w:ascii="Times New Roman" w:eastAsia="Times New Roman" w:hAnsi="Times New Roman" w:cs="Times New Roman"/>
          <w:i/>
          <w:iCs/>
          <w:color w:val="000000"/>
        </w:rPr>
        <w:t>)</w:t>
      </w:r>
      <w:r>
        <w:rPr>
          <w:rFonts w:ascii="Times New Roman" w:eastAsia="Times New Roman" w:hAnsi="Times New Roman" w:cs="Times New Roman"/>
          <w:color w:val="000000"/>
        </w:rPr>
        <w:t>. Our approach using average contaminant concentrations, thus represents a conservative approach of estimating general contaminant patterns, which do not reflect localized contamination peaks potentially found in individual streams. Furthermore, while our training data represents a wide range of bioclimatic regions, model applications can still result in implausible results, as observed for</w:t>
      </w:r>
      <w:del w:id="27" w:author="Wesner, Jeff" w:date="2026-05-13T09:04:00Z" w16du:dateUtc="2026-05-13T14:04:00Z">
        <w:r w:rsidDel="0033412A">
          <w:rPr>
            <w:rFonts w:ascii="Times New Roman" w:eastAsia="Times New Roman" w:hAnsi="Times New Roman" w:cs="Times New Roman"/>
            <w:color w:val="000000"/>
          </w:rPr>
          <w:delText xml:space="preserve">  </w:delText>
        </w:r>
      </w:del>
      <w:ins w:id="28" w:author="Wesner, Jeff" w:date="2026-05-13T09:04:00Z" w16du:dateUtc="2026-05-13T14:04:00Z">
        <w:r w:rsidR="0033412A">
          <w:rPr>
            <w:rFonts w:ascii="Times New Roman" w:eastAsia="Times New Roman" w:hAnsi="Times New Roman" w:cs="Times New Roman"/>
            <w:color w:val="000000"/>
          </w:rPr>
          <w:t xml:space="preserve"> </w:t>
        </w:r>
      </w:ins>
      <w:r>
        <w:rPr>
          <w:rFonts w:ascii="Times New Roman" w:eastAsia="Times New Roman" w:hAnsi="Times New Roman" w:cs="Times New Roman"/>
          <w:color w:val="000000"/>
        </w:rPr>
        <w:t xml:space="preserve">arid or desert regions and highly remote areas in the tropics. </w:t>
      </w:r>
    </w:p>
    <w:p w14:paraId="0C504527" w14:textId="44DEB156"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color w:val="000000"/>
        </w:rPr>
        <w:t>The occurrence of pesticides in remote areas was particularly associated with higher uncertainties (</w:t>
      </w:r>
      <w:r>
        <w:rPr>
          <w:rFonts w:ascii="Times New Roman" w:eastAsia="Times New Roman" w:hAnsi="Times New Roman" w:cs="Times New Roman"/>
          <w:b/>
          <w:bCs/>
          <w:color w:val="000000"/>
        </w:rPr>
        <w:t xml:space="preserve">fig. S11; </w:t>
      </w:r>
      <w:r>
        <w:rPr>
          <w:rFonts w:ascii="Times New Roman" w:eastAsia="Times New Roman" w:hAnsi="Times New Roman" w:cs="Times New Roman"/>
          <w:color w:val="000000"/>
        </w:rPr>
        <w:t xml:space="preserve">see below for further uncertainty discussions). Thus, pesticide predictions were restricted to areas with at least residual agricultural influence (agricultural land-use &gt; 5%) either locally (i.e. per </w:t>
      </w:r>
      <w:proofErr w:type="spellStart"/>
      <w:r>
        <w:rPr>
          <w:rFonts w:ascii="Times New Roman" w:eastAsia="Times New Roman" w:hAnsi="Times New Roman" w:cs="Times New Roman"/>
          <w:color w:val="000000"/>
        </w:rPr>
        <w:t>hydrobasin</w:t>
      </w:r>
      <w:proofErr w:type="spellEnd"/>
      <w:r>
        <w:rPr>
          <w:rFonts w:ascii="Times New Roman" w:eastAsia="Times New Roman" w:hAnsi="Times New Roman" w:cs="Times New Roman"/>
          <w:color w:val="000000"/>
        </w:rPr>
        <w:t xml:space="preserve">) or regionally (based on the entire upstream area) to prevent overestimating pesticide exports. The latter criteria </w:t>
      </w:r>
      <w:del w:id="29" w:author="Wesner, Jeff" w:date="2026-05-13T10:13:00Z" w16du:dateUtc="2026-05-13T15:13:00Z">
        <w:r w:rsidDel="00A16B0B">
          <w:rPr>
            <w:rFonts w:ascii="Times New Roman" w:eastAsia="Times New Roman" w:hAnsi="Times New Roman" w:cs="Times New Roman"/>
            <w:color w:val="000000"/>
          </w:rPr>
          <w:delText>was</w:delText>
        </w:r>
      </w:del>
      <w:ins w:id="30" w:author="Wesner, Jeff" w:date="2026-05-13T10:13:00Z" w16du:dateUtc="2026-05-13T15:13:00Z">
        <w:r w:rsidR="00A16B0B">
          <w:rPr>
            <w:rFonts w:ascii="Times New Roman" w:eastAsia="Times New Roman" w:hAnsi="Times New Roman" w:cs="Times New Roman"/>
            <w:color w:val="000000"/>
          </w:rPr>
          <w:t>were</w:t>
        </w:r>
      </w:ins>
      <w:r>
        <w:rPr>
          <w:rFonts w:ascii="Times New Roman" w:eastAsia="Times New Roman" w:hAnsi="Times New Roman" w:cs="Times New Roman"/>
          <w:color w:val="000000"/>
        </w:rPr>
        <w:t xml:space="preserve"> applied as previous work has shown that natural or protected areas without noteworthy local agricultural land-use can still be exposed through fluvial inflows from upstream agricultural areas (</w:t>
      </w:r>
      <w:r>
        <w:rPr>
          <w:rFonts w:ascii="Times New Roman" w:eastAsia="Times New Roman" w:hAnsi="Times New Roman" w:cs="Times New Roman"/>
          <w:i/>
          <w:iCs/>
          <w:color w:val="000000"/>
        </w:rPr>
        <w:t>60</w:t>
      </w:r>
      <w:r>
        <w:rPr>
          <w:rFonts w:ascii="Times New Roman" w:eastAsia="Times New Roman" w:hAnsi="Times New Roman" w:cs="Times New Roman"/>
          <w:color w:val="000000"/>
        </w:rPr>
        <w:t xml:space="preserve">). </w:t>
      </w:r>
    </w:p>
    <w:p w14:paraId="0C504528" w14:textId="6FB3AC65"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color w:val="000000"/>
        </w:rPr>
        <w:t xml:space="preserve">The training data mainly describe contaminant occurrences in permanent lotic systems, with the assumption that water bodies are present. Hence, contaminant predictions were restricted to </w:t>
      </w:r>
      <w:proofErr w:type="spellStart"/>
      <w:r>
        <w:rPr>
          <w:rFonts w:ascii="Times New Roman" w:eastAsia="Times New Roman" w:hAnsi="Times New Roman" w:cs="Times New Roman"/>
          <w:color w:val="000000"/>
        </w:rPr>
        <w:t>hydrobasins</w:t>
      </w:r>
      <w:proofErr w:type="spellEnd"/>
      <w:r>
        <w:rPr>
          <w:rFonts w:ascii="Times New Roman" w:eastAsia="Times New Roman" w:hAnsi="Times New Roman" w:cs="Times New Roman"/>
          <w:color w:val="000000"/>
        </w:rPr>
        <w:t xml:space="preserve"> with an estimated average discharge of &gt;0.1 m</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 xml:space="preserve"> s</w:t>
      </w:r>
      <w:r>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 While ephemeral, semi-permanent or transient streams can already occur in ranges of ~0.005–0.02 m</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 xml:space="preserve"> s</w:t>
      </w:r>
      <w:r>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67</w:t>
      </w:r>
      <w:r>
        <w:rPr>
          <w:rFonts w:ascii="Times New Roman" w:eastAsia="Times New Roman" w:hAnsi="Times New Roman" w:cs="Times New Roman"/>
          <w:color w:val="000000"/>
        </w:rPr>
        <w:t>–</w:t>
      </w:r>
      <w:r>
        <w:rPr>
          <w:rFonts w:ascii="Times New Roman" w:eastAsia="Times New Roman" w:hAnsi="Times New Roman" w:cs="Times New Roman"/>
          <w:i/>
          <w:iCs/>
          <w:color w:val="000000"/>
        </w:rPr>
        <w:t>69</w:t>
      </w:r>
      <w:r>
        <w:rPr>
          <w:rFonts w:ascii="Times New Roman" w:eastAsia="Times New Roman" w:hAnsi="Times New Roman" w:cs="Times New Roman"/>
          <w:color w:val="000000"/>
        </w:rPr>
        <w:t xml:space="preserve">), these criteria were not conservative enough to identify desert environments via </w:t>
      </w:r>
      <w:proofErr w:type="spellStart"/>
      <w:r>
        <w:rPr>
          <w:rFonts w:ascii="Times New Roman" w:eastAsia="Times New Roman" w:hAnsi="Times New Roman" w:cs="Times New Roman"/>
          <w:color w:val="000000"/>
        </w:rPr>
        <w:t>HydroATLAS</w:t>
      </w:r>
      <w:proofErr w:type="spellEnd"/>
      <w:r>
        <w:rPr>
          <w:rFonts w:ascii="Times New Roman" w:eastAsia="Times New Roman" w:hAnsi="Times New Roman" w:cs="Times New Roman"/>
          <w:color w:val="000000"/>
        </w:rPr>
        <w:t xml:space="preserve"> attributes based on associated discharge estimates (</w:t>
      </w:r>
      <w:r>
        <w:rPr>
          <w:rFonts w:ascii="Times New Roman" w:eastAsia="Times New Roman" w:hAnsi="Times New Roman" w:cs="Times New Roman"/>
          <w:i/>
          <w:iCs/>
          <w:color w:val="000000"/>
        </w:rPr>
        <w:t>70</w:t>
      </w:r>
      <w:r>
        <w:rPr>
          <w:rFonts w:ascii="Times New Roman" w:eastAsia="Times New Roman" w:hAnsi="Times New Roman" w:cs="Times New Roman"/>
          <w:color w:val="000000"/>
        </w:rPr>
        <w:t>). Thus, a stricter cutoff criterion of 0.1 m</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 xml:space="preserve"> s</w:t>
      </w:r>
      <w:r>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 xml:space="preserve"> was used to prevent overestimating primarily metal concentrations. Furthermore, </w:t>
      </w:r>
      <w:proofErr w:type="spellStart"/>
      <w:r>
        <w:rPr>
          <w:rFonts w:ascii="Times New Roman" w:eastAsia="Times New Roman" w:hAnsi="Times New Roman" w:cs="Times New Roman"/>
          <w:color w:val="000000"/>
        </w:rPr>
        <w:t>hydrobasins</w:t>
      </w:r>
      <w:proofErr w:type="spellEnd"/>
      <w:r>
        <w:rPr>
          <w:rFonts w:ascii="Times New Roman" w:eastAsia="Times New Roman" w:hAnsi="Times New Roman" w:cs="Times New Roman"/>
          <w:color w:val="000000"/>
        </w:rPr>
        <w:t xml:space="preserve"> permanently covered by ice or snow (derived via </w:t>
      </w:r>
      <w:proofErr w:type="spellStart"/>
      <w:r>
        <w:rPr>
          <w:rFonts w:ascii="Times New Roman" w:eastAsia="Times New Roman" w:hAnsi="Times New Roman" w:cs="Times New Roman"/>
          <w:color w:val="000000"/>
        </w:rPr>
        <w:t>HydroATLAS</w:t>
      </w:r>
      <w:proofErr w:type="spellEnd"/>
      <w:r>
        <w:rPr>
          <w:rFonts w:ascii="Times New Roman" w:eastAsia="Times New Roman" w:hAnsi="Times New Roman" w:cs="Times New Roman"/>
          <w:color w:val="000000"/>
        </w:rPr>
        <w:t xml:space="preserve"> and Corine land-cover) and those experiencing &lt;2 months of non-freezing temperatures were removed as well. </w:t>
      </w:r>
      <w:del w:id="31" w:author="Wesner, Jeff" w:date="2026-05-13T10:13:00Z" w16du:dateUtc="2026-05-13T15:13:00Z">
        <w:r w:rsidDel="00A16B0B">
          <w:rPr>
            <w:rFonts w:ascii="Times New Roman" w:eastAsia="Times New Roman" w:hAnsi="Times New Roman" w:cs="Times New Roman"/>
            <w:color w:val="000000"/>
          </w:rPr>
          <w:delText>Aforementioned filtering</w:delText>
        </w:r>
      </w:del>
      <w:ins w:id="32" w:author="Wesner, Jeff" w:date="2026-05-13T10:13:00Z" w16du:dateUtc="2026-05-13T15:13:00Z">
        <w:r w:rsidR="00A16B0B">
          <w:rPr>
            <w:rFonts w:ascii="Times New Roman" w:eastAsia="Times New Roman" w:hAnsi="Times New Roman" w:cs="Times New Roman"/>
            <w:color w:val="000000"/>
          </w:rPr>
          <w:t>Filtering</w:t>
        </w:r>
      </w:ins>
      <w:r>
        <w:rPr>
          <w:rFonts w:ascii="Times New Roman" w:eastAsia="Times New Roman" w:hAnsi="Times New Roman" w:cs="Times New Roman"/>
          <w:color w:val="000000"/>
        </w:rPr>
        <w:t xml:space="preserve"> criteria were also applied to all productivity export estimates (e.g. N-export, </w:t>
      </w:r>
      <w:proofErr w:type="spellStart"/>
      <w:r>
        <w:rPr>
          <w:rFonts w:ascii="Times New Roman" w:eastAsia="Times New Roman" w:hAnsi="Times New Roman" w:cs="Times New Roman"/>
          <w:color w:val="000000"/>
        </w:rPr>
        <w:t>mgDM</w:t>
      </w:r>
      <w:proofErr w:type="spellEnd"/>
      <w:r>
        <w:rPr>
          <w:rFonts w:ascii="Times New Roman" w:eastAsia="Times New Roman" w:hAnsi="Times New Roman" w:cs="Times New Roman"/>
          <w:color w:val="000000"/>
        </w:rPr>
        <w:t xml:space="preserve">-export), resulting in 919,156 viable </w:t>
      </w:r>
      <w:proofErr w:type="spellStart"/>
      <w:r>
        <w:rPr>
          <w:rFonts w:ascii="Times New Roman" w:eastAsia="Times New Roman" w:hAnsi="Times New Roman" w:cs="Times New Roman"/>
          <w:color w:val="000000"/>
        </w:rPr>
        <w:t>hydrobasins</w:t>
      </w:r>
      <w:proofErr w:type="spellEnd"/>
      <w:r>
        <w:rPr>
          <w:rFonts w:ascii="Times New Roman" w:eastAsia="Times New Roman" w:hAnsi="Times New Roman" w:cs="Times New Roman"/>
          <w:color w:val="000000"/>
        </w:rPr>
        <w:t xml:space="preserve"> overall. Resulting contaminant predictions are given in </w:t>
      </w:r>
      <w:r>
        <w:rPr>
          <w:rFonts w:ascii="Times New Roman" w:eastAsia="Times New Roman" w:hAnsi="Times New Roman" w:cs="Times New Roman"/>
          <w:b/>
          <w:bCs/>
          <w:color w:val="000000"/>
        </w:rPr>
        <w:t>fig. S12</w:t>
      </w:r>
      <w:r>
        <w:rPr>
          <w:rFonts w:ascii="Times New Roman" w:eastAsia="Times New Roman" w:hAnsi="Times New Roman" w:cs="Times New Roman"/>
          <w:color w:val="000000"/>
        </w:rPr>
        <w:t xml:space="preserve">, shown as long-term exposures. Long-term </w:t>
      </w:r>
      <w:r>
        <w:rPr>
          <w:rFonts w:ascii="Times New Roman" w:eastAsia="Times New Roman" w:hAnsi="Times New Roman" w:cs="Times New Roman"/>
          <w:color w:val="000000"/>
        </w:rPr>
        <w:lastRenderedPageBreak/>
        <w:t xml:space="preserve">exposures represent average predicted water concentrations adjusted by their likelihood of occurrence (detection frequency); as such, transient but high contaminant concentrations are proportionally </w:t>
      </w:r>
      <w:proofErr w:type="spellStart"/>
      <w:r>
        <w:rPr>
          <w:rFonts w:ascii="Times New Roman" w:eastAsia="Times New Roman" w:hAnsi="Times New Roman" w:cs="Times New Roman"/>
          <w:color w:val="000000"/>
        </w:rPr>
        <w:t>downweighted</w:t>
      </w:r>
      <w:proofErr w:type="spellEnd"/>
      <w:r>
        <w:rPr>
          <w:rFonts w:ascii="Times New Roman" w:eastAsia="Times New Roman" w:hAnsi="Times New Roman" w:cs="Times New Roman"/>
          <w:color w:val="000000"/>
        </w:rPr>
        <w:t xml:space="preserve"> to account for their transience. </w:t>
      </w:r>
    </w:p>
    <w:p w14:paraId="0C504529" w14:textId="6804B502"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i/>
          <w:iCs/>
          <w:color w:val="000000"/>
        </w:rPr>
        <w:t>Global model validation -</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Model predictions may be less accurate in regions with distinct environmental or regulatory contexts (e.g., Africa or South America), where homogeneous monitoring data are sparse or completely unavailable. The issue of limited generalization performance when leaving parameter rooms of the training data has been raised (</w:t>
      </w:r>
      <w:r>
        <w:rPr>
          <w:rFonts w:ascii="Times New Roman" w:eastAsia="Times New Roman" w:hAnsi="Times New Roman" w:cs="Times New Roman"/>
          <w:i/>
          <w:iCs/>
          <w:color w:val="000000"/>
        </w:rPr>
        <w:t>71</w:t>
      </w:r>
      <w:r>
        <w:rPr>
          <w:rFonts w:ascii="Times New Roman" w:eastAsia="Times New Roman" w:hAnsi="Times New Roman" w:cs="Times New Roman"/>
          <w:color w:val="000000"/>
        </w:rPr>
        <w:t xml:space="preserve">). The </w:t>
      </w:r>
      <w:proofErr w:type="spellStart"/>
      <w:r>
        <w:rPr>
          <w:rFonts w:ascii="Times New Roman" w:eastAsia="Times New Roman" w:hAnsi="Times New Roman" w:cs="Times New Roman"/>
          <w:color w:val="000000"/>
        </w:rPr>
        <w:t>GEMStat</w:t>
      </w:r>
      <w:proofErr w:type="spellEnd"/>
      <w:r>
        <w:rPr>
          <w:rFonts w:ascii="Times New Roman" w:eastAsia="Times New Roman" w:hAnsi="Times New Roman" w:cs="Times New Roman"/>
          <w:color w:val="000000"/>
        </w:rPr>
        <w:t xml:space="preserve"> database, curated by the German Federal Institute for Hydrology, was utilized as an independent validation dataset to address this limitation. </w:t>
      </w:r>
      <w:proofErr w:type="spellStart"/>
      <w:r>
        <w:rPr>
          <w:rFonts w:ascii="Times New Roman" w:eastAsia="Times New Roman" w:hAnsi="Times New Roman" w:cs="Times New Roman"/>
          <w:color w:val="000000"/>
        </w:rPr>
        <w:t>GEMStat</w:t>
      </w:r>
      <w:proofErr w:type="spellEnd"/>
      <w:r>
        <w:rPr>
          <w:rFonts w:ascii="Times New Roman" w:eastAsia="Times New Roman" w:hAnsi="Times New Roman" w:cs="Times New Roman"/>
          <w:color w:val="000000"/>
        </w:rPr>
        <w:t xml:space="preserve"> compiles global surface water monitoring data from various national programs and was excluded from all training workflows. This exclusion reflects the limited availability and heterogeneity of monitoring data outside Europe and the US, particularly in developing regions, and ensures </w:t>
      </w:r>
      <w:proofErr w:type="spellStart"/>
      <w:r>
        <w:rPr>
          <w:rFonts w:ascii="Times New Roman" w:eastAsia="Times New Roman" w:hAnsi="Times New Roman" w:cs="Times New Roman"/>
          <w:color w:val="000000"/>
        </w:rPr>
        <w:t>GEMStat</w:t>
      </w:r>
      <w:proofErr w:type="spellEnd"/>
      <w:r>
        <w:rPr>
          <w:rFonts w:ascii="Times New Roman" w:eastAsia="Times New Roman" w:hAnsi="Times New Roman" w:cs="Times New Roman"/>
          <w:color w:val="000000"/>
        </w:rPr>
        <w:t xml:space="preserve"> serves as an independent dataset for global validation. The dataset, harmonized and error-checked, was reduced to the 37 contaminants modeled in this study, yielding ~3.2 million measurements. Of these, ~1.5 million measurements, spanning all continents, were from outside the training regions. Among the 37 contaminants, 32 were present in the </w:t>
      </w:r>
      <w:proofErr w:type="spellStart"/>
      <w:r>
        <w:rPr>
          <w:rFonts w:ascii="Times New Roman" w:eastAsia="Times New Roman" w:hAnsi="Times New Roman" w:cs="Times New Roman"/>
          <w:color w:val="000000"/>
        </w:rPr>
        <w:t>GEMStat</w:t>
      </w:r>
      <w:proofErr w:type="spellEnd"/>
      <w:r>
        <w:rPr>
          <w:rFonts w:ascii="Times New Roman" w:eastAsia="Times New Roman" w:hAnsi="Times New Roman" w:cs="Times New Roman"/>
          <w:color w:val="000000"/>
        </w:rPr>
        <w:t xml:space="preserve"> data, with </w:t>
      </w:r>
      <w:del w:id="33" w:author="Wesner, Jeff" w:date="2026-05-13T10:14:00Z" w16du:dateUtc="2026-05-13T15:14:00Z">
        <w:r w:rsidDel="0028217B">
          <w:rPr>
            <w:rFonts w:ascii="Times New Roman" w:eastAsia="Times New Roman" w:hAnsi="Times New Roman" w:cs="Times New Roman"/>
            <w:color w:val="000000"/>
          </w:rPr>
          <w:delText>the majority of</w:delText>
        </w:r>
      </w:del>
      <w:ins w:id="34" w:author="Wesner, Jeff" w:date="2026-05-13T10:14:00Z" w16du:dateUtc="2026-05-13T15:14:00Z">
        <w:r w:rsidR="0028217B">
          <w:rPr>
            <w:rFonts w:ascii="Times New Roman" w:eastAsia="Times New Roman" w:hAnsi="Times New Roman" w:cs="Times New Roman"/>
            <w:color w:val="000000"/>
          </w:rPr>
          <w:t>most</w:t>
        </w:r>
      </w:ins>
      <w:r>
        <w:rPr>
          <w:rFonts w:ascii="Times New Roman" w:eastAsia="Times New Roman" w:hAnsi="Times New Roman" w:cs="Times New Roman"/>
          <w:color w:val="000000"/>
        </w:rPr>
        <w:t xml:space="preserve"> measurements (87.7%, ~2.8 million) related to metals. Outside the training area, pesticide occurrence data were available for 14 substances (mainly from Canada, China, Japan and Uruguay), with</w:t>
      </w:r>
      <w:del w:id="35" w:author="Wesner, Jeff" w:date="2026-05-13T09:04:00Z" w16du:dateUtc="2026-05-13T14:04:00Z">
        <w:r w:rsidDel="0033412A">
          <w:rPr>
            <w:rFonts w:ascii="Times New Roman" w:eastAsia="Times New Roman" w:hAnsi="Times New Roman" w:cs="Times New Roman"/>
            <w:color w:val="000000"/>
          </w:rPr>
          <w:delText xml:space="preserve">  </w:delText>
        </w:r>
      </w:del>
      <w:ins w:id="36" w:author="Wesner, Jeff" w:date="2026-05-13T09:04:00Z" w16du:dateUtc="2026-05-13T14:04:00Z">
        <w:r w:rsidR="0033412A">
          <w:rPr>
            <w:rFonts w:ascii="Times New Roman" w:eastAsia="Times New Roman" w:hAnsi="Times New Roman" w:cs="Times New Roman"/>
            <w:color w:val="000000"/>
          </w:rPr>
          <w:t xml:space="preserve"> </w:t>
        </w:r>
      </w:ins>
      <w:r>
        <w:rPr>
          <w:rFonts w:ascii="Times New Roman" w:eastAsia="Times New Roman" w:hAnsi="Times New Roman" w:cs="Times New Roman"/>
          <w:color w:val="000000"/>
        </w:rPr>
        <w:t xml:space="preserve">just two (chlordane, metolachlor) having more than 100 measurements. Consequently, validation metrics predominantly reflect the generalization accuracy of the metal contaminant models. Nevertheless, pesticide models demonstrated performance on par with the metal models (see </w:t>
      </w:r>
      <w:r>
        <w:rPr>
          <w:rFonts w:ascii="Times New Roman" w:eastAsia="Times New Roman" w:hAnsi="Times New Roman" w:cs="Times New Roman"/>
          <w:b/>
          <w:bCs/>
          <w:color w:val="000000"/>
        </w:rPr>
        <w:t xml:space="preserve">table S9 </w:t>
      </w:r>
      <w:r>
        <w:rPr>
          <w:rFonts w:ascii="Times New Roman" w:eastAsia="Times New Roman" w:hAnsi="Times New Roman" w:cs="Times New Roman"/>
          <w:color w:val="000000"/>
        </w:rPr>
        <w:t xml:space="preserve">and </w:t>
      </w:r>
      <w:r>
        <w:rPr>
          <w:rFonts w:ascii="Times New Roman" w:eastAsia="Times New Roman" w:hAnsi="Times New Roman" w:cs="Times New Roman"/>
          <w:b/>
          <w:bCs/>
          <w:color w:val="000000"/>
        </w:rPr>
        <w:t>table S10</w:t>
      </w:r>
      <w:r>
        <w:rPr>
          <w:rFonts w:ascii="Times New Roman" w:eastAsia="Times New Roman" w:hAnsi="Times New Roman" w:cs="Times New Roman"/>
          <w:color w:val="000000"/>
        </w:rPr>
        <w:t>), suggesting that their generalization accuracy may also be robust across global contexts.</w:t>
      </w:r>
    </w:p>
    <w:p w14:paraId="0C50452A" w14:textId="77777777"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color w:val="000000"/>
        </w:rPr>
        <w:t xml:space="preserve">Predicted average concentrations per </w:t>
      </w:r>
      <w:proofErr w:type="spellStart"/>
      <w:r>
        <w:rPr>
          <w:rFonts w:ascii="Times New Roman" w:eastAsia="Times New Roman" w:hAnsi="Times New Roman" w:cs="Times New Roman"/>
          <w:color w:val="000000"/>
        </w:rPr>
        <w:t>hydrobasin</w:t>
      </w:r>
      <w:proofErr w:type="spellEnd"/>
      <w:r>
        <w:rPr>
          <w:rFonts w:ascii="Times New Roman" w:eastAsia="Times New Roman" w:hAnsi="Times New Roman" w:cs="Times New Roman"/>
          <w:color w:val="000000"/>
        </w:rPr>
        <w:t xml:space="preserve"> were compared against </w:t>
      </w:r>
      <w:proofErr w:type="spellStart"/>
      <w:r>
        <w:rPr>
          <w:rFonts w:ascii="Times New Roman" w:eastAsia="Times New Roman" w:hAnsi="Times New Roman" w:cs="Times New Roman"/>
          <w:color w:val="000000"/>
        </w:rPr>
        <w:t>GEMStat</w:t>
      </w:r>
      <w:proofErr w:type="spellEnd"/>
      <w:r>
        <w:rPr>
          <w:rFonts w:ascii="Times New Roman" w:eastAsia="Times New Roman" w:hAnsi="Times New Roman" w:cs="Times New Roman"/>
          <w:color w:val="000000"/>
        </w:rPr>
        <w:t xml:space="preserve"> data both on actual (i.e. daily measurements) and average concentrations. The latter did not show noteworthy differences and hence will not be discussed further. All comparisons with </w:t>
      </w:r>
      <w:proofErr w:type="spellStart"/>
      <w:r>
        <w:rPr>
          <w:rFonts w:ascii="Times New Roman" w:eastAsia="Times New Roman" w:hAnsi="Times New Roman" w:cs="Times New Roman"/>
          <w:color w:val="000000"/>
        </w:rPr>
        <w:t>GEMStat</w:t>
      </w:r>
      <w:proofErr w:type="spellEnd"/>
      <w:r>
        <w:rPr>
          <w:rFonts w:ascii="Times New Roman" w:eastAsia="Times New Roman" w:hAnsi="Times New Roman" w:cs="Times New Roman"/>
          <w:color w:val="000000"/>
        </w:rPr>
        <w:t xml:space="preserve"> data were made for 2015 onwards to provide a temporally similar basis. Overall, concentration predictions were highly accurate within the training area, as 91.7% of predicted concentrations were within one order of magnitude of the actual observed concentrations (see </w:t>
      </w:r>
      <w:r>
        <w:rPr>
          <w:rFonts w:ascii="Times New Roman" w:eastAsia="Times New Roman" w:hAnsi="Times New Roman" w:cs="Times New Roman"/>
          <w:b/>
          <w:bCs/>
          <w:color w:val="000000"/>
        </w:rPr>
        <w:t>fig. S13</w:t>
      </w:r>
      <w:r>
        <w:rPr>
          <w:rFonts w:ascii="Times New Roman" w:eastAsia="Times New Roman" w:hAnsi="Times New Roman" w:cs="Times New Roman"/>
          <w:color w:val="000000"/>
        </w:rPr>
        <w:t xml:space="preserve">). Concentration predictions outside the training area were less but still comparatively accurate as 77.3% of predicted concentrations were within one order of magnitude of the actual concentrations. Residuals were virtually zero-centered on average, with no systemic under- or overestimations, although with slight tendencies toward an underestimation of contaminant concentrations. Taken together, validation with the independent </w:t>
      </w:r>
      <w:proofErr w:type="spellStart"/>
      <w:r>
        <w:rPr>
          <w:rFonts w:ascii="Times New Roman" w:eastAsia="Times New Roman" w:hAnsi="Times New Roman" w:cs="Times New Roman"/>
          <w:color w:val="000000"/>
        </w:rPr>
        <w:t>GEMStat</w:t>
      </w:r>
      <w:proofErr w:type="spellEnd"/>
      <w:r>
        <w:rPr>
          <w:rFonts w:ascii="Times New Roman" w:eastAsia="Times New Roman" w:hAnsi="Times New Roman" w:cs="Times New Roman"/>
          <w:color w:val="000000"/>
        </w:rPr>
        <w:t xml:space="preserve"> data suggested plausible results of average concentrations globally. Finally, we quantified predictor uncertainties spatially to highlight areas with assumed lower reliability (</w:t>
      </w:r>
      <w:r>
        <w:rPr>
          <w:rFonts w:ascii="Times New Roman" w:eastAsia="Times New Roman" w:hAnsi="Times New Roman" w:cs="Times New Roman"/>
          <w:b/>
          <w:bCs/>
          <w:color w:val="000000"/>
        </w:rPr>
        <w:t>fig. S13</w:t>
      </w:r>
      <w:r>
        <w:rPr>
          <w:rFonts w:ascii="Times New Roman" w:eastAsia="Times New Roman" w:hAnsi="Times New Roman" w:cs="Times New Roman"/>
          <w:color w:val="000000"/>
        </w:rPr>
        <w:t xml:space="preserve">). Briefly, all spatial predictors were normalized (z-score transformation) with respect to the training data and subsequently aggregated (mean absolute difference) per </w:t>
      </w:r>
      <w:proofErr w:type="spellStart"/>
      <w:r>
        <w:rPr>
          <w:rFonts w:ascii="Times New Roman" w:eastAsia="Times New Roman" w:hAnsi="Times New Roman" w:cs="Times New Roman"/>
          <w:color w:val="000000"/>
        </w:rPr>
        <w:t>hydrobasin</w:t>
      </w:r>
      <w:proofErr w:type="spellEnd"/>
      <w:r>
        <w:rPr>
          <w:rFonts w:ascii="Times New Roman" w:eastAsia="Times New Roman" w:hAnsi="Times New Roman" w:cs="Times New Roman"/>
          <w:color w:val="000000"/>
        </w:rPr>
        <w:t xml:space="preserve">. Uncertainty is thereby expressed as the mean absolute standard deviation per area. Also, predictor distributions for both the training and global prediction data are provided in </w:t>
      </w:r>
      <w:r>
        <w:rPr>
          <w:rFonts w:ascii="Times New Roman" w:eastAsia="Times New Roman" w:hAnsi="Times New Roman" w:cs="Times New Roman"/>
          <w:b/>
          <w:bCs/>
          <w:color w:val="000000"/>
        </w:rPr>
        <w:t xml:space="preserve">fig. S14 </w:t>
      </w:r>
      <w:r>
        <w:rPr>
          <w:rFonts w:ascii="Times New Roman" w:eastAsia="Times New Roman" w:hAnsi="Times New Roman" w:cs="Times New Roman"/>
          <w:color w:val="000000"/>
        </w:rPr>
        <w:t>to depict the representativeness of individual predictors used for global contaminant modelling.</w:t>
      </w:r>
    </w:p>
    <w:p w14:paraId="0C50452B" w14:textId="77777777" w:rsidR="00665441" w:rsidRDefault="00665441">
      <w:pPr>
        <w:pStyle w:val="normal1"/>
        <w:shd w:val="clear" w:color="auto" w:fill="FFFFFF"/>
        <w:spacing w:after="160" w:line="240" w:lineRule="auto"/>
        <w:jc w:val="both"/>
        <w:rPr>
          <w:rFonts w:ascii="Times New Roman" w:eastAsia="Times New Roman" w:hAnsi="Times New Roman" w:cs="Times New Roman"/>
          <w:color w:val="000000"/>
        </w:rPr>
      </w:pPr>
    </w:p>
    <w:p w14:paraId="0C50452C" w14:textId="77777777" w:rsidR="00665441" w:rsidRDefault="00000000">
      <w:pPr>
        <w:pStyle w:val="Heading3"/>
        <w:keepNext w:val="0"/>
        <w:keepLines w:val="0"/>
        <w:spacing w:before="180" w:after="180"/>
        <w:jc w:val="both"/>
        <w:rPr>
          <w:color w:val="000000"/>
        </w:rPr>
      </w:pPr>
      <w:bookmarkStart w:id="37" w:name="_onetpaqnz0um"/>
      <w:bookmarkEnd w:id="37"/>
      <w:r>
        <w:rPr>
          <w:rFonts w:ascii="Times New Roman" w:eastAsia="Times New Roman" w:hAnsi="Times New Roman" w:cs="Times New Roman"/>
          <w:color w:val="000000"/>
          <w:sz w:val="24"/>
          <w:szCs w:val="24"/>
          <w:u w:val="single"/>
        </w:rPr>
        <w:t>Contaminant transfer to adult aquatic insects</w:t>
      </w:r>
    </w:p>
    <w:p w14:paraId="0C50452D" w14:textId="6AB65C1B" w:rsidR="00665441" w:rsidRPr="0028217B" w:rsidRDefault="00000000">
      <w:pPr>
        <w:pStyle w:val="Heading3"/>
        <w:keepNext w:val="0"/>
        <w:keepLines w:val="0"/>
        <w:spacing w:before="180" w:after="180"/>
        <w:jc w:val="both"/>
        <w:rPr>
          <w:color w:val="000000"/>
          <w:sz w:val="24"/>
          <w:szCs w:val="24"/>
          <w:rPrChange w:id="38" w:author="Wesner, Jeff" w:date="2026-05-13T10:14:00Z" w16du:dateUtc="2026-05-13T15:14:00Z">
            <w:rPr>
              <w:color w:val="000000"/>
            </w:rPr>
          </w:rPrChange>
        </w:rPr>
      </w:pPr>
      <w:bookmarkStart w:id="39" w:name="_onetpaqnz0um_Copy_1"/>
      <w:bookmarkEnd w:id="39"/>
      <w:r>
        <w:rPr>
          <w:rFonts w:ascii="Times New Roman" w:eastAsia="Times New Roman" w:hAnsi="Times New Roman" w:cs="Times New Roman"/>
          <w:color w:val="000000"/>
          <w:sz w:val="24"/>
          <w:szCs w:val="24"/>
        </w:rPr>
        <w:t>The goal of contaminant transfer modelling was to convert dry mass estimates from emergence biomass modelling into tissue concentrations of metals, herbicides, fungicides, and pesticides. To do this, we first extracted paired water concentrations and adult tissue concentrations of contaminants from 17 studies in the literature, resulting in</w:t>
      </w:r>
      <w:del w:id="40" w:author="Wesner, Jeff" w:date="2026-05-13T09:04:00Z" w16du:dateUtc="2026-05-13T14:04:00Z">
        <w:r w:rsidDel="0033412A">
          <w:rPr>
            <w:rFonts w:ascii="Times New Roman" w:eastAsia="Times New Roman" w:hAnsi="Times New Roman" w:cs="Times New Roman"/>
            <w:color w:val="000000"/>
            <w:sz w:val="24"/>
            <w:szCs w:val="24"/>
          </w:rPr>
          <w:delText xml:space="preserve">  </w:delText>
        </w:r>
      </w:del>
      <w:ins w:id="41" w:author="Wesner, Jeff" w:date="2026-05-13T09:04:00Z" w16du:dateUtc="2026-05-13T14:04:00Z">
        <w:r w:rsidR="0033412A">
          <w:rPr>
            <w:rFonts w:ascii="Times New Roman" w:eastAsia="Times New Roman" w:hAnsi="Times New Roman" w:cs="Times New Roman"/>
            <w:color w:val="000000"/>
            <w:sz w:val="24"/>
            <w:szCs w:val="24"/>
          </w:rPr>
          <w:t xml:space="preserve"> </w:t>
        </w:r>
      </w:ins>
      <w:r>
        <w:rPr>
          <w:rFonts w:ascii="Times New Roman" w:eastAsia="Times New Roman" w:hAnsi="Times New Roman" w:cs="Times New Roman"/>
          <w:color w:val="000000"/>
          <w:sz w:val="24"/>
          <w:szCs w:val="24"/>
        </w:rPr>
        <w:t>524 observations of 9 contaminants (</w:t>
      </w:r>
      <w:r>
        <w:rPr>
          <w:rFonts w:ascii="Times New Roman" w:eastAsia="Times New Roman" w:hAnsi="Times New Roman" w:cs="Times New Roman"/>
          <w:b/>
          <w:bCs/>
          <w:color w:val="000000"/>
          <w:sz w:val="24"/>
          <w:szCs w:val="24"/>
        </w:rPr>
        <w:t>fig. S15</w:t>
      </w:r>
      <w:r>
        <w:rPr>
          <w:rFonts w:ascii="Times New Roman" w:eastAsia="Times New Roman" w:hAnsi="Times New Roman" w:cs="Times New Roman"/>
          <w:color w:val="000000"/>
          <w:sz w:val="24"/>
          <w:szCs w:val="24"/>
        </w:rPr>
        <w:t xml:space="preserve">). We then modeled this relationship using generalized linear mixed models (separate model for each contaminant), yielding </w:t>
      </w:r>
      <w:r w:rsidRPr="0028217B">
        <w:rPr>
          <w:rFonts w:ascii="Times New Roman" w:eastAsia="Times New Roman" w:hAnsi="Times New Roman" w:cs="Times New Roman"/>
          <w:color w:val="000000"/>
          <w:sz w:val="24"/>
          <w:szCs w:val="24"/>
        </w:rPr>
        <w:t xml:space="preserve">predictions of adult tissue concentrations </w:t>
      </w:r>
      <m:oMath>
        <m:sSub>
          <m:sSubPr>
            <m:ctrlPr>
              <w:rPr>
                <w:rFonts w:ascii="Cambria Math" w:hAnsi="Cambria Math"/>
                <w:sz w:val="24"/>
                <w:szCs w:val="24"/>
                <w:rPrChange w:id="42" w:author="Wesner, Jeff" w:date="2026-05-13T10:14:00Z" w16du:dateUtc="2026-05-13T15:14:00Z">
                  <w:rPr>
                    <w:rFonts w:ascii="Cambria Math" w:hAnsi="Cambria Math"/>
                  </w:rPr>
                </w:rPrChange>
              </w:rPr>
            </m:ctrlPr>
          </m:sSubPr>
          <m:e>
            <m:r>
              <w:rPr>
                <w:rFonts w:ascii="Cambria Math" w:hAnsi="Cambria Math"/>
                <w:sz w:val="24"/>
                <w:szCs w:val="24"/>
                <w:rPrChange w:id="43" w:author="Wesner, Jeff" w:date="2026-05-13T10:14:00Z" w16du:dateUtc="2026-05-13T15:14:00Z">
                  <w:rPr>
                    <w:rFonts w:ascii="Cambria Math" w:hAnsi="Cambria Math"/>
                  </w:rPr>
                </w:rPrChange>
              </w:rPr>
              <m:t>C</m:t>
            </m:r>
          </m:e>
          <m:sub>
            <m:r>
              <w:rPr>
                <w:rFonts w:ascii="Cambria Math" w:hAnsi="Cambria Math"/>
                <w:sz w:val="24"/>
                <w:szCs w:val="24"/>
                <w:rPrChange w:id="44" w:author="Wesner, Jeff" w:date="2026-05-13T10:14:00Z" w16du:dateUtc="2026-05-13T15:14:00Z">
                  <w:rPr>
                    <w:rFonts w:ascii="Cambria Math" w:hAnsi="Cambria Math"/>
                  </w:rPr>
                </w:rPrChange>
              </w:rPr>
              <m:t>a</m:t>
            </m:r>
          </m:sub>
        </m:sSub>
      </m:oMath>
      <w:r w:rsidRPr="0028217B">
        <w:rPr>
          <w:rFonts w:ascii="Times New Roman" w:eastAsia="Times New Roman" w:hAnsi="Times New Roman" w:cs="Times New Roman"/>
          <w:color w:val="000000"/>
          <w:sz w:val="24"/>
          <w:szCs w:val="24"/>
        </w:rPr>
        <w:t xml:space="preserve"> in units of </w:t>
      </w:r>
      <m:oMath>
        <m:r>
          <w:rPr>
            <w:rFonts w:ascii="Cambria Math" w:hAnsi="Cambria Math"/>
            <w:sz w:val="24"/>
            <w:szCs w:val="24"/>
            <w:rPrChange w:id="45" w:author="Wesner, Jeff" w:date="2026-05-13T10:14:00Z" w16du:dateUtc="2026-05-13T15:14:00Z">
              <w:rPr>
                <w:rFonts w:ascii="Cambria Math" w:hAnsi="Cambria Math"/>
              </w:rPr>
            </w:rPrChange>
          </w:rPr>
          <m:t>ng⋅</m:t>
        </m:r>
        <m:sSup>
          <m:sSupPr>
            <m:ctrlPr>
              <w:rPr>
                <w:rFonts w:ascii="Cambria Math" w:hAnsi="Cambria Math"/>
                <w:sz w:val="24"/>
                <w:szCs w:val="24"/>
                <w:rPrChange w:id="46" w:author="Wesner, Jeff" w:date="2026-05-13T10:14:00Z" w16du:dateUtc="2026-05-13T15:14:00Z">
                  <w:rPr>
                    <w:rFonts w:ascii="Cambria Math" w:hAnsi="Cambria Math"/>
                  </w:rPr>
                </w:rPrChange>
              </w:rPr>
            </m:ctrlPr>
          </m:sSupPr>
          <m:e>
            <m:r>
              <w:rPr>
                <w:rFonts w:ascii="Cambria Math" w:hAnsi="Cambria Math"/>
                <w:sz w:val="24"/>
                <w:szCs w:val="24"/>
                <w:rPrChange w:id="47" w:author="Wesner, Jeff" w:date="2026-05-13T10:14:00Z" w16du:dateUtc="2026-05-13T15:14:00Z">
                  <w:rPr>
                    <w:rFonts w:ascii="Cambria Math" w:hAnsi="Cambria Math"/>
                  </w:rPr>
                </w:rPrChange>
              </w:rPr>
              <m:t>mgDM</m:t>
            </m:r>
          </m:e>
          <m:sup>
            <m:r>
              <m:rPr>
                <m:lit/>
                <m:nor/>
              </m:rPr>
              <w:rPr>
                <w:sz w:val="24"/>
                <w:szCs w:val="24"/>
                <w:rPrChange w:id="48" w:author="Wesner, Jeff" w:date="2026-05-13T10:14:00Z" w16du:dateUtc="2026-05-13T15:14:00Z">
                  <w:rPr/>
                </w:rPrChange>
              </w:rPr>
              <m:t>-</m:t>
            </m:r>
            <m:r>
              <w:rPr>
                <w:rFonts w:ascii="Cambria Math" w:hAnsi="Cambria Math"/>
                <w:sz w:val="24"/>
                <w:szCs w:val="24"/>
                <w:rPrChange w:id="49" w:author="Wesner, Jeff" w:date="2026-05-13T10:14:00Z" w16du:dateUtc="2026-05-13T15:14:00Z">
                  <w:rPr>
                    <w:rFonts w:ascii="Cambria Math" w:hAnsi="Cambria Math"/>
                  </w:rPr>
                </w:rPrChange>
              </w:rPr>
              <m:t>1</m:t>
            </m:r>
          </m:sup>
        </m:sSup>
      </m:oMath>
      <w:r w:rsidRPr="0028217B">
        <w:rPr>
          <w:rFonts w:ascii="Times New Roman" w:eastAsia="Times New Roman" w:hAnsi="Times New Roman" w:cs="Times New Roman"/>
          <w:color w:val="000000"/>
          <w:sz w:val="24"/>
          <w:szCs w:val="24"/>
        </w:rPr>
        <w:t xml:space="preserve"> as a continuous function of water concentrations </w:t>
      </w:r>
      <m:oMath>
        <m:sSub>
          <m:sSubPr>
            <m:ctrlPr>
              <w:rPr>
                <w:rFonts w:ascii="Cambria Math" w:hAnsi="Cambria Math"/>
                <w:sz w:val="24"/>
                <w:szCs w:val="24"/>
                <w:rPrChange w:id="50" w:author="Wesner, Jeff" w:date="2026-05-13T10:14:00Z" w16du:dateUtc="2026-05-13T15:14:00Z">
                  <w:rPr>
                    <w:rFonts w:ascii="Cambria Math" w:hAnsi="Cambria Math"/>
                  </w:rPr>
                </w:rPrChange>
              </w:rPr>
            </m:ctrlPr>
          </m:sSubPr>
          <m:e>
            <m:r>
              <w:rPr>
                <w:rFonts w:ascii="Cambria Math" w:hAnsi="Cambria Math"/>
                <w:sz w:val="24"/>
                <w:szCs w:val="24"/>
                <w:rPrChange w:id="51" w:author="Wesner, Jeff" w:date="2026-05-13T10:14:00Z" w16du:dateUtc="2026-05-13T15:14:00Z">
                  <w:rPr>
                    <w:rFonts w:ascii="Cambria Math" w:hAnsi="Cambria Math"/>
                  </w:rPr>
                </w:rPrChange>
              </w:rPr>
              <m:t>C</m:t>
            </m:r>
          </m:e>
          <m:sub>
            <m:r>
              <w:rPr>
                <w:rFonts w:ascii="Cambria Math" w:hAnsi="Cambria Math"/>
                <w:sz w:val="24"/>
                <w:szCs w:val="24"/>
                <w:rPrChange w:id="52" w:author="Wesner, Jeff" w:date="2026-05-13T10:14:00Z" w16du:dateUtc="2026-05-13T15:14:00Z">
                  <w:rPr>
                    <w:rFonts w:ascii="Cambria Math" w:hAnsi="Cambria Math"/>
                  </w:rPr>
                </w:rPrChange>
              </w:rPr>
              <m:t>w</m:t>
            </m:r>
          </m:sub>
        </m:sSub>
      </m:oMath>
      <w:r w:rsidRPr="0028217B">
        <w:rPr>
          <w:rFonts w:ascii="Times New Roman" w:eastAsia="Times New Roman" w:hAnsi="Times New Roman" w:cs="Times New Roman"/>
          <w:color w:val="000000"/>
          <w:sz w:val="24"/>
          <w:szCs w:val="24"/>
        </w:rPr>
        <w:t>. In this analysis we do not consider the fraction of contaminants that could be offloaded by adult insects via oviposition.</w:t>
      </w:r>
    </w:p>
    <w:p w14:paraId="0C50452E" w14:textId="77777777" w:rsidR="00665441" w:rsidRPr="0028217B" w:rsidRDefault="00000000">
      <w:pPr>
        <w:pStyle w:val="Heading3"/>
        <w:keepNext w:val="0"/>
        <w:keepLines w:val="0"/>
        <w:spacing w:before="180" w:after="180"/>
        <w:jc w:val="both"/>
        <w:rPr>
          <w:color w:val="000000"/>
          <w:sz w:val="24"/>
          <w:szCs w:val="24"/>
          <w:rPrChange w:id="53" w:author="Wesner, Jeff" w:date="2026-05-13T10:14:00Z" w16du:dateUtc="2026-05-13T15:14:00Z">
            <w:rPr>
              <w:color w:val="000000"/>
            </w:rPr>
          </w:rPrChange>
        </w:rPr>
      </w:pPr>
      <w:bookmarkStart w:id="54" w:name="_qgspm8dtrlhy"/>
      <w:bookmarkEnd w:id="54"/>
      <w:r w:rsidRPr="0028217B">
        <w:rPr>
          <w:rFonts w:ascii="Times New Roman" w:eastAsia="Times New Roman" w:hAnsi="Times New Roman" w:cs="Times New Roman"/>
          <w:color w:val="000000"/>
          <w:sz w:val="24"/>
          <w:szCs w:val="24"/>
        </w:rPr>
        <w:lastRenderedPageBreak/>
        <w:t xml:space="preserve">To scale this globally, we generated posterior predictions of </w:t>
      </w:r>
      <m:oMath>
        <m:sSub>
          <m:sSubPr>
            <m:ctrlPr>
              <w:rPr>
                <w:rFonts w:ascii="Cambria Math" w:hAnsi="Cambria Math"/>
                <w:sz w:val="24"/>
                <w:szCs w:val="24"/>
                <w:rPrChange w:id="55" w:author="Wesner, Jeff" w:date="2026-05-13T10:14:00Z" w16du:dateUtc="2026-05-13T15:14:00Z">
                  <w:rPr>
                    <w:rFonts w:ascii="Cambria Math" w:hAnsi="Cambria Math"/>
                  </w:rPr>
                </w:rPrChange>
              </w:rPr>
            </m:ctrlPr>
          </m:sSubPr>
          <m:e>
            <m:r>
              <w:rPr>
                <w:rFonts w:ascii="Cambria Math" w:hAnsi="Cambria Math"/>
                <w:sz w:val="24"/>
                <w:szCs w:val="24"/>
                <w:rPrChange w:id="56" w:author="Wesner, Jeff" w:date="2026-05-13T10:14:00Z" w16du:dateUtc="2026-05-13T15:14:00Z">
                  <w:rPr>
                    <w:rFonts w:ascii="Cambria Math" w:hAnsi="Cambria Math"/>
                  </w:rPr>
                </w:rPrChange>
              </w:rPr>
              <m:t>C</m:t>
            </m:r>
          </m:e>
          <m:sub>
            <m:r>
              <w:rPr>
                <w:rFonts w:ascii="Cambria Math" w:hAnsi="Cambria Math"/>
                <w:sz w:val="24"/>
                <w:szCs w:val="24"/>
                <w:rPrChange w:id="57" w:author="Wesner, Jeff" w:date="2026-05-13T10:14:00Z" w16du:dateUtc="2026-05-13T15:14:00Z">
                  <w:rPr>
                    <w:rFonts w:ascii="Cambria Math" w:hAnsi="Cambria Math"/>
                  </w:rPr>
                </w:rPrChange>
              </w:rPr>
              <m:t>a</m:t>
            </m:r>
          </m:sub>
        </m:sSub>
      </m:oMath>
      <w:r w:rsidRPr="0028217B">
        <w:rPr>
          <w:rFonts w:ascii="Times New Roman" w:eastAsia="Times New Roman" w:hAnsi="Times New Roman" w:cs="Times New Roman"/>
          <w:color w:val="000000"/>
          <w:sz w:val="24"/>
          <w:szCs w:val="24"/>
        </w:rPr>
        <w:t xml:space="preserve"> in each of the 919,156 hydrobasin using the mean water concentration (</w:t>
      </w:r>
      <m:oMath>
        <m:sSub>
          <m:sSubPr>
            <m:ctrlPr>
              <w:rPr>
                <w:rFonts w:ascii="Cambria Math" w:hAnsi="Cambria Math"/>
                <w:sz w:val="24"/>
                <w:szCs w:val="24"/>
                <w:rPrChange w:id="58" w:author="Wesner, Jeff" w:date="2026-05-13T10:14:00Z" w16du:dateUtc="2026-05-13T15:14:00Z">
                  <w:rPr>
                    <w:rFonts w:ascii="Cambria Math" w:hAnsi="Cambria Math"/>
                  </w:rPr>
                </w:rPrChange>
              </w:rPr>
            </m:ctrlPr>
          </m:sSubPr>
          <m:e>
            <m:r>
              <w:rPr>
                <w:rFonts w:ascii="Cambria Math" w:hAnsi="Cambria Math"/>
                <w:sz w:val="24"/>
                <w:szCs w:val="24"/>
                <w:rPrChange w:id="59" w:author="Wesner, Jeff" w:date="2026-05-13T10:14:00Z" w16du:dateUtc="2026-05-13T15:14:00Z">
                  <w:rPr>
                    <w:rFonts w:ascii="Cambria Math" w:hAnsi="Cambria Math"/>
                  </w:rPr>
                </w:rPrChange>
              </w:rPr>
              <m:t>C</m:t>
            </m:r>
          </m:e>
          <m:sub>
            <m:r>
              <w:rPr>
                <w:rFonts w:ascii="Cambria Math" w:hAnsi="Cambria Math"/>
                <w:sz w:val="24"/>
                <w:szCs w:val="24"/>
                <w:rPrChange w:id="60" w:author="Wesner, Jeff" w:date="2026-05-13T10:14:00Z" w16du:dateUtc="2026-05-13T15:14:00Z">
                  <w:rPr>
                    <w:rFonts w:ascii="Cambria Math" w:hAnsi="Cambria Math"/>
                  </w:rPr>
                </w:rPrChange>
              </w:rPr>
              <m:t>w</m:t>
            </m:r>
          </m:sub>
        </m:sSub>
        <m:r>
          <w:rPr>
            <w:rFonts w:ascii="Cambria Math" w:hAnsi="Cambria Math"/>
            <w:sz w:val="24"/>
            <w:szCs w:val="24"/>
            <w:rPrChange w:id="61" w:author="Wesner, Jeff" w:date="2026-05-13T10:14:00Z" w16du:dateUtc="2026-05-13T15:14:00Z">
              <w:rPr>
                <w:rFonts w:ascii="Cambria Math" w:hAnsi="Cambria Math"/>
              </w:rPr>
            </w:rPrChange>
          </w:rPr>
          <m:t>)</m:t>
        </m:r>
      </m:oMath>
      <w:r w:rsidRPr="0028217B">
        <w:rPr>
          <w:rFonts w:ascii="Times New Roman" w:eastAsia="Times New Roman" w:hAnsi="Times New Roman" w:cs="Times New Roman"/>
          <w:color w:val="000000"/>
          <w:sz w:val="24"/>
          <w:szCs w:val="24"/>
        </w:rPr>
        <w:t xml:space="preserve"> in each HydroBasin derived from contaminant modelling (see </w:t>
      </w:r>
      <w:r w:rsidRPr="0028217B">
        <w:rPr>
          <w:rFonts w:ascii="Times New Roman" w:eastAsia="Times New Roman" w:hAnsi="Times New Roman" w:cs="Times New Roman"/>
          <w:color w:val="000000"/>
          <w:sz w:val="24"/>
          <w:szCs w:val="24"/>
          <w:u w:val="single"/>
        </w:rPr>
        <w:t>Global modelling of aqueous contaminant concentration</w:t>
      </w:r>
      <w:r w:rsidRPr="0028217B">
        <w:rPr>
          <w:rFonts w:ascii="Times New Roman" w:eastAsia="Times New Roman" w:hAnsi="Times New Roman" w:cs="Times New Roman"/>
          <w:color w:val="000000"/>
          <w:sz w:val="24"/>
          <w:szCs w:val="24"/>
        </w:rPr>
        <w:t xml:space="preserve">). This generated basin level predictions of adult tissue concentrations of contaminants </w:t>
      </w:r>
      <m:oMath>
        <m:sSub>
          <m:sSubPr>
            <m:ctrlPr>
              <w:rPr>
                <w:rFonts w:ascii="Cambria Math" w:hAnsi="Cambria Math"/>
                <w:sz w:val="24"/>
                <w:szCs w:val="24"/>
                <w:rPrChange w:id="62" w:author="Wesner, Jeff" w:date="2026-05-13T10:14:00Z" w16du:dateUtc="2026-05-13T15:14:00Z">
                  <w:rPr>
                    <w:rFonts w:ascii="Cambria Math" w:hAnsi="Cambria Math"/>
                  </w:rPr>
                </w:rPrChange>
              </w:rPr>
            </m:ctrlPr>
          </m:sSubPr>
          <m:e>
            <m:r>
              <w:rPr>
                <w:rFonts w:ascii="Cambria Math" w:hAnsi="Cambria Math"/>
                <w:sz w:val="24"/>
                <w:szCs w:val="24"/>
                <w:rPrChange w:id="63" w:author="Wesner, Jeff" w:date="2026-05-13T10:14:00Z" w16du:dateUtc="2026-05-13T15:14:00Z">
                  <w:rPr>
                    <w:rFonts w:ascii="Cambria Math" w:hAnsi="Cambria Math"/>
                  </w:rPr>
                </w:rPrChange>
              </w:rPr>
              <m:t>C</m:t>
            </m:r>
          </m:e>
          <m:sub>
            <m:r>
              <w:rPr>
                <w:rFonts w:ascii="Cambria Math" w:hAnsi="Cambria Math"/>
                <w:sz w:val="24"/>
                <w:szCs w:val="24"/>
                <w:rPrChange w:id="64" w:author="Wesner, Jeff" w:date="2026-05-13T10:14:00Z" w16du:dateUtc="2026-05-13T15:14:00Z">
                  <w:rPr>
                    <w:rFonts w:ascii="Cambria Math" w:hAnsi="Cambria Math"/>
                  </w:rPr>
                </w:rPrChange>
              </w:rPr>
              <m:t>a,basin</m:t>
            </m:r>
          </m:sub>
        </m:sSub>
      </m:oMath>
      <w:r w:rsidRPr="0028217B">
        <w:rPr>
          <w:rFonts w:ascii="Times New Roman" w:eastAsia="Times New Roman" w:hAnsi="Times New Roman" w:cs="Times New Roman"/>
          <w:color w:val="000000"/>
          <w:sz w:val="24"/>
          <w:szCs w:val="24"/>
        </w:rPr>
        <w:t xml:space="preserve">. Multiplying these by estimates of adult aquatic insect emergence </w:t>
      </w:r>
      <m:oMath>
        <m:sSub>
          <m:sSubPr>
            <m:ctrlPr>
              <w:rPr>
                <w:rFonts w:ascii="Cambria Math" w:hAnsi="Cambria Math"/>
                <w:sz w:val="24"/>
                <w:szCs w:val="24"/>
                <w:rPrChange w:id="65" w:author="Wesner, Jeff" w:date="2026-05-13T10:14:00Z" w16du:dateUtc="2026-05-13T15:14:00Z">
                  <w:rPr>
                    <w:rFonts w:ascii="Cambria Math" w:hAnsi="Cambria Math"/>
                  </w:rPr>
                </w:rPrChange>
              </w:rPr>
            </m:ctrlPr>
          </m:sSubPr>
          <m:e>
            <m:r>
              <w:rPr>
                <w:rFonts w:ascii="Cambria Math" w:hAnsi="Cambria Math"/>
                <w:sz w:val="24"/>
                <w:szCs w:val="24"/>
                <w:rPrChange w:id="66" w:author="Wesner, Jeff" w:date="2026-05-13T10:14:00Z" w16du:dateUtc="2026-05-13T15:14:00Z">
                  <w:rPr>
                    <w:rFonts w:ascii="Cambria Math" w:hAnsi="Cambria Math"/>
                  </w:rPr>
                </w:rPrChange>
              </w:rPr>
              <m:t>E</m:t>
            </m:r>
          </m:e>
          <m:sub>
            <m:r>
              <w:rPr>
                <w:rFonts w:ascii="Cambria Math" w:hAnsi="Cambria Math"/>
                <w:sz w:val="24"/>
                <w:szCs w:val="24"/>
                <w:rPrChange w:id="67" w:author="Wesner, Jeff" w:date="2026-05-13T10:14:00Z" w16du:dateUtc="2026-05-13T15:14:00Z">
                  <w:rPr>
                    <w:rFonts w:ascii="Cambria Math" w:hAnsi="Cambria Math"/>
                  </w:rPr>
                </w:rPrChange>
              </w:rPr>
              <m:t>i,basin</m:t>
            </m:r>
          </m:sub>
        </m:sSub>
      </m:oMath>
      <w:r w:rsidRPr="0028217B">
        <w:rPr>
          <w:rFonts w:ascii="Times New Roman" w:eastAsia="Times New Roman" w:hAnsi="Times New Roman" w:cs="Times New Roman"/>
          <w:color w:val="000000"/>
          <w:sz w:val="24"/>
          <w:szCs w:val="24"/>
        </w:rPr>
        <w:t xml:space="preserve"> yielded predictions of contaminant export in each hydrobasin </w:t>
      </w:r>
      <m:oMath>
        <m:sSub>
          <m:sSubPr>
            <m:ctrlPr>
              <w:rPr>
                <w:rFonts w:ascii="Cambria Math" w:hAnsi="Cambria Math"/>
                <w:sz w:val="24"/>
                <w:szCs w:val="24"/>
                <w:rPrChange w:id="68" w:author="Wesner, Jeff" w:date="2026-05-13T10:14:00Z" w16du:dateUtc="2026-05-13T15:14:00Z">
                  <w:rPr>
                    <w:rFonts w:ascii="Cambria Math" w:hAnsi="Cambria Math"/>
                  </w:rPr>
                </w:rPrChange>
              </w:rPr>
            </m:ctrlPr>
          </m:sSubPr>
          <m:e>
            <m:r>
              <w:rPr>
                <w:rFonts w:ascii="Cambria Math" w:hAnsi="Cambria Math"/>
                <w:sz w:val="24"/>
                <w:szCs w:val="24"/>
                <w:rPrChange w:id="69" w:author="Wesner, Jeff" w:date="2026-05-13T10:14:00Z" w16du:dateUtc="2026-05-13T15:14:00Z">
                  <w:rPr>
                    <w:rFonts w:ascii="Cambria Math" w:hAnsi="Cambria Math"/>
                  </w:rPr>
                </w:rPrChange>
              </w:rPr>
              <m:t>C</m:t>
            </m:r>
          </m:e>
          <m:sub>
            <m:r>
              <w:rPr>
                <w:rFonts w:ascii="Cambria Math" w:hAnsi="Cambria Math"/>
                <w:sz w:val="24"/>
                <w:szCs w:val="24"/>
                <w:rPrChange w:id="70" w:author="Wesner, Jeff" w:date="2026-05-13T10:14:00Z" w16du:dateUtc="2026-05-13T15:14:00Z">
                  <w:rPr>
                    <w:rFonts w:ascii="Cambria Math" w:hAnsi="Cambria Math"/>
                  </w:rPr>
                </w:rPrChange>
              </w:rPr>
              <m:t>f,basin</m:t>
            </m:r>
          </m:sub>
        </m:sSub>
      </m:oMath>
      <w:r w:rsidRPr="0028217B">
        <w:rPr>
          <w:rFonts w:ascii="Times New Roman" w:eastAsia="Times New Roman" w:hAnsi="Times New Roman" w:cs="Times New Roman"/>
          <w:color w:val="000000"/>
          <w:sz w:val="24"/>
          <w:szCs w:val="24"/>
        </w:rPr>
        <w:t xml:space="preserve">, which we report in units of </w:t>
      </w:r>
      <m:oMath>
        <m:r>
          <w:rPr>
            <w:rFonts w:ascii="Cambria Math" w:hAnsi="Cambria Math"/>
            <w:sz w:val="24"/>
            <w:szCs w:val="24"/>
            <w:rPrChange w:id="71" w:author="Wesner, Jeff" w:date="2026-05-13T10:14:00Z" w16du:dateUtc="2026-05-13T15:14:00Z">
              <w:rPr>
                <w:rFonts w:ascii="Cambria Math" w:hAnsi="Cambria Math"/>
              </w:rPr>
            </w:rPrChange>
          </w:rPr>
          <m:t>mg</m:t>
        </m:r>
      </m:oMath>
      <w:r w:rsidRPr="0028217B">
        <w:rPr>
          <w:rFonts w:ascii="Times New Roman" w:eastAsia="Times New Roman" w:hAnsi="Times New Roman" w:cs="Times New Roman"/>
          <w:color w:val="000000"/>
          <w:sz w:val="24"/>
          <w:szCs w:val="24"/>
        </w:rPr>
        <w:t xml:space="preserve"> or </w:t>
      </w:r>
      <m:oMath>
        <m:r>
          <w:rPr>
            <w:rFonts w:ascii="Cambria Math" w:hAnsi="Cambria Math"/>
            <w:sz w:val="24"/>
            <w:szCs w:val="24"/>
            <w:rPrChange w:id="72" w:author="Wesner, Jeff" w:date="2026-05-13T10:14:00Z" w16du:dateUtc="2026-05-13T15:14:00Z">
              <w:rPr>
                <w:rFonts w:ascii="Cambria Math" w:hAnsi="Cambria Math"/>
              </w:rPr>
            </w:rPrChange>
          </w:rPr>
          <m:t>kg⋅</m:t>
        </m:r>
        <m:sSup>
          <m:sSupPr>
            <m:ctrlPr>
              <w:rPr>
                <w:rFonts w:ascii="Cambria Math" w:hAnsi="Cambria Math"/>
                <w:sz w:val="24"/>
                <w:szCs w:val="24"/>
                <w:rPrChange w:id="73" w:author="Wesner, Jeff" w:date="2026-05-13T10:14:00Z" w16du:dateUtc="2026-05-13T15:14:00Z">
                  <w:rPr>
                    <w:rFonts w:ascii="Cambria Math" w:hAnsi="Cambria Math"/>
                  </w:rPr>
                </w:rPrChange>
              </w:rPr>
            </m:ctrlPr>
          </m:sSupPr>
          <m:e>
            <m:r>
              <w:rPr>
                <w:rFonts w:ascii="Cambria Math" w:hAnsi="Cambria Math"/>
                <w:sz w:val="24"/>
                <w:szCs w:val="24"/>
                <w:rPrChange w:id="74" w:author="Wesner, Jeff" w:date="2026-05-13T10:14:00Z" w16du:dateUtc="2026-05-13T15:14:00Z">
                  <w:rPr>
                    <w:rFonts w:ascii="Cambria Math" w:hAnsi="Cambria Math"/>
                  </w:rPr>
                </w:rPrChange>
              </w:rPr>
              <m:t>y</m:t>
            </m:r>
          </m:e>
          <m:sup>
            <m:r>
              <m:rPr>
                <m:lit/>
                <m:nor/>
              </m:rPr>
              <w:rPr>
                <w:sz w:val="24"/>
                <w:szCs w:val="24"/>
                <w:rPrChange w:id="75" w:author="Wesner, Jeff" w:date="2026-05-13T10:14:00Z" w16du:dateUtc="2026-05-13T15:14:00Z">
                  <w:rPr/>
                </w:rPrChange>
              </w:rPr>
              <m:t>-</m:t>
            </m:r>
            <m:r>
              <w:rPr>
                <w:rFonts w:ascii="Cambria Math" w:hAnsi="Cambria Math"/>
                <w:sz w:val="24"/>
                <w:szCs w:val="24"/>
                <w:rPrChange w:id="76" w:author="Wesner, Jeff" w:date="2026-05-13T10:14:00Z" w16du:dateUtc="2026-05-13T15:14:00Z">
                  <w:rPr>
                    <w:rFonts w:ascii="Cambria Math" w:hAnsi="Cambria Math"/>
                  </w:rPr>
                </w:rPrChange>
              </w:rPr>
              <m:t>1</m:t>
            </m:r>
          </m:sup>
        </m:sSup>
      </m:oMath>
      <w:r w:rsidRPr="0028217B">
        <w:rPr>
          <w:rFonts w:ascii="Times New Roman" w:eastAsia="Times New Roman" w:hAnsi="Times New Roman" w:cs="Times New Roman"/>
          <w:color w:val="000000"/>
          <w:sz w:val="24"/>
          <w:szCs w:val="24"/>
        </w:rPr>
        <w:t xml:space="preserve"> .</w:t>
      </w:r>
    </w:p>
    <w:p w14:paraId="0C50452F" w14:textId="77777777" w:rsidR="00665441" w:rsidRPr="0028217B" w:rsidRDefault="00000000">
      <w:pPr>
        <w:pStyle w:val="Heading3"/>
        <w:keepNext w:val="0"/>
        <w:keepLines w:val="0"/>
        <w:spacing w:before="180" w:after="180"/>
        <w:jc w:val="both"/>
        <w:rPr>
          <w:color w:val="000000"/>
          <w:sz w:val="24"/>
          <w:szCs w:val="24"/>
          <w:rPrChange w:id="77" w:author="Wesner, Jeff" w:date="2026-05-13T10:14:00Z" w16du:dateUtc="2026-05-13T15:14:00Z">
            <w:rPr>
              <w:color w:val="000000"/>
            </w:rPr>
          </w:rPrChange>
        </w:rPr>
      </w:pPr>
      <w:bookmarkStart w:id="78" w:name="_onetpaqnz0um_Copy_2"/>
      <w:bookmarkEnd w:id="78"/>
      <w:r w:rsidRPr="0028217B">
        <w:rPr>
          <w:rFonts w:ascii="Times New Roman" w:eastAsia="Times New Roman" w:hAnsi="Times New Roman" w:cs="Times New Roman"/>
          <w:color w:val="000000"/>
          <w:sz w:val="24"/>
          <w:szCs w:val="24"/>
        </w:rPr>
        <w:t xml:space="preserve">To estimate the relationship between water concentrations </w:t>
      </w:r>
      <m:oMath>
        <m:sSub>
          <m:sSubPr>
            <m:ctrlPr>
              <w:rPr>
                <w:rFonts w:ascii="Cambria Math" w:hAnsi="Cambria Math"/>
                <w:sz w:val="24"/>
                <w:szCs w:val="24"/>
                <w:rPrChange w:id="79" w:author="Wesner, Jeff" w:date="2026-05-13T10:14:00Z" w16du:dateUtc="2026-05-13T15:14:00Z">
                  <w:rPr>
                    <w:rFonts w:ascii="Cambria Math" w:hAnsi="Cambria Math"/>
                  </w:rPr>
                </w:rPrChange>
              </w:rPr>
            </m:ctrlPr>
          </m:sSubPr>
          <m:e>
            <m:r>
              <w:rPr>
                <w:rFonts w:ascii="Cambria Math" w:hAnsi="Cambria Math"/>
                <w:sz w:val="24"/>
                <w:szCs w:val="24"/>
                <w:rPrChange w:id="80" w:author="Wesner, Jeff" w:date="2026-05-13T10:14:00Z" w16du:dateUtc="2026-05-13T15:14:00Z">
                  <w:rPr>
                    <w:rFonts w:ascii="Cambria Math" w:hAnsi="Cambria Math"/>
                  </w:rPr>
                </w:rPrChange>
              </w:rPr>
              <m:t>C</m:t>
            </m:r>
          </m:e>
          <m:sub>
            <m:r>
              <w:rPr>
                <w:rFonts w:ascii="Cambria Math" w:hAnsi="Cambria Math"/>
                <w:sz w:val="24"/>
                <w:szCs w:val="24"/>
                <w:rPrChange w:id="81" w:author="Wesner, Jeff" w:date="2026-05-13T10:14:00Z" w16du:dateUtc="2026-05-13T15:14:00Z">
                  <w:rPr>
                    <w:rFonts w:ascii="Cambria Math" w:hAnsi="Cambria Math"/>
                  </w:rPr>
                </w:rPrChange>
              </w:rPr>
              <m:t>w</m:t>
            </m:r>
          </m:sub>
        </m:sSub>
      </m:oMath>
      <w:r w:rsidRPr="0028217B">
        <w:rPr>
          <w:rFonts w:ascii="Times New Roman" w:eastAsia="Times New Roman" w:hAnsi="Times New Roman" w:cs="Times New Roman"/>
          <w:color w:val="000000"/>
          <w:sz w:val="24"/>
          <w:szCs w:val="24"/>
        </w:rPr>
        <w:t xml:space="preserve"> and adult concentrations </w:t>
      </w:r>
      <m:oMath>
        <m:sSub>
          <m:sSubPr>
            <m:ctrlPr>
              <w:rPr>
                <w:rFonts w:ascii="Cambria Math" w:hAnsi="Cambria Math"/>
                <w:sz w:val="24"/>
                <w:szCs w:val="24"/>
                <w:rPrChange w:id="82" w:author="Wesner, Jeff" w:date="2026-05-13T10:14:00Z" w16du:dateUtc="2026-05-13T15:14:00Z">
                  <w:rPr>
                    <w:rFonts w:ascii="Cambria Math" w:hAnsi="Cambria Math"/>
                  </w:rPr>
                </w:rPrChange>
              </w:rPr>
            </m:ctrlPr>
          </m:sSubPr>
          <m:e>
            <m:r>
              <w:rPr>
                <w:rFonts w:ascii="Cambria Math" w:hAnsi="Cambria Math"/>
                <w:sz w:val="24"/>
                <w:szCs w:val="24"/>
                <w:rPrChange w:id="83" w:author="Wesner, Jeff" w:date="2026-05-13T10:14:00Z" w16du:dateUtc="2026-05-13T15:14:00Z">
                  <w:rPr>
                    <w:rFonts w:ascii="Cambria Math" w:hAnsi="Cambria Math"/>
                  </w:rPr>
                </w:rPrChange>
              </w:rPr>
              <m:t>C</m:t>
            </m:r>
          </m:e>
          <m:sub>
            <m:r>
              <w:rPr>
                <w:rFonts w:ascii="Cambria Math" w:hAnsi="Cambria Math"/>
                <w:sz w:val="24"/>
                <w:szCs w:val="24"/>
                <w:rPrChange w:id="84" w:author="Wesner, Jeff" w:date="2026-05-13T10:14:00Z" w16du:dateUtc="2026-05-13T15:14:00Z">
                  <w:rPr>
                    <w:rFonts w:ascii="Cambria Math" w:hAnsi="Cambria Math"/>
                  </w:rPr>
                </w:rPrChange>
              </w:rPr>
              <m:t>a</m:t>
            </m:r>
          </m:sub>
        </m:sSub>
      </m:oMath>
      <w:r w:rsidRPr="0028217B">
        <w:rPr>
          <w:rFonts w:ascii="Times New Roman" w:eastAsia="Times New Roman" w:hAnsi="Times New Roman" w:cs="Times New Roman"/>
          <w:color w:val="000000"/>
          <w:sz w:val="24"/>
          <w:szCs w:val="24"/>
        </w:rPr>
        <w:t xml:space="preserve"> of metals, herbicides, fungicides, and insecticides, we fit separate generalized linear mixed models for each compound with the following structure:</w:t>
      </w:r>
    </w:p>
    <w:bookmarkStart w:id="85" w:name="_onetpaqnz0um_Copy_3"/>
    <w:bookmarkEnd w:id="85"/>
    <w:p w14:paraId="0C504530" w14:textId="77777777" w:rsidR="00665441" w:rsidRPr="0028217B" w:rsidRDefault="00000000">
      <w:pPr>
        <w:pStyle w:val="Heading3"/>
        <w:keepNext w:val="0"/>
        <w:keepLines w:val="0"/>
        <w:spacing w:before="0" w:after="200"/>
        <w:jc w:val="center"/>
        <w:rPr>
          <w:color w:val="000000"/>
          <w:sz w:val="24"/>
          <w:szCs w:val="24"/>
          <w:rPrChange w:id="86" w:author="Wesner, Jeff" w:date="2026-05-13T10:14:00Z" w16du:dateUtc="2026-05-13T15:14:00Z">
            <w:rPr>
              <w:color w:val="000000"/>
            </w:rPr>
          </w:rPrChange>
        </w:rPr>
      </w:pPr>
      <m:oMathPara>
        <m:oMathParaPr>
          <m:jc m:val="center"/>
        </m:oMathParaPr>
        <m:oMath>
          <m:f>
            <m:fPr>
              <m:ctrlPr>
                <w:rPr>
                  <w:rFonts w:ascii="Cambria Math" w:hAnsi="Cambria Math"/>
                  <w:sz w:val="22"/>
                  <w:szCs w:val="24"/>
                  <w:rPrChange w:id="87" w:author="Wesner, Jeff" w:date="2026-05-13T10:14:00Z" w16du:dateUtc="2026-05-13T15:14:00Z">
                    <w:rPr>
                      <w:rFonts w:ascii="Cambria Math" w:hAnsi="Cambria Math"/>
                    </w:rPr>
                  </w:rPrChange>
                </w:rPr>
              </m:ctrlPr>
            </m:fPr>
            <m:num>
              <m:sSub>
                <m:sSubPr>
                  <m:ctrlPr>
                    <w:rPr>
                      <w:rFonts w:ascii="Cambria Math" w:hAnsi="Cambria Math"/>
                      <w:sz w:val="22"/>
                      <w:szCs w:val="24"/>
                      <w:rPrChange w:id="88" w:author="Wesner, Jeff" w:date="2026-05-13T10:14:00Z" w16du:dateUtc="2026-05-13T15:14:00Z">
                        <w:rPr>
                          <w:rFonts w:ascii="Cambria Math" w:hAnsi="Cambria Math"/>
                        </w:rPr>
                      </w:rPrChange>
                    </w:rPr>
                  </m:ctrlPr>
                </m:sSubPr>
                <m:e>
                  <m:r>
                    <w:rPr>
                      <w:rFonts w:ascii="Cambria Math" w:hAnsi="Cambria Math"/>
                      <w:sz w:val="22"/>
                      <w:szCs w:val="24"/>
                      <w:rPrChange w:id="89" w:author="Wesner, Jeff" w:date="2026-05-13T10:14:00Z" w16du:dateUtc="2026-05-13T15:14:00Z">
                        <w:rPr>
                          <w:rFonts w:ascii="Cambria Math" w:hAnsi="Cambria Math"/>
                        </w:rPr>
                      </w:rPrChange>
                    </w:rPr>
                    <m:t>C</m:t>
                  </m:r>
                </m:e>
                <m:sub>
                  <m:r>
                    <w:rPr>
                      <w:rFonts w:ascii="Cambria Math" w:hAnsi="Cambria Math"/>
                      <w:sz w:val="22"/>
                      <w:szCs w:val="24"/>
                      <w:rPrChange w:id="90" w:author="Wesner, Jeff" w:date="2026-05-13T10:14:00Z" w16du:dateUtc="2026-05-13T15:14:00Z">
                        <w:rPr>
                          <w:rFonts w:ascii="Cambria Math" w:hAnsi="Cambria Math"/>
                        </w:rPr>
                      </w:rPrChange>
                    </w:rPr>
                    <m:t>a</m:t>
                  </m:r>
                </m:sub>
              </m:sSub>
            </m:num>
            <m:den>
              <m:r>
                <w:rPr>
                  <w:rFonts w:ascii="Cambria Math" w:hAnsi="Cambria Math"/>
                  <w:sz w:val="22"/>
                  <w:szCs w:val="24"/>
                  <w:rPrChange w:id="91" w:author="Wesner, Jeff" w:date="2026-05-13T10:14:00Z" w16du:dateUtc="2026-05-13T15:14:00Z">
                    <w:rPr>
                      <w:rFonts w:ascii="Cambria Math" w:hAnsi="Cambria Math"/>
                    </w:rPr>
                  </w:rPrChange>
                </w:rPr>
                <m:t>max</m:t>
              </m:r>
              <m:d>
                <m:dPr>
                  <m:ctrlPr>
                    <w:rPr>
                      <w:rFonts w:ascii="Cambria Math" w:hAnsi="Cambria Math"/>
                      <w:sz w:val="22"/>
                      <w:szCs w:val="24"/>
                      <w:rPrChange w:id="92" w:author="Wesner, Jeff" w:date="2026-05-13T10:14:00Z" w16du:dateUtc="2026-05-13T15:14:00Z">
                        <w:rPr>
                          <w:rFonts w:ascii="Cambria Math" w:hAnsi="Cambria Math"/>
                        </w:rPr>
                      </w:rPrChange>
                    </w:rPr>
                  </m:ctrlPr>
                </m:dPr>
                <m:e>
                  <m:sSub>
                    <m:sSubPr>
                      <m:ctrlPr>
                        <w:rPr>
                          <w:rFonts w:ascii="Cambria Math" w:hAnsi="Cambria Math"/>
                          <w:sz w:val="22"/>
                          <w:szCs w:val="24"/>
                          <w:rPrChange w:id="93" w:author="Wesner, Jeff" w:date="2026-05-13T10:14:00Z" w16du:dateUtc="2026-05-13T15:14:00Z">
                            <w:rPr>
                              <w:rFonts w:ascii="Cambria Math" w:hAnsi="Cambria Math"/>
                            </w:rPr>
                          </w:rPrChange>
                        </w:rPr>
                      </m:ctrlPr>
                    </m:sSubPr>
                    <m:e>
                      <m:r>
                        <w:rPr>
                          <w:rFonts w:ascii="Cambria Math" w:hAnsi="Cambria Math"/>
                          <w:sz w:val="22"/>
                          <w:szCs w:val="24"/>
                          <w:rPrChange w:id="94" w:author="Wesner, Jeff" w:date="2026-05-13T10:14:00Z" w16du:dateUtc="2026-05-13T15:14:00Z">
                            <w:rPr>
                              <w:rFonts w:ascii="Cambria Math" w:hAnsi="Cambria Math"/>
                            </w:rPr>
                          </w:rPrChange>
                        </w:rPr>
                        <m:t>C</m:t>
                      </m:r>
                    </m:e>
                    <m:sub>
                      <m:r>
                        <w:rPr>
                          <w:rFonts w:ascii="Cambria Math" w:hAnsi="Cambria Math"/>
                          <w:sz w:val="22"/>
                          <w:szCs w:val="24"/>
                          <w:rPrChange w:id="95" w:author="Wesner, Jeff" w:date="2026-05-13T10:14:00Z" w16du:dateUtc="2026-05-13T15:14:00Z">
                            <w:rPr>
                              <w:rFonts w:ascii="Cambria Math" w:hAnsi="Cambria Math"/>
                            </w:rPr>
                          </w:rPrChange>
                        </w:rPr>
                        <m:t>a</m:t>
                      </m:r>
                    </m:sub>
                  </m:sSub>
                </m:e>
              </m:d>
            </m:den>
          </m:f>
          <m:r>
            <w:rPr>
              <w:rFonts w:ascii="Cambria Math" w:hAnsi="Cambria Math"/>
              <w:sz w:val="22"/>
              <w:szCs w:val="24"/>
              <w:rPrChange w:id="96" w:author="Wesner, Jeff" w:date="2026-05-13T10:14:00Z" w16du:dateUtc="2026-05-13T15:14:00Z">
                <w:rPr>
                  <w:rFonts w:ascii="Cambria Math" w:hAnsi="Cambria Math"/>
                </w:rPr>
              </w:rPrChange>
            </w:rPr>
            <m:t>∼Gamma</m:t>
          </m:r>
          <m:d>
            <m:dPr>
              <m:ctrlPr>
                <w:rPr>
                  <w:rFonts w:ascii="Cambria Math" w:hAnsi="Cambria Math"/>
                  <w:sz w:val="22"/>
                  <w:szCs w:val="24"/>
                  <w:rPrChange w:id="97" w:author="Wesner, Jeff" w:date="2026-05-13T10:14:00Z" w16du:dateUtc="2026-05-13T15:14:00Z">
                    <w:rPr>
                      <w:rFonts w:ascii="Cambria Math" w:hAnsi="Cambria Math"/>
                    </w:rPr>
                  </w:rPrChange>
                </w:rPr>
              </m:ctrlPr>
            </m:dPr>
            <m:e>
              <m:r>
                <w:rPr>
                  <w:rFonts w:ascii="Cambria Math" w:hAnsi="Cambria Math"/>
                  <w:sz w:val="22"/>
                  <w:szCs w:val="24"/>
                  <w:rPrChange w:id="98" w:author="Wesner, Jeff" w:date="2026-05-13T10:14:00Z" w16du:dateUtc="2026-05-13T15:14:00Z">
                    <w:rPr>
                      <w:rFonts w:ascii="Cambria Math" w:hAnsi="Cambria Math"/>
                    </w:rPr>
                  </w:rPrChange>
                </w:rPr>
                <m:t>μ,ϕ</m:t>
              </m:r>
            </m:e>
          </m:d>
        </m:oMath>
      </m:oMathPara>
    </w:p>
    <w:p w14:paraId="0C504531" w14:textId="77777777" w:rsidR="00665441" w:rsidRPr="0028217B" w:rsidRDefault="00000000">
      <w:pPr>
        <w:pStyle w:val="Heading3"/>
        <w:keepNext w:val="0"/>
        <w:keepLines w:val="0"/>
        <w:spacing w:before="0" w:after="200"/>
        <w:jc w:val="center"/>
        <w:rPr>
          <w:color w:val="000000"/>
          <w:sz w:val="24"/>
          <w:szCs w:val="24"/>
          <w:rPrChange w:id="99" w:author="Wesner, Jeff" w:date="2026-05-13T10:14:00Z" w16du:dateUtc="2026-05-13T15:14:00Z">
            <w:rPr>
              <w:color w:val="000000"/>
            </w:rPr>
          </w:rPrChange>
        </w:rPr>
      </w:pPr>
      <w:bookmarkStart w:id="100" w:name="_onetpaqnz0um_Copy_4"/>
      <w:bookmarkEnd w:id="100"/>
      <m:oMathPara>
        <m:oMathParaPr>
          <m:jc m:val="center"/>
        </m:oMathParaPr>
        <m:oMath>
          <m:r>
            <w:rPr>
              <w:rFonts w:ascii="Cambria Math" w:hAnsi="Cambria Math"/>
              <w:sz w:val="22"/>
              <w:szCs w:val="24"/>
              <w:rPrChange w:id="101" w:author="Wesner, Jeff" w:date="2026-05-13T10:14:00Z" w16du:dateUtc="2026-05-13T15:14:00Z">
                <w:rPr>
                  <w:rFonts w:ascii="Cambria Math" w:hAnsi="Cambria Math"/>
                </w:rPr>
              </w:rPrChange>
            </w:rPr>
            <m:t>log</m:t>
          </m:r>
          <m:d>
            <m:dPr>
              <m:ctrlPr>
                <w:rPr>
                  <w:rFonts w:ascii="Cambria Math" w:hAnsi="Cambria Math"/>
                  <w:sz w:val="22"/>
                  <w:szCs w:val="24"/>
                  <w:rPrChange w:id="102" w:author="Wesner, Jeff" w:date="2026-05-13T10:14:00Z" w16du:dateUtc="2026-05-13T15:14:00Z">
                    <w:rPr>
                      <w:rFonts w:ascii="Cambria Math" w:hAnsi="Cambria Math"/>
                    </w:rPr>
                  </w:rPrChange>
                </w:rPr>
              </m:ctrlPr>
            </m:dPr>
            <m:e>
              <m:r>
                <w:rPr>
                  <w:rFonts w:ascii="Cambria Math" w:hAnsi="Cambria Math"/>
                  <w:sz w:val="22"/>
                  <w:szCs w:val="24"/>
                  <w:rPrChange w:id="103" w:author="Wesner, Jeff" w:date="2026-05-13T10:14:00Z" w16du:dateUtc="2026-05-13T15:14:00Z">
                    <w:rPr>
                      <w:rFonts w:ascii="Cambria Math" w:hAnsi="Cambria Math"/>
                    </w:rPr>
                  </w:rPrChange>
                </w:rPr>
                <m:t>μ</m:t>
              </m:r>
            </m:e>
          </m:d>
          <m:r>
            <m:rPr>
              <m:lit/>
              <m:nor/>
            </m:rPr>
            <w:rPr>
              <w:sz w:val="24"/>
              <w:szCs w:val="24"/>
              <w:rPrChange w:id="104" w:author="Wesner, Jeff" w:date="2026-05-13T10:14:00Z" w16du:dateUtc="2026-05-13T15:14:00Z">
                <w:rPr/>
              </w:rPrChange>
            </w:rPr>
            <m:t>=</m:t>
          </m:r>
          <m:r>
            <w:rPr>
              <w:rFonts w:ascii="Cambria Math" w:hAnsi="Cambria Math"/>
              <w:sz w:val="22"/>
              <w:szCs w:val="24"/>
              <w:rPrChange w:id="105" w:author="Wesner, Jeff" w:date="2026-05-13T10:14:00Z" w16du:dateUtc="2026-05-13T15:14:00Z">
                <w:rPr>
                  <w:rFonts w:ascii="Cambria Math" w:hAnsi="Cambria Math"/>
                </w:rPr>
              </w:rPrChange>
            </w:rPr>
            <m:t>α</m:t>
          </m:r>
          <m:r>
            <m:rPr>
              <m:lit/>
              <m:nor/>
            </m:rPr>
            <w:rPr>
              <w:sz w:val="24"/>
              <w:szCs w:val="24"/>
              <w:rPrChange w:id="106" w:author="Wesner, Jeff" w:date="2026-05-13T10:14:00Z" w16du:dateUtc="2026-05-13T15:14:00Z">
                <w:rPr/>
              </w:rPrChange>
            </w:rPr>
            <m:t>+</m:t>
          </m:r>
          <m:r>
            <w:rPr>
              <w:rFonts w:ascii="Cambria Math" w:hAnsi="Cambria Math"/>
              <w:sz w:val="22"/>
              <w:szCs w:val="24"/>
              <w:rPrChange w:id="107" w:author="Wesner, Jeff" w:date="2026-05-13T10:14:00Z" w16du:dateUtc="2026-05-13T15:14:00Z">
                <w:rPr>
                  <w:rFonts w:ascii="Cambria Math" w:hAnsi="Cambria Math"/>
                </w:rPr>
              </w:rPrChange>
            </w:rPr>
            <m:t>β</m:t>
          </m:r>
          <m:sSub>
            <m:sSubPr>
              <m:ctrlPr>
                <w:rPr>
                  <w:rFonts w:ascii="Cambria Math" w:hAnsi="Cambria Math"/>
                  <w:sz w:val="22"/>
                  <w:szCs w:val="24"/>
                  <w:rPrChange w:id="108" w:author="Wesner, Jeff" w:date="2026-05-13T10:14:00Z" w16du:dateUtc="2026-05-13T15:14:00Z">
                    <w:rPr>
                      <w:rFonts w:ascii="Cambria Math" w:hAnsi="Cambria Math"/>
                    </w:rPr>
                  </w:rPrChange>
                </w:rPr>
              </m:ctrlPr>
            </m:sSubPr>
            <m:e>
              <m:r>
                <w:rPr>
                  <w:rFonts w:ascii="Cambria Math" w:hAnsi="Cambria Math"/>
                  <w:sz w:val="22"/>
                  <w:szCs w:val="24"/>
                  <w:rPrChange w:id="109" w:author="Wesner, Jeff" w:date="2026-05-13T10:14:00Z" w16du:dateUtc="2026-05-13T15:14:00Z">
                    <w:rPr>
                      <w:rFonts w:ascii="Cambria Math" w:hAnsi="Cambria Math"/>
                    </w:rPr>
                  </w:rPrChange>
                </w:rPr>
                <m:t>C</m:t>
              </m:r>
            </m:e>
            <m:sub>
              <m:r>
                <w:rPr>
                  <w:rFonts w:ascii="Cambria Math" w:hAnsi="Cambria Math"/>
                  <w:sz w:val="22"/>
                  <w:szCs w:val="24"/>
                  <w:rPrChange w:id="110" w:author="Wesner, Jeff" w:date="2026-05-13T10:14:00Z" w16du:dateUtc="2026-05-13T15:14:00Z">
                    <w:rPr>
                      <w:rFonts w:ascii="Cambria Math" w:hAnsi="Cambria Math"/>
                    </w:rPr>
                  </w:rPrChange>
                </w:rPr>
                <m:t>w</m:t>
              </m:r>
            </m:sub>
          </m:sSub>
          <m:r>
            <m:rPr>
              <m:lit/>
              <m:nor/>
            </m:rPr>
            <w:rPr>
              <w:sz w:val="24"/>
              <w:szCs w:val="24"/>
              <w:rPrChange w:id="111" w:author="Wesner, Jeff" w:date="2026-05-13T10:14:00Z" w16du:dateUtc="2026-05-13T15:14:00Z">
                <w:rPr/>
              </w:rPrChange>
            </w:rPr>
            <m:t>+</m:t>
          </m:r>
          <m:sSub>
            <m:sSubPr>
              <m:ctrlPr>
                <w:rPr>
                  <w:rFonts w:ascii="Cambria Math" w:hAnsi="Cambria Math"/>
                  <w:sz w:val="22"/>
                  <w:szCs w:val="24"/>
                  <w:rPrChange w:id="112" w:author="Wesner, Jeff" w:date="2026-05-13T10:14:00Z" w16du:dateUtc="2026-05-13T15:14:00Z">
                    <w:rPr>
                      <w:rFonts w:ascii="Cambria Math" w:hAnsi="Cambria Math"/>
                    </w:rPr>
                  </w:rPrChange>
                </w:rPr>
              </m:ctrlPr>
            </m:sSubPr>
            <m:e>
              <m:r>
                <w:rPr>
                  <w:rFonts w:ascii="Cambria Math" w:hAnsi="Cambria Math"/>
                  <w:sz w:val="22"/>
                  <w:szCs w:val="24"/>
                  <w:rPrChange w:id="113" w:author="Wesner, Jeff" w:date="2026-05-13T10:14:00Z" w16du:dateUtc="2026-05-13T15:14:00Z">
                    <w:rPr>
                      <w:rFonts w:ascii="Cambria Math" w:hAnsi="Cambria Math"/>
                    </w:rPr>
                  </w:rPrChange>
                </w:rPr>
                <m:t>α</m:t>
              </m:r>
            </m:e>
            <m:sub>
              <m:r>
                <w:rPr>
                  <w:rFonts w:ascii="Cambria Math" w:hAnsi="Cambria Math"/>
                  <w:sz w:val="22"/>
                  <w:szCs w:val="24"/>
                  <w:rPrChange w:id="114" w:author="Wesner, Jeff" w:date="2026-05-13T10:14:00Z" w16du:dateUtc="2026-05-13T15:14:00Z">
                    <w:rPr>
                      <w:rFonts w:ascii="Cambria Math" w:hAnsi="Cambria Math"/>
                    </w:rPr>
                  </w:rPrChange>
                </w:rPr>
                <m:t>study</m:t>
              </m:r>
            </m:sub>
          </m:sSub>
        </m:oMath>
      </m:oMathPara>
    </w:p>
    <w:p w14:paraId="0C504532" w14:textId="77777777" w:rsidR="00665441" w:rsidRPr="0028217B" w:rsidRDefault="00000000">
      <w:pPr>
        <w:pStyle w:val="Heading3"/>
        <w:keepNext w:val="0"/>
        <w:keepLines w:val="0"/>
        <w:spacing w:before="0" w:after="200"/>
        <w:jc w:val="center"/>
        <w:rPr>
          <w:color w:val="000000"/>
          <w:sz w:val="24"/>
          <w:szCs w:val="24"/>
          <w:rPrChange w:id="115" w:author="Wesner, Jeff" w:date="2026-05-13T10:14:00Z" w16du:dateUtc="2026-05-13T15:14:00Z">
            <w:rPr>
              <w:color w:val="000000"/>
            </w:rPr>
          </w:rPrChange>
        </w:rPr>
      </w:pPr>
      <w:bookmarkStart w:id="116" w:name="_onetpaqnz0um_Copy_5"/>
      <w:bookmarkEnd w:id="116"/>
      <m:oMathPara>
        <m:oMathParaPr>
          <m:jc m:val="center"/>
        </m:oMathParaPr>
        <m:oMath>
          <m:r>
            <w:rPr>
              <w:rFonts w:ascii="Cambria Math" w:hAnsi="Cambria Math"/>
              <w:sz w:val="22"/>
              <w:szCs w:val="24"/>
              <w:rPrChange w:id="117" w:author="Wesner, Jeff" w:date="2026-05-13T10:14:00Z" w16du:dateUtc="2026-05-13T15:14:00Z">
                <w:rPr>
                  <w:rFonts w:ascii="Cambria Math" w:hAnsi="Cambria Math"/>
                </w:rPr>
              </w:rPrChange>
            </w:rPr>
            <m:t>α∼Normal</m:t>
          </m:r>
          <m:d>
            <m:dPr>
              <m:ctrlPr>
                <w:rPr>
                  <w:rFonts w:ascii="Cambria Math" w:hAnsi="Cambria Math"/>
                  <w:sz w:val="22"/>
                  <w:szCs w:val="24"/>
                  <w:rPrChange w:id="118" w:author="Wesner, Jeff" w:date="2026-05-13T10:14:00Z" w16du:dateUtc="2026-05-13T15:14:00Z">
                    <w:rPr>
                      <w:rFonts w:ascii="Cambria Math" w:hAnsi="Cambria Math"/>
                    </w:rPr>
                  </w:rPrChange>
                </w:rPr>
              </m:ctrlPr>
            </m:dPr>
            <m:e>
              <m:r>
                <m:rPr>
                  <m:lit/>
                  <m:nor/>
                </m:rPr>
                <w:rPr>
                  <w:sz w:val="24"/>
                  <w:szCs w:val="24"/>
                  <w:rPrChange w:id="119" w:author="Wesner, Jeff" w:date="2026-05-13T10:14:00Z" w16du:dateUtc="2026-05-13T15:14:00Z">
                    <w:rPr/>
                  </w:rPrChange>
                </w:rPr>
                <m:t>-</m:t>
              </m:r>
              <m:r>
                <w:rPr>
                  <w:rFonts w:ascii="Cambria Math" w:hAnsi="Cambria Math"/>
                  <w:sz w:val="22"/>
                  <w:szCs w:val="24"/>
                  <w:rPrChange w:id="120" w:author="Wesner, Jeff" w:date="2026-05-13T10:14:00Z" w16du:dateUtc="2026-05-13T15:14:00Z">
                    <w:rPr>
                      <w:rFonts w:ascii="Cambria Math" w:hAnsi="Cambria Math"/>
                    </w:rPr>
                  </w:rPrChange>
                </w:rPr>
                <m:t>3,1</m:t>
              </m:r>
            </m:e>
          </m:d>
        </m:oMath>
      </m:oMathPara>
    </w:p>
    <w:p w14:paraId="0C504533" w14:textId="77777777" w:rsidR="00665441" w:rsidRPr="0028217B" w:rsidRDefault="00000000">
      <w:pPr>
        <w:pStyle w:val="Heading3"/>
        <w:keepNext w:val="0"/>
        <w:keepLines w:val="0"/>
        <w:spacing w:before="0" w:after="200"/>
        <w:jc w:val="center"/>
        <w:rPr>
          <w:color w:val="000000"/>
          <w:sz w:val="24"/>
          <w:szCs w:val="24"/>
          <w:rPrChange w:id="121" w:author="Wesner, Jeff" w:date="2026-05-13T10:14:00Z" w16du:dateUtc="2026-05-13T15:14:00Z">
            <w:rPr>
              <w:color w:val="000000"/>
            </w:rPr>
          </w:rPrChange>
        </w:rPr>
      </w:pPr>
      <w:bookmarkStart w:id="122" w:name="_onetpaqnz0um_Copy_6"/>
      <w:bookmarkEnd w:id="122"/>
      <m:oMathPara>
        <m:oMathParaPr>
          <m:jc m:val="center"/>
        </m:oMathParaPr>
        <m:oMath>
          <m:r>
            <w:rPr>
              <w:rFonts w:ascii="Cambria Math" w:hAnsi="Cambria Math"/>
              <w:sz w:val="22"/>
              <w:szCs w:val="24"/>
              <w:rPrChange w:id="123" w:author="Wesner, Jeff" w:date="2026-05-13T10:14:00Z" w16du:dateUtc="2026-05-13T15:14:00Z">
                <w:rPr>
                  <w:rFonts w:ascii="Cambria Math" w:hAnsi="Cambria Math"/>
                </w:rPr>
              </w:rPrChange>
            </w:rPr>
            <m:t>β∼Normal</m:t>
          </m:r>
          <m:d>
            <m:dPr>
              <m:ctrlPr>
                <w:rPr>
                  <w:rFonts w:ascii="Cambria Math" w:hAnsi="Cambria Math"/>
                  <w:sz w:val="22"/>
                  <w:szCs w:val="24"/>
                  <w:rPrChange w:id="124" w:author="Wesner, Jeff" w:date="2026-05-13T10:14:00Z" w16du:dateUtc="2026-05-13T15:14:00Z">
                    <w:rPr>
                      <w:rFonts w:ascii="Cambria Math" w:hAnsi="Cambria Math"/>
                    </w:rPr>
                  </w:rPrChange>
                </w:rPr>
              </m:ctrlPr>
            </m:dPr>
            <m:e>
              <m:r>
                <w:rPr>
                  <w:rFonts w:ascii="Cambria Math" w:hAnsi="Cambria Math"/>
                  <w:sz w:val="22"/>
                  <w:szCs w:val="24"/>
                  <w:rPrChange w:id="125" w:author="Wesner, Jeff" w:date="2026-05-13T10:14:00Z" w16du:dateUtc="2026-05-13T15:14:00Z">
                    <w:rPr>
                      <w:rFonts w:ascii="Cambria Math" w:hAnsi="Cambria Math"/>
                    </w:rPr>
                  </w:rPrChange>
                </w:rPr>
                <m:t>0,1</m:t>
              </m:r>
            </m:e>
          </m:d>
        </m:oMath>
      </m:oMathPara>
    </w:p>
    <w:bookmarkStart w:id="126" w:name="_onetpaqnz0um_Copy_7"/>
    <w:bookmarkEnd w:id="126"/>
    <w:p w14:paraId="0C504534" w14:textId="77777777" w:rsidR="00665441" w:rsidRPr="0028217B" w:rsidRDefault="00000000">
      <w:pPr>
        <w:pStyle w:val="Heading3"/>
        <w:keepNext w:val="0"/>
        <w:keepLines w:val="0"/>
        <w:spacing w:before="0" w:after="200"/>
        <w:jc w:val="center"/>
        <w:rPr>
          <w:color w:val="000000"/>
          <w:sz w:val="24"/>
          <w:szCs w:val="24"/>
          <w:rPrChange w:id="127" w:author="Wesner, Jeff" w:date="2026-05-13T10:14:00Z" w16du:dateUtc="2026-05-13T15:14:00Z">
            <w:rPr>
              <w:color w:val="000000"/>
            </w:rPr>
          </w:rPrChange>
        </w:rPr>
      </w:pPr>
      <m:oMathPara>
        <m:oMathParaPr>
          <m:jc m:val="center"/>
        </m:oMathParaPr>
        <m:oMath>
          <m:sSub>
            <m:sSubPr>
              <m:ctrlPr>
                <w:rPr>
                  <w:rFonts w:ascii="Cambria Math" w:hAnsi="Cambria Math"/>
                  <w:sz w:val="22"/>
                  <w:szCs w:val="24"/>
                  <w:rPrChange w:id="128" w:author="Wesner, Jeff" w:date="2026-05-13T10:14:00Z" w16du:dateUtc="2026-05-13T15:14:00Z">
                    <w:rPr>
                      <w:rFonts w:ascii="Cambria Math" w:hAnsi="Cambria Math"/>
                    </w:rPr>
                  </w:rPrChange>
                </w:rPr>
              </m:ctrlPr>
            </m:sSubPr>
            <m:e>
              <m:r>
                <w:rPr>
                  <w:rFonts w:ascii="Cambria Math" w:hAnsi="Cambria Math"/>
                  <w:sz w:val="22"/>
                  <w:szCs w:val="24"/>
                  <w:rPrChange w:id="129" w:author="Wesner, Jeff" w:date="2026-05-13T10:14:00Z" w16du:dateUtc="2026-05-13T15:14:00Z">
                    <w:rPr>
                      <w:rFonts w:ascii="Cambria Math" w:hAnsi="Cambria Math"/>
                    </w:rPr>
                  </w:rPrChange>
                </w:rPr>
                <m:t>α</m:t>
              </m:r>
            </m:e>
            <m:sub>
              <m:r>
                <w:rPr>
                  <w:rFonts w:ascii="Cambria Math" w:hAnsi="Cambria Math"/>
                  <w:sz w:val="22"/>
                  <w:szCs w:val="24"/>
                  <w:rPrChange w:id="130" w:author="Wesner, Jeff" w:date="2026-05-13T10:14:00Z" w16du:dateUtc="2026-05-13T15:14:00Z">
                    <w:rPr>
                      <w:rFonts w:ascii="Cambria Math" w:hAnsi="Cambria Math"/>
                    </w:rPr>
                  </w:rPrChange>
                </w:rPr>
                <m:t>study</m:t>
              </m:r>
            </m:sub>
          </m:sSub>
          <m:r>
            <w:rPr>
              <w:rFonts w:ascii="Cambria Math" w:hAnsi="Cambria Math"/>
              <w:sz w:val="22"/>
              <w:szCs w:val="24"/>
              <w:rPrChange w:id="131" w:author="Wesner, Jeff" w:date="2026-05-13T10:14:00Z" w16du:dateUtc="2026-05-13T15:14:00Z">
                <w:rPr>
                  <w:rFonts w:ascii="Cambria Math" w:hAnsi="Cambria Math"/>
                </w:rPr>
              </w:rPrChange>
            </w:rPr>
            <m:t>∼Normal</m:t>
          </m:r>
          <m:d>
            <m:dPr>
              <m:ctrlPr>
                <w:rPr>
                  <w:rFonts w:ascii="Cambria Math" w:hAnsi="Cambria Math"/>
                  <w:sz w:val="22"/>
                  <w:szCs w:val="24"/>
                  <w:rPrChange w:id="132" w:author="Wesner, Jeff" w:date="2026-05-13T10:14:00Z" w16du:dateUtc="2026-05-13T15:14:00Z">
                    <w:rPr>
                      <w:rFonts w:ascii="Cambria Math" w:hAnsi="Cambria Math"/>
                    </w:rPr>
                  </w:rPrChange>
                </w:rPr>
              </m:ctrlPr>
            </m:dPr>
            <m:e>
              <m:r>
                <w:rPr>
                  <w:rFonts w:ascii="Cambria Math" w:hAnsi="Cambria Math"/>
                  <w:sz w:val="22"/>
                  <w:szCs w:val="24"/>
                  <w:rPrChange w:id="133" w:author="Wesner, Jeff" w:date="2026-05-13T10:14:00Z" w16du:dateUtc="2026-05-13T15:14:00Z">
                    <w:rPr>
                      <w:rFonts w:ascii="Cambria Math" w:hAnsi="Cambria Math"/>
                    </w:rPr>
                  </w:rPrChange>
                </w:rPr>
                <m:t>0,</m:t>
              </m:r>
              <m:sSub>
                <m:sSubPr>
                  <m:ctrlPr>
                    <w:rPr>
                      <w:rFonts w:ascii="Cambria Math" w:hAnsi="Cambria Math"/>
                      <w:sz w:val="22"/>
                      <w:szCs w:val="24"/>
                      <w:rPrChange w:id="134" w:author="Wesner, Jeff" w:date="2026-05-13T10:14:00Z" w16du:dateUtc="2026-05-13T15:14:00Z">
                        <w:rPr>
                          <w:rFonts w:ascii="Cambria Math" w:hAnsi="Cambria Math"/>
                        </w:rPr>
                      </w:rPrChange>
                    </w:rPr>
                  </m:ctrlPr>
                </m:sSubPr>
                <m:e>
                  <m:r>
                    <w:rPr>
                      <w:rFonts w:ascii="Cambria Math" w:hAnsi="Cambria Math"/>
                      <w:sz w:val="22"/>
                      <w:szCs w:val="24"/>
                      <w:rPrChange w:id="135" w:author="Wesner, Jeff" w:date="2026-05-13T10:14:00Z" w16du:dateUtc="2026-05-13T15:14:00Z">
                        <w:rPr>
                          <w:rFonts w:ascii="Cambria Math" w:hAnsi="Cambria Math"/>
                        </w:rPr>
                      </w:rPrChange>
                    </w:rPr>
                    <m:t>σ</m:t>
                  </m:r>
                </m:e>
                <m:sub>
                  <m:r>
                    <w:rPr>
                      <w:rFonts w:ascii="Cambria Math" w:hAnsi="Cambria Math"/>
                      <w:sz w:val="22"/>
                      <w:szCs w:val="24"/>
                      <w:rPrChange w:id="136" w:author="Wesner, Jeff" w:date="2026-05-13T10:14:00Z" w16du:dateUtc="2026-05-13T15:14:00Z">
                        <w:rPr>
                          <w:rFonts w:ascii="Cambria Math" w:hAnsi="Cambria Math"/>
                        </w:rPr>
                      </w:rPrChange>
                    </w:rPr>
                    <m:t>study</m:t>
                  </m:r>
                </m:sub>
              </m:sSub>
            </m:e>
          </m:d>
        </m:oMath>
      </m:oMathPara>
    </w:p>
    <w:bookmarkStart w:id="137" w:name="_onetpaqnz0um_Copy_8"/>
    <w:bookmarkEnd w:id="137"/>
    <w:p w14:paraId="0C504535" w14:textId="77777777" w:rsidR="00665441" w:rsidRPr="0028217B" w:rsidRDefault="00000000">
      <w:pPr>
        <w:pStyle w:val="Heading3"/>
        <w:keepNext w:val="0"/>
        <w:keepLines w:val="0"/>
        <w:spacing w:before="0" w:after="200"/>
        <w:jc w:val="center"/>
        <w:rPr>
          <w:color w:val="000000"/>
          <w:sz w:val="24"/>
          <w:szCs w:val="24"/>
          <w:rPrChange w:id="138" w:author="Wesner, Jeff" w:date="2026-05-13T10:14:00Z" w16du:dateUtc="2026-05-13T15:14:00Z">
            <w:rPr>
              <w:color w:val="000000"/>
            </w:rPr>
          </w:rPrChange>
        </w:rPr>
      </w:pPr>
      <m:oMathPara>
        <m:oMathParaPr>
          <m:jc m:val="center"/>
        </m:oMathParaPr>
        <m:oMath>
          <m:sSub>
            <m:sSubPr>
              <m:ctrlPr>
                <w:rPr>
                  <w:rFonts w:ascii="Cambria Math" w:hAnsi="Cambria Math"/>
                  <w:sz w:val="22"/>
                  <w:szCs w:val="24"/>
                  <w:rPrChange w:id="139" w:author="Wesner, Jeff" w:date="2026-05-13T10:14:00Z" w16du:dateUtc="2026-05-13T15:14:00Z">
                    <w:rPr>
                      <w:rFonts w:ascii="Cambria Math" w:hAnsi="Cambria Math"/>
                    </w:rPr>
                  </w:rPrChange>
                </w:rPr>
              </m:ctrlPr>
            </m:sSubPr>
            <m:e>
              <m:r>
                <w:rPr>
                  <w:rFonts w:ascii="Cambria Math" w:hAnsi="Cambria Math"/>
                  <w:sz w:val="22"/>
                  <w:szCs w:val="24"/>
                  <w:rPrChange w:id="140" w:author="Wesner, Jeff" w:date="2026-05-13T10:14:00Z" w16du:dateUtc="2026-05-13T15:14:00Z">
                    <w:rPr>
                      <w:rFonts w:ascii="Cambria Math" w:hAnsi="Cambria Math"/>
                    </w:rPr>
                  </w:rPrChange>
                </w:rPr>
                <m:t>σ</m:t>
              </m:r>
            </m:e>
            <m:sub>
              <m:r>
                <w:rPr>
                  <w:rFonts w:ascii="Cambria Math" w:hAnsi="Cambria Math"/>
                  <w:sz w:val="22"/>
                  <w:szCs w:val="24"/>
                  <w:rPrChange w:id="141" w:author="Wesner, Jeff" w:date="2026-05-13T10:14:00Z" w16du:dateUtc="2026-05-13T15:14:00Z">
                    <w:rPr>
                      <w:rFonts w:ascii="Cambria Math" w:hAnsi="Cambria Math"/>
                    </w:rPr>
                  </w:rPrChange>
                </w:rPr>
                <m:t>study</m:t>
              </m:r>
            </m:sub>
          </m:sSub>
          <m:r>
            <w:rPr>
              <w:rFonts w:ascii="Cambria Math" w:hAnsi="Cambria Math"/>
              <w:sz w:val="22"/>
              <w:szCs w:val="24"/>
              <w:rPrChange w:id="142" w:author="Wesner, Jeff" w:date="2026-05-13T10:14:00Z" w16du:dateUtc="2026-05-13T15:14:00Z">
                <w:rPr>
                  <w:rFonts w:ascii="Cambria Math" w:hAnsi="Cambria Math"/>
                </w:rPr>
              </w:rPrChange>
            </w:rPr>
            <m:t>∼HalfStudentT</m:t>
          </m:r>
          <m:d>
            <m:dPr>
              <m:ctrlPr>
                <w:rPr>
                  <w:rFonts w:ascii="Cambria Math" w:hAnsi="Cambria Math"/>
                  <w:sz w:val="22"/>
                  <w:szCs w:val="24"/>
                  <w:rPrChange w:id="143" w:author="Wesner, Jeff" w:date="2026-05-13T10:14:00Z" w16du:dateUtc="2026-05-13T15:14:00Z">
                    <w:rPr>
                      <w:rFonts w:ascii="Cambria Math" w:hAnsi="Cambria Math"/>
                    </w:rPr>
                  </w:rPrChange>
                </w:rPr>
              </m:ctrlPr>
            </m:dPr>
            <m:e>
              <m:r>
                <w:rPr>
                  <w:rFonts w:ascii="Cambria Math" w:hAnsi="Cambria Math"/>
                  <w:sz w:val="22"/>
                  <w:szCs w:val="24"/>
                  <w:rPrChange w:id="144" w:author="Wesner, Jeff" w:date="2026-05-13T10:14:00Z" w16du:dateUtc="2026-05-13T15:14:00Z">
                    <w:rPr>
                      <w:rFonts w:ascii="Cambria Math" w:hAnsi="Cambria Math"/>
                    </w:rPr>
                  </w:rPrChange>
                </w:rPr>
                <m:t>3,0,2.6</m:t>
              </m:r>
            </m:e>
          </m:d>
        </m:oMath>
      </m:oMathPara>
    </w:p>
    <w:p w14:paraId="0C504536" w14:textId="77777777" w:rsidR="00665441" w:rsidRPr="0028217B" w:rsidRDefault="00000000">
      <w:pPr>
        <w:pStyle w:val="Heading3"/>
        <w:keepNext w:val="0"/>
        <w:keepLines w:val="0"/>
        <w:spacing w:before="0" w:after="200"/>
        <w:jc w:val="center"/>
        <w:rPr>
          <w:color w:val="000000"/>
          <w:sz w:val="24"/>
          <w:szCs w:val="24"/>
          <w:rPrChange w:id="145" w:author="Wesner, Jeff" w:date="2026-05-13T10:14:00Z" w16du:dateUtc="2026-05-13T15:14:00Z">
            <w:rPr>
              <w:color w:val="000000"/>
            </w:rPr>
          </w:rPrChange>
        </w:rPr>
      </w:pPr>
      <w:bookmarkStart w:id="146" w:name="_onetpaqnz0um_Copy_9"/>
      <w:bookmarkEnd w:id="146"/>
      <m:oMathPara>
        <m:oMathParaPr>
          <m:jc m:val="center"/>
        </m:oMathParaPr>
        <m:oMath>
          <m:r>
            <w:rPr>
              <w:rFonts w:ascii="Cambria Math" w:hAnsi="Cambria Math"/>
              <w:sz w:val="22"/>
              <w:szCs w:val="24"/>
              <w:rPrChange w:id="147" w:author="Wesner, Jeff" w:date="2026-05-13T10:14:00Z" w16du:dateUtc="2026-05-13T15:14:00Z">
                <w:rPr>
                  <w:rFonts w:ascii="Cambria Math" w:hAnsi="Cambria Math"/>
                </w:rPr>
              </w:rPrChange>
            </w:rPr>
            <m:t>ϕ∼Gamma</m:t>
          </m:r>
          <m:d>
            <m:dPr>
              <m:ctrlPr>
                <w:rPr>
                  <w:rFonts w:ascii="Cambria Math" w:hAnsi="Cambria Math"/>
                  <w:sz w:val="22"/>
                  <w:szCs w:val="24"/>
                  <w:rPrChange w:id="148" w:author="Wesner, Jeff" w:date="2026-05-13T10:14:00Z" w16du:dateUtc="2026-05-13T15:14:00Z">
                    <w:rPr>
                      <w:rFonts w:ascii="Cambria Math" w:hAnsi="Cambria Math"/>
                    </w:rPr>
                  </w:rPrChange>
                </w:rPr>
              </m:ctrlPr>
            </m:dPr>
            <m:e>
              <m:r>
                <w:rPr>
                  <w:rFonts w:ascii="Cambria Math" w:hAnsi="Cambria Math"/>
                  <w:sz w:val="22"/>
                  <w:szCs w:val="24"/>
                  <w:rPrChange w:id="149" w:author="Wesner, Jeff" w:date="2026-05-13T10:14:00Z" w16du:dateUtc="2026-05-13T15:14:00Z">
                    <w:rPr>
                      <w:rFonts w:ascii="Cambria Math" w:hAnsi="Cambria Math"/>
                    </w:rPr>
                  </w:rPrChange>
                </w:rPr>
                <m:t>0.01,0.01</m:t>
              </m:r>
            </m:e>
          </m:d>
          <m:r>
            <w:rPr>
              <w:rFonts w:ascii="Cambria Math" w:hAnsi="Cambria Math"/>
              <w:sz w:val="22"/>
              <w:szCs w:val="24"/>
              <w:rPrChange w:id="150" w:author="Wesner, Jeff" w:date="2026-05-13T10:14:00Z" w16du:dateUtc="2026-05-13T15:14:00Z">
                <w:rPr>
                  <w:rFonts w:ascii="Cambria Math" w:hAnsi="Cambria Math"/>
                </w:rPr>
              </w:rPrChange>
            </w:rPr>
            <m:t>,</m:t>
          </m:r>
        </m:oMath>
      </m:oMathPara>
    </w:p>
    <w:p w14:paraId="0C504537" w14:textId="77777777" w:rsidR="00665441" w:rsidRDefault="00000000">
      <w:pPr>
        <w:pStyle w:val="Heading3"/>
        <w:keepNext w:val="0"/>
        <w:keepLines w:val="0"/>
        <w:spacing w:before="180" w:after="180"/>
        <w:jc w:val="both"/>
        <w:rPr>
          <w:color w:val="000000"/>
        </w:rPr>
      </w:pPr>
      <w:bookmarkStart w:id="151" w:name="_onetpaqnz0um_Copy_10"/>
      <w:bookmarkEnd w:id="151"/>
      <w:r>
        <w:rPr>
          <w:rFonts w:ascii="Times New Roman" w:eastAsia="Times New Roman" w:hAnsi="Times New Roman" w:cs="Times New Roman"/>
          <w:color w:val="000000"/>
          <w:sz w:val="24"/>
          <w:szCs w:val="24"/>
        </w:rPr>
        <w:t xml:space="preserve">where </w:t>
      </w:r>
      <m:oMath>
        <m:sSub>
          <m:sSubPr>
            <m:ctrlPr>
              <w:rPr>
                <w:rFonts w:ascii="Cambria Math" w:hAnsi="Cambria Math"/>
              </w:rPr>
            </m:ctrlPr>
          </m:sSubPr>
          <m:e>
            <m:r>
              <w:rPr>
                <w:rFonts w:ascii="Cambria Math" w:hAnsi="Cambria Math"/>
              </w:rPr>
              <m:t>C</m:t>
            </m:r>
          </m:e>
          <m:sub>
            <m:r>
              <w:rPr>
                <w:rFonts w:ascii="Cambria Math" w:hAnsi="Cambria Math"/>
              </w:rPr>
              <m:t>a</m:t>
            </m:r>
          </m:sub>
        </m:sSub>
      </m:oMath>
      <w:r>
        <w:rPr>
          <w:rFonts w:ascii="Times New Roman" w:eastAsia="Times New Roman" w:hAnsi="Times New Roman" w:cs="Times New Roman"/>
          <w:color w:val="000000"/>
          <w:sz w:val="24"/>
          <w:szCs w:val="24"/>
        </w:rPr>
        <w:t xml:space="preserve"> is the adult tissue concentration of a contaminant (standardized by dividing by the maximum concentration), </w:t>
      </w:r>
      <m:oMath>
        <m:sSub>
          <m:sSubPr>
            <m:ctrlPr>
              <w:rPr>
                <w:rFonts w:ascii="Cambria Math" w:hAnsi="Cambria Math"/>
              </w:rPr>
            </m:ctrlPr>
          </m:sSubPr>
          <m:e>
            <m:r>
              <w:rPr>
                <w:rFonts w:ascii="Cambria Math" w:hAnsi="Cambria Math"/>
              </w:rPr>
              <m:t>C</m:t>
            </m:r>
          </m:e>
          <m:sub>
            <m:r>
              <w:rPr>
                <w:rFonts w:ascii="Cambria Math" w:hAnsi="Cambria Math"/>
              </w:rPr>
              <m:t>w</m:t>
            </m:r>
          </m:sub>
        </m:sSub>
      </m:oMath>
      <w:r>
        <w:rPr>
          <w:rFonts w:ascii="Times New Roman" w:eastAsia="Times New Roman" w:hAnsi="Times New Roman" w:cs="Times New Roman"/>
          <w:color w:val="000000"/>
          <w:sz w:val="24"/>
          <w:szCs w:val="24"/>
        </w:rPr>
        <w:t xml:space="preserve"> is the water concentration of the contaminant (standardized as a z-score), with varying intercepts for study. Because tissue concentrations are positive and continuous, we used a gamma likelihood with a log-link. Given the standardized data and log-link, we used a </w:t>
      </w:r>
      <w:proofErr w:type="gramStart"/>
      <w:r>
        <w:rPr>
          <w:rFonts w:ascii="Times New Roman" w:eastAsia="Times New Roman" w:hAnsi="Times New Roman" w:cs="Times New Roman"/>
          <w:color w:val="000000"/>
          <w:sz w:val="24"/>
          <w:szCs w:val="24"/>
        </w:rPr>
        <w:t>N(</w:t>
      </w:r>
      <w:proofErr w:type="gramEnd"/>
      <w:r>
        <w:rPr>
          <w:rFonts w:ascii="Times New Roman" w:eastAsia="Times New Roman" w:hAnsi="Times New Roman" w:cs="Times New Roman"/>
          <w:color w:val="000000"/>
          <w:sz w:val="24"/>
          <w:szCs w:val="24"/>
        </w:rPr>
        <w:t xml:space="preserve">-3, 1) prior for the intercept and </w:t>
      </w:r>
      <w:proofErr w:type="gramStart"/>
      <w:r>
        <w:rPr>
          <w:rFonts w:ascii="Times New Roman" w:eastAsia="Times New Roman" w:hAnsi="Times New Roman" w:cs="Times New Roman"/>
          <w:color w:val="000000"/>
          <w:sz w:val="24"/>
          <w:szCs w:val="24"/>
        </w:rPr>
        <w:t>N(</w:t>
      </w:r>
      <w:proofErr w:type="gramEnd"/>
      <w:r>
        <w:rPr>
          <w:rFonts w:ascii="Times New Roman" w:eastAsia="Times New Roman" w:hAnsi="Times New Roman" w:cs="Times New Roman"/>
          <w:color w:val="000000"/>
          <w:sz w:val="24"/>
          <w:szCs w:val="24"/>
        </w:rPr>
        <w:t xml:space="preserve">0, 1) prior for the slope, with a default </w:t>
      </w:r>
      <w:proofErr w:type="gramStart"/>
      <w:r>
        <w:rPr>
          <w:rFonts w:ascii="Times New Roman" w:eastAsia="Times New Roman" w:hAnsi="Times New Roman" w:cs="Times New Roman"/>
          <w:color w:val="000000"/>
          <w:sz w:val="24"/>
          <w:szCs w:val="24"/>
        </w:rPr>
        <w:t>priors</w:t>
      </w:r>
      <w:proofErr w:type="gramEnd"/>
      <w:r>
        <w:rPr>
          <w:rFonts w:ascii="Times New Roman" w:eastAsia="Times New Roman" w:hAnsi="Times New Roman" w:cs="Times New Roman"/>
          <w:color w:val="000000"/>
          <w:sz w:val="24"/>
          <w:szCs w:val="24"/>
        </w:rPr>
        <w:t xml:space="preserve"> of </w:t>
      </w:r>
      <w:proofErr w:type="gramStart"/>
      <w:r>
        <w:rPr>
          <w:rFonts w:ascii="Times New Roman" w:eastAsia="Times New Roman" w:hAnsi="Times New Roman" w:cs="Times New Roman"/>
          <w:color w:val="000000"/>
          <w:sz w:val="24"/>
          <w:szCs w:val="24"/>
        </w:rPr>
        <w:t>HalfStudentT(</w:t>
      </w:r>
      <w:proofErr w:type="gramEnd"/>
      <w:r>
        <w:rPr>
          <w:rFonts w:ascii="Times New Roman" w:eastAsia="Times New Roman" w:hAnsi="Times New Roman" w:cs="Times New Roman"/>
          <w:color w:val="000000"/>
          <w:sz w:val="24"/>
          <w:szCs w:val="24"/>
        </w:rPr>
        <w:t xml:space="preserve">3, 0, 2.6) for the hyperparameter </w:t>
      </w:r>
      <m:oMath>
        <m:sSub>
          <m:sSubPr>
            <m:ctrlPr>
              <w:rPr>
                <w:rFonts w:ascii="Cambria Math" w:hAnsi="Cambria Math"/>
              </w:rPr>
            </m:ctrlPr>
          </m:sSubPr>
          <m:e>
            <m:r>
              <w:rPr>
                <w:rFonts w:ascii="Cambria Math" w:hAnsi="Cambria Math"/>
              </w:rPr>
              <m:t>σ</m:t>
            </m:r>
          </m:e>
          <m:sub>
            <m:r>
              <w:rPr>
                <w:rFonts w:ascii="Cambria Math" w:hAnsi="Cambria Math"/>
              </w:rPr>
              <m:t>study</m:t>
            </m:r>
          </m:sub>
        </m:sSub>
      </m:oMath>
      <w:r>
        <w:rPr>
          <w:rFonts w:ascii="Times New Roman" w:eastAsia="Times New Roman" w:hAnsi="Times New Roman" w:cs="Times New Roman"/>
          <w:color w:val="000000"/>
          <w:sz w:val="24"/>
          <w:szCs w:val="24"/>
        </w:rPr>
        <w:t xml:space="preserve"> and </w:t>
      </w:r>
      <w:proofErr w:type="gramStart"/>
      <w:r>
        <w:rPr>
          <w:rFonts w:ascii="Times New Roman" w:eastAsia="Times New Roman" w:hAnsi="Times New Roman" w:cs="Times New Roman"/>
          <w:color w:val="000000"/>
          <w:sz w:val="24"/>
          <w:szCs w:val="24"/>
        </w:rPr>
        <w:t>Gamma(</w:t>
      </w:r>
      <w:proofErr w:type="gramEnd"/>
      <w:r>
        <w:rPr>
          <w:rFonts w:ascii="Times New Roman" w:eastAsia="Times New Roman" w:hAnsi="Times New Roman" w:cs="Times New Roman"/>
          <w:color w:val="000000"/>
          <w:sz w:val="24"/>
          <w:szCs w:val="24"/>
        </w:rPr>
        <w:t xml:space="preserve">0.01, 0.01) for </w:t>
      </w:r>
      <m:oMath>
        <m:r>
          <w:rPr>
            <w:rFonts w:ascii="Cambria Math" w:hAnsi="Cambria Math"/>
          </w:rPr>
          <m:t>ϕ</m:t>
        </m:r>
      </m:oMath>
      <w:r>
        <w:rPr>
          <w:rFonts w:ascii="Times New Roman" w:eastAsia="Times New Roman" w:hAnsi="Times New Roman" w:cs="Times New Roman"/>
          <w:color w:val="000000"/>
          <w:sz w:val="24"/>
          <w:szCs w:val="24"/>
        </w:rPr>
        <w:t>.</w:t>
      </w:r>
    </w:p>
    <w:p w14:paraId="0C504538" w14:textId="77777777" w:rsidR="00665441" w:rsidRDefault="00665441">
      <w:pPr>
        <w:pStyle w:val="normal1"/>
        <w:spacing w:before="180" w:after="180" w:line="240" w:lineRule="auto"/>
        <w:jc w:val="both"/>
        <w:rPr>
          <w:rFonts w:ascii="Times New Roman" w:eastAsia="Times New Roman" w:hAnsi="Times New Roman" w:cs="Times New Roman"/>
          <w:color w:val="000000"/>
        </w:rPr>
      </w:pPr>
    </w:p>
    <w:p w14:paraId="0C504539" w14:textId="77777777" w:rsidR="00665441" w:rsidRDefault="00000000">
      <w:pPr>
        <w:pStyle w:val="Heading3"/>
        <w:keepNext w:val="0"/>
        <w:keepLines w:val="0"/>
        <w:spacing w:before="180" w:after="180"/>
        <w:rPr>
          <w:color w:val="000000"/>
        </w:rPr>
      </w:pPr>
      <w:bookmarkStart w:id="152" w:name="_onetpaqnz0um_Copy_11"/>
      <w:bookmarkEnd w:id="152"/>
      <w:r>
        <w:rPr>
          <w:rFonts w:ascii="Times New Roman" w:eastAsia="Times New Roman" w:hAnsi="Times New Roman" w:cs="Times New Roman"/>
          <w:color w:val="000000"/>
          <w:sz w:val="24"/>
          <w:szCs w:val="24"/>
          <w:u w:val="single"/>
        </w:rPr>
        <w:t>Model fitting and model checking</w:t>
      </w:r>
    </w:p>
    <w:p w14:paraId="0C50453A" w14:textId="77777777" w:rsidR="00665441" w:rsidRDefault="00000000">
      <w:pPr>
        <w:pStyle w:val="Heading3"/>
        <w:keepNext w:val="0"/>
        <w:keepLines w:val="0"/>
        <w:spacing w:before="180" w:after="180"/>
        <w:jc w:val="both"/>
        <w:rPr>
          <w:color w:val="000000"/>
        </w:rPr>
      </w:pPr>
      <w:bookmarkStart w:id="153" w:name="_kz6r53cz84gh"/>
      <w:bookmarkEnd w:id="153"/>
      <w:r>
        <w:rPr>
          <w:rFonts w:ascii="Times New Roman" w:eastAsia="Times New Roman" w:hAnsi="Times New Roman" w:cs="Times New Roman"/>
          <w:color w:val="000000"/>
          <w:sz w:val="24"/>
          <w:szCs w:val="24"/>
        </w:rPr>
        <w:t xml:space="preserve">Analysis of regression models (simple to generalized linear mixed models) was conducted in R version 4.5.2 (R Core Team 2025) with the brms package </w:t>
      </w:r>
      <w:r>
        <w:rPr>
          <w:rFonts w:ascii="Times New Roman" w:eastAsia="Times New Roman" w:hAnsi="Times New Roman" w:cs="Times New Roman"/>
          <w:color w:val="000000"/>
          <w:sz w:val="30"/>
          <w:szCs w:val="30"/>
        </w:rPr>
        <w:t>(</w:t>
      </w:r>
      <w:r>
        <w:rPr>
          <w:rFonts w:ascii="Times New Roman" w:eastAsia="Times New Roman" w:hAnsi="Times New Roman" w:cs="Times New Roman"/>
          <w:i/>
          <w:iCs/>
          <w:color w:val="000000"/>
          <w:sz w:val="30"/>
          <w:szCs w:val="30"/>
        </w:rPr>
        <w:t>55</w:t>
      </w:r>
      <w:r>
        <w:rPr>
          <w:rFonts w:ascii="Times New Roman" w:eastAsia="Times New Roman" w:hAnsi="Times New Roman" w:cs="Times New Roman"/>
          <w:color w:val="000000"/>
          <w:sz w:val="30"/>
          <w:szCs w:val="30"/>
        </w:rPr>
        <w:t>)</w:t>
      </w:r>
      <w:r>
        <w:rPr>
          <w:rFonts w:ascii="Times New Roman" w:eastAsia="Times New Roman" w:hAnsi="Times New Roman" w:cs="Times New Roman"/>
          <w:color w:val="000000"/>
          <w:sz w:val="24"/>
          <w:szCs w:val="24"/>
          <w:highlight w:val="white"/>
        </w:rPr>
        <w:t xml:space="preserve">. Posterior samples were generated in </w:t>
      </w:r>
      <w:proofErr w:type="spellStart"/>
      <w:r>
        <w:rPr>
          <w:rFonts w:ascii="Times New Roman" w:eastAsia="Times New Roman" w:hAnsi="Times New Roman" w:cs="Times New Roman"/>
          <w:color w:val="000000"/>
          <w:sz w:val="24"/>
          <w:szCs w:val="24"/>
          <w:highlight w:val="white"/>
        </w:rPr>
        <w:t>rstan</w:t>
      </w:r>
      <w:proofErr w:type="spellEnd"/>
      <w:r>
        <w:rPr>
          <w:rFonts w:ascii="Times New Roman" w:eastAsia="Times New Roman" w:hAnsi="Times New Roman" w:cs="Times New Roman"/>
          <w:color w:val="000000"/>
          <w:sz w:val="24"/>
          <w:szCs w:val="24"/>
          <w:highlight w:val="white"/>
        </w:rPr>
        <w:t xml:space="preserve"> using the No-U-Turn Sampling algorithm. Models were fit using 4 chains of 2000 iterations each with the first 1000 iterations from each chain discarded as warmup. Posterior inference, plotting, and data wrangling relied largely on the packages </w:t>
      </w:r>
      <w:proofErr w:type="spellStart"/>
      <w:r>
        <w:rPr>
          <w:rFonts w:ascii="Times New Roman" w:eastAsia="Times New Roman" w:hAnsi="Times New Roman" w:cs="Times New Roman"/>
          <w:i/>
          <w:iCs/>
          <w:color w:val="000000"/>
          <w:sz w:val="24"/>
          <w:szCs w:val="24"/>
          <w:highlight w:val="white"/>
        </w:rPr>
        <w:t>tidyverse</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i/>
          <w:iCs/>
          <w:color w:val="000000"/>
          <w:sz w:val="24"/>
          <w:szCs w:val="24"/>
          <w:highlight w:val="white"/>
        </w:rPr>
        <w:t>tidybayes</w:t>
      </w:r>
      <w:proofErr w:type="spellEnd"/>
      <w:r>
        <w:rPr>
          <w:rFonts w:ascii="Times New Roman" w:eastAsia="Times New Roman" w:hAnsi="Times New Roman" w:cs="Times New Roman"/>
          <w:color w:val="000000"/>
          <w:sz w:val="24"/>
          <w:szCs w:val="24"/>
          <w:highlight w:val="white"/>
        </w:rPr>
        <w:t xml:space="preserve">, and </w:t>
      </w:r>
      <w:proofErr w:type="spellStart"/>
      <w:proofErr w:type="gramStart"/>
      <w:r>
        <w:rPr>
          <w:rFonts w:ascii="Times New Roman" w:eastAsia="Times New Roman" w:hAnsi="Times New Roman" w:cs="Times New Roman"/>
          <w:i/>
          <w:iCs/>
          <w:color w:val="000000"/>
          <w:sz w:val="24"/>
          <w:szCs w:val="24"/>
          <w:highlight w:val="white"/>
        </w:rPr>
        <w:t>data.table</w:t>
      </w:r>
      <w:proofErr w:type="spellEnd"/>
      <w:proofErr w:type="gramEnd"/>
      <w:r>
        <w:rPr>
          <w:rFonts w:ascii="Times New Roman" w:eastAsia="Times New Roman" w:hAnsi="Times New Roman" w:cs="Times New Roman"/>
          <w:color w:val="000000"/>
          <w:sz w:val="24"/>
          <w:szCs w:val="24"/>
          <w:highlight w:val="white"/>
        </w:rPr>
        <w:t xml:space="preserve">. Priors were determined using prior predictive simulation </w:t>
      </w:r>
      <w:r>
        <w:rPr>
          <w:rFonts w:ascii="Times New Roman" w:eastAsia="Times New Roman" w:hAnsi="Times New Roman" w:cs="Times New Roman"/>
          <w:color w:val="000000"/>
          <w:sz w:val="30"/>
          <w:szCs w:val="30"/>
        </w:rPr>
        <w:t>(</w:t>
      </w:r>
      <w:r>
        <w:rPr>
          <w:rFonts w:ascii="Times New Roman" w:eastAsia="Times New Roman" w:hAnsi="Times New Roman" w:cs="Times New Roman"/>
          <w:i/>
          <w:iCs/>
          <w:color w:val="000000"/>
          <w:sz w:val="30"/>
          <w:szCs w:val="30"/>
        </w:rPr>
        <w:t>53</w:t>
      </w:r>
      <w:r>
        <w:rPr>
          <w:rFonts w:ascii="Times New Roman" w:eastAsia="Times New Roman" w:hAnsi="Times New Roman" w:cs="Times New Roman"/>
          <w:color w:val="000000"/>
          <w:sz w:val="30"/>
          <w:szCs w:val="30"/>
        </w:rPr>
        <w:t>)</w:t>
      </w:r>
      <w:r>
        <w:rPr>
          <w:rFonts w:ascii="Times New Roman" w:eastAsia="Times New Roman" w:hAnsi="Times New Roman" w:cs="Times New Roman"/>
          <w:color w:val="000000"/>
          <w:sz w:val="24"/>
          <w:szCs w:val="24"/>
          <w:highlight w:val="white"/>
        </w:rPr>
        <w:t xml:space="preserve">. Model fit was assessed using posterior predictive checks </w:t>
      </w:r>
      <w:r>
        <w:rPr>
          <w:rFonts w:ascii="Times New Roman" w:eastAsia="Times New Roman" w:hAnsi="Times New Roman" w:cs="Times New Roman"/>
          <w:color w:val="000000"/>
          <w:sz w:val="30"/>
          <w:szCs w:val="30"/>
        </w:rPr>
        <w:t>(</w:t>
      </w:r>
      <w:r>
        <w:rPr>
          <w:rFonts w:ascii="Times New Roman" w:eastAsia="Times New Roman" w:hAnsi="Times New Roman" w:cs="Times New Roman"/>
          <w:i/>
          <w:iCs/>
          <w:color w:val="000000"/>
          <w:sz w:val="30"/>
          <w:szCs w:val="30"/>
        </w:rPr>
        <w:t>72</w:t>
      </w:r>
      <w:r>
        <w:rPr>
          <w:rFonts w:ascii="Times New Roman" w:eastAsia="Times New Roman" w:hAnsi="Times New Roman" w:cs="Times New Roman"/>
          <w:color w:val="000000"/>
          <w:sz w:val="30"/>
          <w:szCs w:val="30"/>
        </w:rPr>
        <w:t>)</w:t>
      </w:r>
      <w:r>
        <w:rPr>
          <w:rFonts w:ascii="Times New Roman" w:eastAsia="Times New Roman" w:hAnsi="Times New Roman" w:cs="Times New Roman"/>
          <w:color w:val="000000"/>
          <w:sz w:val="24"/>
          <w:szCs w:val="24"/>
          <w:highlight w:val="white"/>
        </w:rPr>
        <w:t xml:space="preserve">. </w:t>
      </w:r>
    </w:p>
    <w:p w14:paraId="0C50453B" w14:textId="77777777" w:rsidR="00665441" w:rsidRDefault="00665441">
      <w:pPr>
        <w:pStyle w:val="normal1"/>
        <w:spacing w:before="180" w:after="180" w:line="240" w:lineRule="auto"/>
        <w:jc w:val="both"/>
        <w:rPr>
          <w:rFonts w:ascii="Times New Roman" w:eastAsia="Times New Roman" w:hAnsi="Times New Roman" w:cs="Times New Roman"/>
          <w:color w:val="000000"/>
          <w:highlight w:val="white"/>
        </w:rPr>
      </w:pPr>
    </w:p>
    <w:p w14:paraId="0C50453C" w14:textId="77777777" w:rsidR="00665441" w:rsidRDefault="00000000">
      <w:pPr>
        <w:pStyle w:val="Heading3"/>
        <w:shd w:val="clear" w:color="auto" w:fill="FFFFFF"/>
        <w:spacing w:after="160"/>
        <w:rPr>
          <w:color w:val="000000"/>
        </w:rPr>
      </w:pPr>
      <w:bookmarkStart w:id="154" w:name="_onetpaqnz0um_Copy_12"/>
      <w:bookmarkEnd w:id="154"/>
      <w:r>
        <w:rPr>
          <w:rFonts w:ascii="Times New Roman" w:eastAsia="Times New Roman" w:hAnsi="Times New Roman" w:cs="Times New Roman"/>
          <w:color w:val="000000"/>
          <w:sz w:val="24"/>
          <w:szCs w:val="24"/>
          <w:u w:val="single"/>
        </w:rPr>
        <w:t>Modelling contaminant exports</w:t>
      </w:r>
    </w:p>
    <w:p w14:paraId="0C50453D" w14:textId="77777777"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color w:val="000000"/>
        </w:rPr>
        <w:t xml:space="preserve">Using the posterior distributions of parameters from the water to adult concentration models (see </w:t>
      </w:r>
      <w:r>
        <w:rPr>
          <w:rFonts w:ascii="Times New Roman" w:eastAsia="Times New Roman" w:hAnsi="Times New Roman" w:cs="Times New Roman"/>
          <w:color w:val="000000"/>
          <w:u w:val="single"/>
        </w:rPr>
        <w:t>Contaminant transfer to adult aquatic insects</w:t>
      </w:r>
      <w:r>
        <w:rPr>
          <w:rFonts w:ascii="Times New Roman" w:eastAsia="Times New Roman" w:hAnsi="Times New Roman" w:cs="Times New Roman"/>
          <w:b/>
          <w:bCs/>
          <w:color w:val="000000"/>
        </w:rPr>
        <w:t>)</w:t>
      </w:r>
      <w:r>
        <w:rPr>
          <w:rFonts w:ascii="Times New Roman" w:eastAsia="Times New Roman" w:hAnsi="Times New Roman" w:cs="Times New Roman"/>
          <w:color w:val="000000"/>
        </w:rPr>
        <w:t xml:space="preserve">, we estimated adult concentrations for each </w:t>
      </w:r>
      <w:proofErr w:type="spellStart"/>
      <w:r>
        <w:rPr>
          <w:rFonts w:ascii="Times New Roman" w:eastAsia="Times New Roman" w:hAnsi="Times New Roman" w:cs="Times New Roman"/>
          <w:color w:val="000000"/>
        </w:rPr>
        <w:t>hydrobasin</w:t>
      </w:r>
      <w:proofErr w:type="spellEnd"/>
      <w:r>
        <w:rPr>
          <w:rFonts w:ascii="Times New Roman" w:eastAsia="Times New Roman" w:hAnsi="Times New Roman" w:cs="Times New Roman"/>
          <w:color w:val="000000"/>
        </w:rPr>
        <w:t xml:space="preserve"> based on the concentrations of a given compound predicted from the random forest model (</w:t>
      </w:r>
      <m:oMath>
        <m:sSub>
          <m:sSubPr>
            <m:ctrlPr>
              <w:rPr>
                <w:rFonts w:ascii="Cambria Math" w:hAnsi="Cambria Math"/>
              </w:rPr>
            </m:ctrlPr>
          </m:sSubPr>
          <m:e>
            <m:r>
              <w:rPr>
                <w:rFonts w:ascii="Cambria Math" w:hAnsi="Cambria Math"/>
              </w:rPr>
              <m:t>C</m:t>
            </m:r>
          </m:e>
          <m:sub>
            <m:r>
              <w:rPr>
                <w:rFonts w:ascii="Cambria Math" w:hAnsi="Cambria Math"/>
              </w:rPr>
              <m:t>w</m:t>
            </m:r>
          </m:sub>
        </m:sSub>
      </m:oMath>
      <w:r>
        <w:rPr>
          <w:rFonts w:ascii="Times New Roman" w:eastAsia="Times New Roman" w:hAnsi="Times New Roman" w:cs="Times New Roman"/>
          <w:color w:val="000000"/>
        </w:rPr>
        <w:t xml:space="preserve">; see </w:t>
      </w:r>
      <w:r>
        <w:rPr>
          <w:rFonts w:ascii="Times New Roman" w:eastAsia="Times New Roman" w:hAnsi="Times New Roman" w:cs="Times New Roman"/>
          <w:color w:val="000000"/>
          <w:u w:val="single"/>
        </w:rPr>
        <w:t>Global modelling of aqueous contaminant concentration</w:t>
      </w:r>
      <w:r>
        <w:rPr>
          <w:rFonts w:ascii="Times New Roman" w:eastAsia="Times New Roman" w:hAnsi="Times New Roman" w:cs="Times New Roman"/>
          <w:color w:val="000000"/>
        </w:rPr>
        <w:t xml:space="preserve">), such that: </w:t>
      </w:r>
    </w:p>
    <w:p w14:paraId="0C50453E" w14:textId="77777777" w:rsidR="00665441" w:rsidRDefault="00665441">
      <w:pPr>
        <w:pStyle w:val="normal1"/>
        <w:shd w:val="clear" w:color="auto" w:fill="FFFFFF"/>
        <w:spacing w:after="160" w:line="240" w:lineRule="auto"/>
        <w:rPr>
          <w:rFonts w:ascii="Times New Roman" w:eastAsia="Times New Roman" w:hAnsi="Times New Roman" w:cs="Times New Roman"/>
          <w:color w:val="000000"/>
        </w:rPr>
      </w:pPr>
    </w:p>
    <w:p w14:paraId="0C50453F" w14:textId="15AC7DF6" w:rsidR="00665441" w:rsidRPr="006E3827" w:rsidRDefault="00000000">
      <w:pPr>
        <w:pStyle w:val="Heading3"/>
        <w:keepNext w:val="0"/>
        <w:keepLines w:val="0"/>
        <w:spacing w:before="0" w:after="200"/>
        <w:jc w:val="center"/>
        <w:rPr>
          <w:color w:val="000000"/>
          <w:sz w:val="24"/>
          <w:szCs w:val="24"/>
          <w:rPrChange w:id="155" w:author="Wesner, Jeff" w:date="2026-05-13T10:14:00Z" w16du:dateUtc="2026-05-13T15:14:00Z">
            <w:rPr>
              <w:color w:val="000000"/>
            </w:rPr>
          </w:rPrChange>
        </w:rPr>
      </w:pPr>
      <w:bookmarkStart w:id="156" w:name="_i492h3kwevo1"/>
      <w:bookmarkEnd w:id="156"/>
      <m:oMathPara>
        <m:oMathParaPr>
          <m:jc m:val="center"/>
        </m:oMathParaPr>
        <m:oMath>
          <m:r>
            <w:rPr>
              <w:rFonts w:ascii="Cambria Math" w:hAnsi="Cambria Math"/>
              <w:sz w:val="24"/>
              <w:szCs w:val="24"/>
              <w:rPrChange w:id="157" w:author="Wesner, Jeff" w:date="2026-05-13T10:14:00Z" w16du:dateUtc="2026-05-13T15:14:00Z">
                <w:rPr>
                  <w:rFonts w:ascii="Cambria Math" w:hAnsi="Cambria Math"/>
                </w:rPr>
              </w:rPrChange>
            </w:rPr>
            <w:lastRenderedPageBreak/>
            <m:t>Con</m:t>
          </m:r>
          <m:sSub>
            <m:sSubPr>
              <m:ctrlPr>
                <w:rPr>
                  <w:rFonts w:ascii="Cambria Math" w:hAnsi="Cambria Math"/>
                  <w:sz w:val="24"/>
                  <w:szCs w:val="24"/>
                  <w:rPrChange w:id="158" w:author="Wesner, Jeff" w:date="2026-05-13T10:14:00Z" w16du:dateUtc="2026-05-13T15:14:00Z">
                    <w:rPr>
                      <w:rFonts w:ascii="Cambria Math" w:hAnsi="Cambria Math"/>
                    </w:rPr>
                  </w:rPrChange>
                </w:rPr>
              </m:ctrlPr>
            </m:sSubPr>
            <m:e>
              <m:r>
                <w:rPr>
                  <w:rFonts w:ascii="Cambria Math" w:hAnsi="Cambria Math"/>
                  <w:sz w:val="24"/>
                  <w:szCs w:val="24"/>
                  <w:rPrChange w:id="159" w:author="Wesner, Jeff" w:date="2026-05-13T10:14:00Z" w16du:dateUtc="2026-05-13T15:14:00Z">
                    <w:rPr>
                      <w:rFonts w:ascii="Cambria Math" w:hAnsi="Cambria Math"/>
                    </w:rPr>
                  </w:rPrChange>
                </w:rPr>
                <m:t>c</m:t>
              </m:r>
            </m:e>
            <m:sub>
              <m:r>
                <w:rPr>
                  <w:rFonts w:ascii="Cambria Math" w:hAnsi="Cambria Math"/>
                  <w:sz w:val="24"/>
                  <w:szCs w:val="24"/>
                  <w:rPrChange w:id="160" w:author="Wesner, Jeff" w:date="2026-05-13T10:14:00Z" w16du:dateUtc="2026-05-13T15:14:00Z">
                    <w:rPr>
                      <w:rFonts w:ascii="Cambria Math" w:hAnsi="Cambria Math"/>
                    </w:rPr>
                  </w:rPrChange>
                </w:rPr>
                <m:t>basin</m:t>
              </m:r>
            </m:sub>
          </m:sSub>
          <m:r>
            <m:rPr>
              <m:lit/>
              <m:nor/>
            </m:rPr>
            <w:rPr>
              <w:sz w:val="24"/>
              <w:szCs w:val="24"/>
              <w:rPrChange w:id="161" w:author="Wesner, Jeff" w:date="2026-05-13T10:14:00Z" w16du:dateUtc="2026-05-13T15:14:00Z">
                <w:rPr/>
              </w:rPrChange>
            </w:rPr>
            <m:t>=</m:t>
          </m:r>
          <m:r>
            <w:rPr>
              <w:rFonts w:ascii="Cambria Math" w:hAnsi="Cambria Math"/>
              <w:sz w:val="24"/>
              <w:szCs w:val="24"/>
              <w:rPrChange w:id="162" w:author="Wesner, Jeff" w:date="2026-05-13T10:14:00Z" w16du:dateUtc="2026-05-13T15:14:00Z">
                <w:rPr>
                  <w:rFonts w:ascii="Cambria Math" w:hAnsi="Cambria Math"/>
                </w:rPr>
              </w:rPrChange>
            </w:rPr>
            <m:t>α</m:t>
          </m:r>
          <m:r>
            <m:rPr>
              <m:lit/>
              <m:nor/>
            </m:rPr>
            <w:rPr>
              <w:sz w:val="24"/>
              <w:szCs w:val="24"/>
              <w:rPrChange w:id="163" w:author="Wesner, Jeff" w:date="2026-05-13T10:14:00Z" w16du:dateUtc="2026-05-13T15:14:00Z">
                <w:rPr/>
              </w:rPrChange>
            </w:rPr>
            <m:t>+</m:t>
          </m:r>
          <m:r>
            <w:rPr>
              <w:rFonts w:ascii="Cambria Math" w:hAnsi="Cambria Math"/>
              <w:sz w:val="24"/>
              <w:szCs w:val="24"/>
              <w:rPrChange w:id="164" w:author="Wesner, Jeff" w:date="2026-05-13T10:14:00Z" w16du:dateUtc="2026-05-13T15:14:00Z">
                <w:rPr>
                  <w:rFonts w:ascii="Cambria Math" w:hAnsi="Cambria Math"/>
                </w:rPr>
              </w:rPrChange>
            </w:rPr>
            <m:t>β</m:t>
          </m:r>
          <m:sSub>
            <m:sSubPr>
              <m:ctrlPr>
                <w:rPr>
                  <w:rFonts w:ascii="Cambria Math" w:hAnsi="Cambria Math"/>
                  <w:i/>
                  <w:sz w:val="24"/>
                  <w:szCs w:val="24"/>
                  <w:rPrChange w:id="165" w:author="Wesner, Jeff" w:date="2026-05-13T10:16:00Z" w16du:dateUtc="2026-05-13T15:16:00Z">
                    <w:rPr>
                      <w:rFonts w:ascii="Cambria Math" w:hAnsi="Cambria Math"/>
                    </w:rPr>
                  </w:rPrChange>
                </w:rPr>
              </m:ctrlPr>
            </m:sSubPr>
            <m:e>
              <m:r>
                <w:ins w:id="166" w:author="Wesner, Jeff" w:date="2026-05-13T10:16:00Z" w16du:dateUtc="2026-05-13T15:16:00Z">
                  <w:rPr>
                    <w:rFonts w:ascii="Cambria Math" w:hAnsi="Cambria Math"/>
                    <w:sz w:val="24"/>
                    <w:szCs w:val="24"/>
                  </w:rPr>
                  <m:t>C</m:t>
                </w:ins>
              </m:r>
              <m:sSub>
                <m:sSubPr>
                  <m:ctrlPr>
                    <w:del w:id="167" w:author="Wesner, Jeff" w:date="2026-05-13T10:15:00Z" w16du:dateUtc="2026-05-13T15:15:00Z">
                      <w:rPr>
                        <w:rFonts w:ascii="Cambria Math" w:hAnsi="Cambria Math"/>
                        <w:i/>
                        <w:sz w:val="24"/>
                        <w:szCs w:val="24"/>
                        <w:rPrChange w:id="168" w:author="Wesner, Jeff" w:date="2026-05-13T10:16:00Z" w16du:dateUtc="2026-05-13T15:16:00Z">
                          <w:rPr>
                            <w:rFonts w:ascii="Cambria Math" w:hAnsi="Cambria Math"/>
                          </w:rPr>
                        </w:rPrChange>
                      </w:rPr>
                    </w:del>
                  </m:ctrlPr>
                </m:sSubPr>
                <m:e>
                  <m:r>
                    <w:del w:id="169" w:author="Wesner, Jeff" w:date="2026-05-13T10:15:00Z" w16du:dateUtc="2026-05-13T15:15:00Z">
                      <w:rPr>
                        <w:rFonts w:ascii="Cambria Math" w:hAnsi="Cambria Math"/>
                        <w:sz w:val="24"/>
                        <w:szCs w:val="24"/>
                      </w:rPr>
                      <m:t>C</m:t>
                    </w:del>
                  </m:r>
                </m:e>
                <m:sub>
                  <m:r>
                    <w:del w:id="170" w:author="Wesner, Jeff" w:date="2026-05-13T10:15:00Z" w16du:dateUtc="2026-05-13T15:15:00Z">
                      <w:rPr>
                        <w:rFonts w:ascii="Cambria Math" w:hAnsi="Cambria Math"/>
                        <w:sz w:val="24"/>
                        <w:szCs w:val="24"/>
                      </w:rPr>
                      <m:t>w</m:t>
                    </w:del>
                  </m:r>
                </m:sub>
              </m:sSub>
            </m:e>
            <m:sub>
              <m:r>
                <w:ins w:id="171" w:author="Wesner, Jeff" w:date="2026-05-13T10:16:00Z" w16du:dateUtc="2026-05-13T15:16:00Z">
                  <w:rPr>
                    <w:rFonts w:ascii="Cambria Math" w:hAnsi="Cambria Math"/>
                    <w:sz w:val="24"/>
                    <w:szCs w:val="24"/>
                  </w:rPr>
                  <m:t>w</m:t>
                </w:ins>
              </m:r>
            </m:sub>
          </m:sSub>
        </m:oMath>
      </m:oMathPara>
    </w:p>
    <w:p w14:paraId="0C504540" w14:textId="77777777" w:rsidR="00665441" w:rsidRDefault="00665441">
      <w:pPr>
        <w:pStyle w:val="normal1"/>
        <w:shd w:val="clear" w:color="auto" w:fill="FFFFFF"/>
        <w:spacing w:after="160" w:line="240" w:lineRule="auto"/>
        <w:rPr>
          <w:rFonts w:ascii="Times New Roman" w:eastAsia="Times New Roman" w:hAnsi="Times New Roman" w:cs="Times New Roman"/>
          <w:color w:val="000000"/>
        </w:rPr>
      </w:pPr>
    </w:p>
    <w:p w14:paraId="0C504541" w14:textId="77777777"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color w:val="000000"/>
        </w:rPr>
        <w:t xml:space="preserve">where </w:t>
      </w:r>
      <m:oMath>
        <m:r>
          <w:rPr>
            <w:rFonts w:ascii="Cambria Math" w:hAnsi="Cambria Math"/>
          </w:rPr>
          <m:t>Con</m:t>
        </m:r>
        <m:sSub>
          <m:sSubPr>
            <m:ctrlPr>
              <w:rPr>
                <w:rFonts w:ascii="Cambria Math" w:hAnsi="Cambria Math"/>
              </w:rPr>
            </m:ctrlPr>
          </m:sSubPr>
          <m:e>
            <m:r>
              <w:rPr>
                <w:rFonts w:ascii="Cambria Math" w:hAnsi="Cambria Math"/>
              </w:rPr>
              <m:t>c</m:t>
            </m:r>
          </m:e>
          <m:sub>
            <m:r>
              <w:rPr>
                <w:rFonts w:ascii="Cambria Math" w:hAnsi="Cambria Math"/>
              </w:rPr>
              <m:t>basin</m:t>
            </m:r>
          </m:sub>
        </m:sSub>
      </m:oMath>
      <w:r>
        <w:rPr>
          <w:rFonts w:ascii="Times New Roman" w:eastAsia="Times New Roman" w:hAnsi="Times New Roman" w:cs="Times New Roman"/>
          <w:color w:val="000000"/>
        </w:rPr>
        <w:t xml:space="preserve"> is the predicted tissue concentration (e.g., µg mgDM</w:t>
      </w:r>
      <w:r>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 xml:space="preserve">) of a compound as a function of the intercept </w:t>
      </w:r>
      <m:oMath>
        <m:r>
          <w:rPr>
            <w:rFonts w:ascii="Cambria Math" w:hAnsi="Cambria Math"/>
          </w:rPr>
          <m:t>α</m:t>
        </m:r>
      </m:oMath>
      <w:r>
        <w:rPr>
          <w:rFonts w:ascii="Times New Roman" w:eastAsia="Times New Roman" w:hAnsi="Times New Roman" w:cs="Times New Roman"/>
          <w:color w:val="000000"/>
        </w:rPr>
        <w:t xml:space="preserve"> and slope </w:t>
      </w:r>
      <m:oMath>
        <m:r>
          <w:rPr>
            <w:rFonts w:ascii="Cambria Math" w:hAnsi="Cambria Math"/>
          </w:rPr>
          <m:t>β</m:t>
        </m:r>
      </m:oMath>
      <w:r>
        <w:rPr>
          <w:rFonts w:ascii="Times New Roman" w:eastAsia="Times New Roman" w:hAnsi="Times New Roman" w:cs="Times New Roman"/>
          <w:color w:val="000000"/>
        </w:rPr>
        <w:t xml:space="preserve"> multiplied by the water concentration predicted from the random contaminant model (</w:t>
      </w:r>
      <m:oMath>
        <m:sSub>
          <m:sSubPr>
            <m:ctrlPr>
              <w:rPr>
                <w:rFonts w:ascii="Cambria Math" w:hAnsi="Cambria Math"/>
              </w:rPr>
            </m:ctrlPr>
          </m:sSubPr>
          <m:e>
            <m:r>
              <w:rPr>
                <w:rFonts w:ascii="Cambria Math" w:hAnsi="Cambria Math"/>
              </w:rPr>
              <m:t>C</m:t>
            </m:r>
          </m:e>
          <m:sub>
            <m:r>
              <w:rPr>
                <w:rFonts w:ascii="Cambria Math" w:hAnsi="Cambria Math"/>
              </w:rPr>
              <m:t>w</m:t>
            </m:r>
          </m:sub>
        </m:sSub>
      </m:oMath>
      <w:r>
        <w:rPr>
          <w:rFonts w:ascii="Times New Roman" w:eastAsia="Times New Roman" w:hAnsi="Times New Roman" w:cs="Times New Roman"/>
          <w:color w:val="000000"/>
        </w:rPr>
        <w:t xml:space="preserve">). </w:t>
      </w:r>
    </w:p>
    <w:p w14:paraId="0C504542" w14:textId="77777777"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color w:val="000000"/>
        </w:rPr>
        <w:t xml:space="preserve">To estimate the export of each compound per </w:t>
      </w:r>
      <w:proofErr w:type="spellStart"/>
      <w:r>
        <w:rPr>
          <w:rFonts w:ascii="Times New Roman" w:eastAsia="Times New Roman" w:hAnsi="Times New Roman" w:cs="Times New Roman"/>
          <w:color w:val="000000"/>
        </w:rPr>
        <w:t>hydrobasin</w:t>
      </w:r>
      <w:proofErr w:type="spellEnd"/>
      <w:r>
        <w:rPr>
          <w:rFonts w:ascii="Times New Roman" w:eastAsia="Times New Roman" w:hAnsi="Times New Roman" w:cs="Times New Roman"/>
          <w:color w:val="000000"/>
        </w:rPr>
        <w:t xml:space="preserve">, we multiplied </w:t>
      </w:r>
      <m:oMath>
        <m:sSub>
          <m:sSubPr>
            <m:ctrlPr>
              <w:rPr>
                <w:rFonts w:ascii="Cambria Math" w:hAnsi="Cambria Math"/>
              </w:rPr>
            </m:ctrlPr>
          </m:sSubPr>
          <m:e>
            <m:r>
              <w:rPr>
                <w:rFonts w:ascii="Cambria Math" w:hAnsi="Cambria Math"/>
              </w:rPr>
              <m:t>E</m:t>
            </m:r>
          </m:e>
          <m:sub>
            <m:r>
              <w:rPr>
                <w:rFonts w:ascii="Cambria Math" w:hAnsi="Cambria Math"/>
              </w:rPr>
              <m:t>i,basin</m:t>
            </m:r>
          </m:sub>
        </m:sSub>
      </m:oMath>
      <w:r>
        <w:rPr>
          <w:rFonts w:ascii="Times New Roman" w:eastAsia="Times New Roman" w:hAnsi="Times New Roman" w:cs="Times New Roman"/>
          <w:color w:val="000000"/>
        </w:rPr>
        <w:t>*</w:t>
      </w:r>
      <m:oMath>
        <m:r>
          <w:rPr>
            <w:rFonts w:ascii="Cambria Math" w:hAnsi="Cambria Math"/>
          </w:rPr>
          <m:t>Con</m:t>
        </m:r>
        <m:sSub>
          <m:sSubPr>
            <m:ctrlPr>
              <w:rPr>
                <w:rFonts w:ascii="Cambria Math" w:hAnsi="Cambria Math"/>
              </w:rPr>
            </m:ctrlPr>
          </m:sSubPr>
          <m:e>
            <m:r>
              <w:rPr>
                <w:rFonts w:ascii="Cambria Math" w:hAnsi="Cambria Math"/>
              </w:rPr>
              <m:t>c</m:t>
            </m:r>
          </m:e>
          <m:sub>
            <m:r>
              <w:rPr>
                <w:rFonts w:ascii="Cambria Math" w:hAnsi="Cambria Math"/>
              </w:rPr>
              <m:t>basin</m:t>
            </m:r>
          </m:sub>
        </m:sSub>
      </m:oMath>
      <w:r>
        <w:rPr>
          <w:rFonts w:ascii="Times New Roman" w:eastAsia="Times New Roman" w:hAnsi="Times New Roman" w:cs="Times New Roman"/>
          <w:color w:val="000000"/>
        </w:rPr>
        <w:t xml:space="preserve">, resulting in 919,156 estimates of the export of each compound. Summing across hydrobasins (for each posterior iteration of </w:t>
      </w:r>
      <m:oMath>
        <m:r>
          <w:rPr>
            <w:rFonts w:ascii="Cambria Math" w:hAnsi="Cambria Math"/>
          </w:rPr>
          <m:t>Con</m:t>
        </m:r>
        <m:sSub>
          <m:sSubPr>
            <m:ctrlPr>
              <w:rPr>
                <w:rFonts w:ascii="Cambria Math" w:hAnsi="Cambria Math"/>
              </w:rPr>
            </m:ctrlPr>
          </m:sSubPr>
          <m:e>
            <m:r>
              <w:rPr>
                <w:rFonts w:ascii="Cambria Math" w:hAnsi="Cambria Math"/>
              </w:rPr>
              <m:t>c</m:t>
            </m:r>
          </m:e>
          <m:sub>
            <m:r>
              <w:rPr>
                <w:rFonts w:ascii="Cambria Math" w:hAnsi="Cambria Math"/>
              </w:rPr>
              <m:t>basin</m:t>
            </m:r>
          </m:sub>
        </m:sSub>
      </m:oMath>
      <w:r>
        <w:rPr>
          <w:rFonts w:ascii="Times New Roman" w:eastAsia="Times New Roman" w:hAnsi="Times New Roman" w:cs="Times New Roman"/>
          <w:color w:val="000000"/>
        </w:rPr>
        <w:t xml:space="preserve">) generated a distribution of estimates of the global export of each compound from rivers and streams per year. </w:t>
      </w:r>
    </w:p>
    <w:p w14:paraId="0C504543" w14:textId="77777777" w:rsidR="00665441" w:rsidRDefault="00000000">
      <w:pPr>
        <w:pStyle w:val="normal1"/>
        <w:shd w:val="clear" w:color="auto" w:fill="FFFFFF"/>
        <w:spacing w:after="160" w:line="240" w:lineRule="auto"/>
        <w:jc w:val="both"/>
        <w:rPr>
          <w:color w:val="000000"/>
        </w:rPr>
      </w:pPr>
      <w:r>
        <w:rPr>
          <w:rFonts w:ascii="Times New Roman" w:eastAsia="Times New Roman" w:hAnsi="Times New Roman" w:cs="Times New Roman"/>
          <w:color w:val="000000"/>
        </w:rPr>
        <w:t xml:space="preserve">As shown above, contaminant export from each basin is a function of the total insect emergence from that basin and the concentration of contaminants in an insect, which itself is a function of the aqueous contaminant concentrations. Therefore, to estimate the relative contribution of emergence biomass versus aqueous concentration to contaminant export by insects, we first fit a linear model of the form </w:t>
      </w:r>
      <w:r>
        <w:rPr>
          <w:rFonts w:ascii="Times New Roman" w:eastAsia="Times New Roman" w:hAnsi="Times New Roman" w:cs="Times New Roman"/>
          <w:i/>
          <w:iCs/>
          <w:color w:val="000000"/>
        </w:rPr>
        <w:t xml:space="preserve">Export ~ intercept + </w:t>
      </w:r>
      <m:oMath>
        <m:r>
          <w:rPr>
            <w:rFonts w:ascii="Cambria Math" w:hAnsi="Cambria Math"/>
          </w:rPr>
          <m:t>β</m:t>
        </m:r>
      </m:oMath>
      <w:r>
        <w:rPr>
          <w:rFonts w:ascii="Times New Roman" w:eastAsia="Times New Roman" w:hAnsi="Times New Roman" w:cs="Times New Roman"/>
          <w:color w:val="000000"/>
          <w:vertAlign w:val="subscript"/>
        </w:rPr>
        <w:t>1</w:t>
      </w:r>
      <m:oMath>
        <m:sSub>
          <m:sSubPr>
            <m:ctrlPr>
              <w:rPr>
                <w:rFonts w:ascii="Cambria Math" w:hAnsi="Cambria Math"/>
              </w:rPr>
            </m:ctrlPr>
          </m:sSubPr>
          <m:e>
            <m:r>
              <w:rPr>
                <w:rFonts w:ascii="Cambria Math" w:hAnsi="Cambria Math"/>
              </w:rPr>
              <m:t>E</m:t>
            </m:r>
          </m:e>
          <m:sub>
            <m:r>
              <w:rPr>
                <w:rFonts w:ascii="Cambria Math" w:hAnsi="Cambria Math"/>
              </w:rPr>
              <m:t>i,basin</m:t>
            </m:r>
          </m:sub>
        </m:sSub>
      </m:oMath>
      <w:r>
        <w:rPr>
          <w:rFonts w:ascii="Times New Roman" w:eastAsia="Times New Roman" w:hAnsi="Times New Roman" w:cs="Times New Roman"/>
          <w:i/>
          <w:iCs/>
          <w:color w:val="000000"/>
        </w:rPr>
        <w:t xml:space="preserve"> + </w:t>
      </w:r>
      <m:oMath>
        <m:sSub>
          <m:sSubPr>
            <m:ctrlPr>
              <w:rPr>
                <w:rFonts w:ascii="Cambria Math" w:hAnsi="Cambria Math"/>
              </w:rPr>
            </m:ctrlPr>
          </m:sSubPr>
          <m:e>
            <m:r>
              <w:rPr>
                <w:rFonts w:ascii="Cambria Math" w:hAnsi="Cambria Math"/>
              </w:rPr>
              <m:t>β2C</m:t>
            </m:r>
          </m:e>
          <m:sub>
            <m:r>
              <w:rPr>
                <w:rFonts w:ascii="Cambria Math" w:hAnsi="Cambria Math"/>
              </w:rPr>
              <m:t>w</m:t>
            </m:r>
          </m:sub>
        </m:sSub>
      </m:oMath>
      <w:r>
        <w:rPr>
          <w:rFonts w:ascii="Times New Roman" w:eastAsia="Times New Roman" w:hAnsi="Times New Roman" w:cs="Times New Roman"/>
          <w:i/>
          <w:iCs/>
          <w:color w:val="000000"/>
        </w:rPr>
        <w:t xml:space="preserve"> </w:t>
      </w:r>
      <w:r>
        <w:rPr>
          <w:rFonts w:ascii="Times New Roman" w:eastAsia="Times New Roman" w:hAnsi="Times New Roman" w:cs="Times New Roman"/>
          <w:color w:val="000000"/>
        </w:rPr>
        <w:t xml:space="preserve">using the </w:t>
      </w:r>
      <w:proofErr w:type="spellStart"/>
      <w:proofErr w:type="gramStart"/>
      <w:r>
        <w:rPr>
          <w:rFonts w:ascii="Times New Roman" w:eastAsia="Times New Roman" w:hAnsi="Times New Roman" w:cs="Times New Roman"/>
          <w:i/>
          <w:iCs/>
          <w:color w:val="000000"/>
        </w:rPr>
        <w:t>lm</w:t>
      </w:r>
      <w:proofErr w:type="spellEnd"/>
      <w:r>
        <w:rPr>
          <w:rFonts w:ascii="Times New Roman" w:eastAsia="Times New Roman" w:hAnsi="Times New Roman" w:cs="Times New Roman"/>
          <w:i/>
          <w:iCs/>
          <w:color w:val="000000"/>
        </w:rPr>
        <w:t>(</w:t>
      </w:r>
      <w:proofErr w:type="gramEnd"/>
      <w:r>
        <w:rPr>
          <w:rFonts w:ascii="Times New Roman" w:eastAsia="Times New Roman" w:hAnsi="Times New Roman" w:cs="Times New Roman"/>
          <w:i/>
          <w:iCs/>
          <w:color w:val="000000"/>
        </w:rPr>
        <w:t>)</w:t>
      </w:r>
      <w:r>
        <w:rPr>
          <w:rFonts w:ascii="Times New Roman" w:eastAsia="Times New Roman" w:hAnsi="Times New Roman" w:cs="Times New Roman"/>
          <w:color w:val="000000"/>
        </w:rPr>
        <w:t xml:space="preserve"> function in R. The data came from 50,000 randomly sampled </w:t>
      </w:r>
      <w:proofErr w:type="spellStart"/>
      <w:r>
        <w:rPr>
          <w:rFonts w:ascii="Times New Roman" w:eastAsia="Times New Roman" w:hAnsi="Times New Roman" w:cs="Times New Roman"/>
          <w:color w:val="000000"/>
        </w:rPr>
        <w:t>hydrobasins</w:t>
      </w:r>
      <w:proofErr w:type="spellEnd"/>
      <w:r>
        <w:rPr>
          <w:rFonts w:ascii="Times New Roman" w:eastAsia="Times New Roman" w:hAnsi="Times New Roman" w:cs="Times New Roman"/>
          <w:color w:val="000000"/>
        </w:rPr>
        <w:t xml:space="preserve">. We then used the </w:t>
      </w:r>
      <w:proofErr w:type="spellStart"/>
      <w:proofErr w:type="gramStart"/>
      <w:r>
        <w:rPr>
          <w:rFonts w:ascii="Times New Roman" w:eastAsia="Times New Roman" w:hAnsi="Times New Roman" w:cs="Times New Roman"/>
          <w:i/>
          <w:iCs/>
          <w:color w:val="000000"/>
        </w:rPr>
        <w:t>calc.relaimpo</w:t>
      </w:r>
      <w:proofErr w:type="spellEnd"/>
      <w:proofErr w:type="gramEnd"/>
      <w:r>
        <w:rPr>
          <w:rFonts w:ascii="Times New Roman" w:eastAsia="Times New Roman" w:hAnsi="Times New Roman" w:cs="Times New Roman"/>
          <w:i/>
          <w:iCs/>
          <w:color w:val="000000"/>
        </w:rPr>
        <w:t>()</w:t>
      </w:r>
      <w:r>
        <w:rPr>
          <w:rFonts w:ascii="Times New Roman" w:eastAsia="Times New Roman" w:hAnsi="Times New Roman" w:cs="Times New Roman"/>
          <w:color w:val="000000"/>
        </w:rPr>
        <w:t xml:space="preserve"> function from the </w:t>
      </w:r>
      <w:proofErr w:type="spellStart"/>
      <w:r w:rsidRPr="00A4790E">
        <w:rPr>
          <w:rFonts w:ascii="Courier" w:eastAsia="Courier" w:hAnsi="Courier" w:cs="Courier"/>
          <w:color w:val="000000"/>
          <w:sz w:val="22"/>
          <w:szCs w:val="22"/>
          <w:rPrChange w:id="172" w:author="Wesner, Jeff" w:date="2026-05-13T10:16:00Z" w16du:dateUtc="2026-05-13T15:16:00Z">
            <w:rPr>
              <w:rFonts w:ascii="Courier" w:eastAsia="Courier" w:hAnsi="Courier" w:cs="Courier"/>
              <w:color w:val="000000"/>
            </w:rPr>
          </w:rPrChange>
        </w:rPr>
        <w:t>relaimpo</w:t>
      </w:r>
      <w:proofErr w:type="spellEnd"/>
      <w:r w:rsidRPr="00A4790E">
        <w:rPr>
          <w:rFonts w:ascii="Times New Roman" w:eastAsia="Times New Roman" w:hAnsi="Times New Roman" w:cs="Times New Roman"/>
          <w:color w:val="000000"/>
          <w:sz w:val="22"/>
          <w:szCs w:val="22"/>
          <w:rPrChange w:id="173" w:author="Wesner, Jeff" w:date="2026-05-13T10:16:00Z" w16du:dateUtc="2026-05-13T15:16:00Z">
            <w:rPr>
              <w:rFonts w:ascii="Times New Roman" w:eastAsia="Times New Roman" w:hAnsi="Times New Roman" w:cs="Times New Roman"/>
              <w:color w:val="000000"/>
            </w:rPr>
          </w:rPrChange>
        </w:rPr>
        <w:t xml:space="preserve"> </w:t>
      </w:r>
      <w:r>
        <w:rPr>
          <w:rFonts w:ascii="Times New Roman" w:eastAsia="Times New Roman" w:hAnsi="Times New Roman" w:cs="Times New Roman"/>
          <w:color w:val="000000"/>
        </w:rPr>
        <w:t xml:space="preserve">package to estimate the proportion of total variance explained by each predictor variable. </w:t>
      </w:r>
    </w:p>
    <w:p w14:paraId="0C504544" w14:textId="77777777" w:rsidR="00665441" w:rsidRDefault="00000000">
      <w:pPr>
        <w:pStyle w:val="normal1"/>
        <w:shd w:val="clear" w:color="auto" w:fill="FFFFFF"/>
        <w:spacing w:after="160" w:line="240" w:lineRule="auto"/>
        <w:rPr>
          <w:rFonts w:ascii="Times New Roman" w:eastAsia="Times New Roman" w:hAnsi="Times New Roman" w:cs="Times New Roman"/>
          <w:color w:val="000000"/>
        </w:rPr>
      </w:pPr>
      <w:r>
        <w:br w:type="page"/>
      </w:r>
    </w:p>
    <w:p w14:paraId="0C504545" w14:textId="77777777" w:rsidR="00665441" w:rsidRDefault="00000000">
      <w:pPr>
        <w:pStyle w:val="Heading2"/>
        <w:spacing w:before="0"/>
        <w:rPr>
          <w:color w:val="000000"/>
        </w:rPr>
      </w:pPr>
      <w:bookmarkStart w:id="174" w:name="_wc3nccb1t5s5"/>
      <w:bookmarkEnd w:id="174"/>
      <w:r>
        <w:rPr>
          <w:rFonts w:ascii="Times New Roman" w:eastAsia="Times New Roman" w:hAnsi="Times New Roman" w:cs="Times New Roman"/>
          <w:color w:val="000000"/>
          <w:sz w:val="24"/>
          <w:szCs w:val="24"/>
        </w:rPr>
        <w:lastRenderedPageBreak/>
        <w:t>Supplementary Figures</w:t>
      </w:r>
    </w:p>
    <w:p w14:paraId="0C504546" w14:textId="77777777" w:rsidR="00665441" w:rsidRDefault="00665441">
      <w:pPr>
        <w:pStyle w:val="normal1"/>
        <w:rPr>
          <w:color w:val="000000"/>
        </w:rPr>
      </w:pPr>
    </w:p>
    <w:p w14:paraId="0C504547" w14:textId="77777777" w:rsidR="00665441" w:rsidRDefault="00665441">
      <w:pPr>
        <w:pStyle w:val="normal1"/>
        <w:rPr>
          <w:color w:val="000000"/>
        </w:rPr>
      </w:pPr>
    </w:p>
    <w:p w14:paraId="0C504548" w14:textId="77777777" w:rsidR="00665441" w:rsidRDefault="00000000">
      <w:pPr>
        <w:pStyle w:val="normal1"/>
        <w:spacing w:line="240" w:lineRule="auto"/>
        <w:rPr>
          <w:color w:val="000000"/>
        </w:rPr>
      </w:pPr>
      <w:r>
        <w:rPr>
          <w:noProof/>
          <w:color w:val="000000"/>
        </w:rPr>
        <w:drawing>
          <wp:inline distT="0" distB="0" distL="0" distR="0" wp14:anchorId="0C50483C" wp14:editId="0C50483D">
            <wp:extent cx="5731510" cy="3505200"/>
            <wp:effectExtent l="0" t="0" r="0" b="0"/>
            <wp:docPr id="1" name="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jpg"/>
                    <pic:cNvPicPr>
                      <a:picLocks noChangeAspect="1" noChangeArrowheads="1"/>
                    </pic:cNvPicPr>
                  </pic:nvPicPr>
                  <pic:blipFill>
                    <a:blip r:embed="rId4"/>
                    <a:stretch>
                      <a:fillRect/>
                    </a:stretch>
                  </pic:blipFill>
                  <pic:spPr bwMode="auto">
                    <a:xfrm>
                      <a:off x="0" y="0"/>
                      <a:ext cx="5731510" cy="3505200"/>
                    </a:xfrm>
                    <a:prstGeom prst="rect">
                      <a:avLst/>
                    </a:prstGeom>
                    <a:noFill/>
                  </pic:spPr>
                </pic:pic>
              </a:graphicData>
            </a:graphic>
          </wp:inline>
        </w:drawing>
      </w:r>
    </w:p>
    <w:p w14:paraId="0C504549" w14:textId="1651ABA5" w:rsidR="00665441" w:rsidRDefault="00000000">
      <w:pPr>
        <w:pStyle w:val="normal1"/>
        <w:shd w:val="clear" w:color="auto" w:fill="FFFFFF"/>
        <w:spacing w:after="160" w:line="240" w:lineRule="auto"/>
        <w:rPr>
          <w:color w:val="000000"/>
        </w:rPr>
      </w:pPr>
      <w:r>
        <w:rPr>
          <w:rFonts w:ascii="Times New Roman" w:eastAsia="Times New Roman" w:hAnsi="Times New Roman" w:cs="Times New Roman"/>
          <w:b/>
          <w:bCs/>
          <w:color w:val="000000"/>
        </w:rPr>
        <w:t>Fig. S1.</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Global insect-mediated export of</w:t>
      </w:r>
      <w:del w:id="175" w:author="Wesner, Jeff" w:date="2026-05-13T09:05:00Z" w16du:dateUtc="2026-05-13T14:05:00Z">
        <w:r w:rsidDel="0033412A">
          <w:rPr>
            <w:rFonts w:ascii="Times New Roman" w:eastAsia="Times New Roman" w:hAnsi="Times New Roman" w:cs="Times New Roman"/>
            <w:b/>
            <w:bCs/>
            <w:color w:val="000000"/>
          </w:rPr>
          <w:delText xml:space="preserve"> </w:delText>
        </w:r>
      </w:del>
      <w:del w:id="176" w:author="Wesner, Jeff" w:date="2026-05-13T09:03:00Z" w16du:dateUtc="2026-05-13T14:03:00Z">
        <w:r w:rsidDel="0033412A">
          <w:rPr>
            <w:rFonts w:ascii="Times New Roman" w:eastAsia="Times New Roman" w:hAnsi="Times New Roman" w:cs="Times New Roman"/>
            <w:b/>
            <w:bCs/>
            <w:color w:val="000000"/>
          </w:rPr>
          <w:delText xml:space="preserve"> </w:delText>
        </w:r>
      </w:del>
      <w:ins w:id="177" w:author="Wesner, Jeff" w:date="2026-05-13T09:05:00Z" w16du:dateUtc="2026-05-13T14:05:00Z">
        <w:r w:rsidR="0033412A">
          <w:rPr>
            <w:rFonts w:ascii="Times New Roman" w:eastAsia="Times New Roman" w:hAnsi="Times New Roman" w:cs="Times New Roman"/>
            <w:b/>
            <w:bCs/>
            <w:color w:val="000000"/>
          </w:rPr>
          <w:t xml:space="preserve"> </w:t>
        </w:r>
      </w:ins>
      <w:r>
        <w:rPr>
          <w:rFonts w:ascii="Times New Roman" w:eastAsia="Times New Roman" w:hAnsi="Times New Roman" w:cs="Times New Roman"/>
          <w:b/>
          <w:bCs/>
          <w:color w:val="000000"/>
        </w:rPr>
        <w:t>essential metals.</w:t>
      </w:r>
      <w:r>
        <w:rPr>
          <w:rFonts w:ascii="Times New Roman" w:eastAsia="Times New Roman" w:hAnsi="Times New Roman" w:cs="Times New Roman"/>
          <w:color w:val="000000"/>
        </w:rPr>
        <w:t xml:space="preserve"> Map shows export of the sum of the three essential metals (copper, zinc and selenium) depicted as rates in mg per year per square kilometer. Export rates are </w:t>
      </w:r>
      <w:proofErr w:type="gramStart"/>
      <w:r>
        <w:rPr>
          <w:rFonts w:ascii="Times New Roman" w:eastAsia="Times New Roman" w:hAnsi="Times New Roman" w:cs="Times New Roman"/>
          <w:color w:val="000000"/>
        </w:rPr>
        <w:t>log</w:t>
      </w:r>
      <w:r w:rsidRPr="0033412A">
        <w:rPr>
          <w:rFonts w:ascii="Times New Roman" w:eastAsia="Times New Roman" w:hAnsi="Times New Roman" w:cs="Times New Roman"/>
          <w:color w:val="000000"/>
          <w:vertAlign w:val="subscript"/>
        </w:rPr>
        <w:t>10</w:t>
      </w:r>
      <w:proofErr w:type="gramEnd"/>
      <w:r>
        <w:rPr>
          <w:rFonts w:ascii="Times New Roman" w:eastAsia="Times New Roman" w:hAnsi="Times New Roman" w:cs="Times New Roman"/>
          <w:color w:val="000000"/>
        </w:rPr>
        <w:t>-transformed.</w:t>
      </w:r>
    </w:p>
    <w:p w14:paraId="0C50454A" w14:textId="77777777" w:rsidR="00665441" w:rsidRDefault="00000000">
      <w:pPr>
        <w:pStyle w:val="normal1"/>
        <w:shd w:val="clear" w:color="auto" w:fill="FFFFFF"/>
        <w:spacing w:after="160" w:line="240" w:lineRule="auto"/>
        <w:rPr>
          <w:rFonts w:ascii="Times New Roman" w:eastAsia="Times New Roman" w:hAnsi="Times New Roman" w:cs="Times New Roman"/>
          <w:color w:val="000000"/>
        </w:rPr>
      </w:pPr>
      <w:r>
        <w:br w:type="page"/>
      </w:r>
    </w:p>
    <w:p w14:paraId="0C50454B" w14:textId="77777777" w:rsidR="00665441" w:rsidRDefault="00000000">
      <w:pPr>
        <w:pStyle w:val="normal1"/>
        <w:shd w:val="clear" w:color="auto" w:fill="FFFFFF"/>
        <w:spacing w:after="200" w:line="240" w:lineRule="auto"/>
        <w:jc w:val="both"/>
        <w:rPr>
          <w:color w:val="000000"/>
        </w:rPr>
      </w:pPr>
      <w:r>
        <w:rPr>
          <w:noProof/>
          <w:color w:val="000000"/>
        </w:rPr>
        <w:lastRenderedPageBreak/>
        <w:drawing>
          <wp:inline distT="0" distB="0" distL="0" distR="0" wp14:anchorId="0C50483E" wp14:editId="0C50483F">
            <wp:extent cx="5731510" cy="5727700"/>
            <wp:effectExtent l="0" t="0" r="0" b="0"/>
            <wp:docPr id="2"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jpg"/>
                    <pic:cNvPicPr>
                      <a:picLocks noChangeAspect="1" noChangeArrowheads="1"/>
                    </pic:cNvPicPr>
                  </pic:nvPicPr>
                  <pic:blipFill>
                    <a:blip r:embed="rId5"/>
                    <a:stretch>
                      <a:fillRect/>
                    </a:stretch>
                  </pic:blipFill>
                  <pic:spPr bwMode="auto">
                    <a:xfrm>
                      <a:off x="0" y="0"/>
                      <a:ext cx="5731510" cy="5727700"/>
                    </a:xfrm>
                    <a:prstGeom prst="rect">
                      <a:avLst/>
                    </a:prstGeom>
                    <a:noFill/>
                  </pic:spPr>
                </pic:pic>
              </a:graphicData>
            </a:graphic>
          </wp:inline>
        </w:drawing>
      </w:r>
    </w:p>
    <w:p w14:paraId="0C50454C" w14:textId="77777777" w:rsidR="00665441" w:rsidRDefault="00000000">
      <w:pPr>
        <w:pStyle w:val="normal1"/>
        <w:shd w:val="clear" w:color="auto" w:fill="FFFFFF"/>
        <w:spacing w:after="200" w:line="240" w:lineRule="auto"/>
        <w:rPr>
          <w:color w:val="000000"/>
        </w:rPr>
      </w:pPr>
      <w:r>
        <w:rPr>
          <w:rFonts w:ascii="Times New Roman" w:eastAsia="Times New Roman" w:hAnsi="Times New Roman" w:cs="Times New Roman"/>
          <w:b/>
          <w:bCs/>
          <w:color w:val="000000"/>
        </w:rPr>
        <w:t>Fig. S2.</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Global annual export rates in mg km</w:t>
      </w:r>
      <w:r>
        <w:rPr>
          <w:rFonts w:ascii="Times New Roman" w:eastAsia="Times New Roman" w:hAnsi="Times New Roman" w:cs="Times New Roman"/>
          <w:b/>
          <w:bCs/>
          <w:color w:val="000000"/>
          <w:vertAlign w:val="superscript"/>
        </w:rPr>
        <w:t>-2</w:t>
      </w:r>
      <w:r>
        <w:rPr>
          <w:rFonts w:ascii="Times New Roman" w:eastAsia="Times New Roman" w:hAnsi="Times New Roman" w:cs="Times New Roman"/>
          <w:b/>
          <w:bCs/>
          <w:color w:val="000000"/>
        </w:rPr>
        <w:t xml:space="preserve"> for three essential metals (zinc, selenium, copper) and three non-essential metals (lead, mercury, cadmium).</w:t>
      </w:r>
      <w:r>
        <w:rPr>
          <w:rFonts w:ascii="Times New Roman" w:eastAsia="Times New Roman" w:hAnsi="Times New Roman" w:cs="Times New Roman"/>
          <w:color w:val="000000"/>
        </w:rPr>
        <w:t xml:space="preserve"> Export rates are </w:t>
      </w:r>
      <w:proofErr w:type="gramStart"/>
      <w:r>
        <w:rPr>
          <w:rFonts w:ascii="Times New Roman" w:eastAsia="Times New Roman" w:hAnsi="Times New Roman" w:cs="Times New Roman"/>
          <w:color w:val="000000"/>
        </w:rPr>
        <w:t>log</w:t>
      </w:r>
      <w:r>
        <w:rPr>
          <w:rFonts w:ascii="Times New Roman" w:eastAsia="Times New Roman" w:hAnsi="Times New Roman" w:cs="Times New Roman"/>
          <w:color w:val="000000"/>
          <w:vertAlign w:val="subscript"/>
        </w:rPr>
        <w:t>10</w:t>
      </w:r>
      <w:proofErr w:type="gramEnd"/>
      <w:r>
        <w:rPr>
          <w:rFonts w:ascii="Times New Roman" w:eastAsia="Times New Roman" w:hAnsi="Times New Roman" w:cs="Times New Roman"/>
          <w:color w:val="000000"/>
        </w:rPr>
        <w:t xml:space="preserve">-transformed for ease of interpretation; note that color scales vary across panes and thus cannot be compared.  </w:t>
      </w:r>
    </w:p>
    <w:p w14:paraId="0C50454D" w14:textId="77777777" w:rsidR="00665441" w:rsidRDefault="00665441">
      <w:pPr>
        <w:pStyle w:val="normal1"/>
        <w:shd w:val="clear" w:color="auto" w:fill="FFFFFF"/>
        <w:spacing w:after="160" w:line="240" w:lineRule="auto"/>
        <w:rPr>
          <w:rFonts w:ascii="Times New Roman" w:eastAsia="Times New Roman" w:hAnsi="Times New Roman" w:cs="Times New Roman"/>
          <w:color w:val="000000"/>
        </w:rPr>
      </w:pPr>
    </w:p>
    <w:p w14:paraId="0C50454E" w14:textId="77777777" w:rsidR="00665441" w:rsidRDefault="00000000">
      <w:pPr>
        <w:pStyle w:val="normal1"/>
        <w:rPr>
          <w:color w:val="000000"/>
        </w:rPr>
      </w:pPr>
      <w:r>
        <w:br w:type="page"/>
      </w:r>
    </w:p>
    <w:p w14:paraId="0C50454F" w14:textId="77777777" w:rsidR="00665441" w:rsidRDefault="00000000">
      <w:pPr>
        <w:pStyle w:val="normal1"/>
        <w:spacing w:line="240" w:lineRule="auto"/>
        <w:jc w:val="both"/>
        <w:rPr>
          <w:color w:val="000000"/>
        </w:rPr>
      </w:pPr>
      <w:r>
        <w:rPr>
          <w:noProof/>
          <w:color w:val="000000"/>
        </w:rPr>
        <w:lastRenderedPageBreak/>
        <w:drawing>
          <wp:inline distT="0" distB="0" distL="0" distR="0" wp14:anchorId="0C504840" wp14:editId="0C504841">
            <wp:extent cx="4758055" cy="5822950"/>
            <wp:effectExtent l="0" t="0" r="0" b="0"/>
            <wp:docPr id="3" name="imag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jpg"/>
                    <pic:cNvPicPr>
                      <a:picLocks noChangeAspect="1" noChangeArrowheads="1"/>
                    </pic:cNvPicPr>
                  </pic:nvPicPr>
                  <pic:blipFill>
                    <a:blip r:embed="rId6"/>
                    <a:stretch>
                      <a:fillRect/>
                    </a:stretch>
                  </pic:blipFill>
                  <pic:spPr bwMode="auto">
                    <a:xfrm>
                      <a:off x="0" y="0"/>
                      <a:ext cx="4758055" cy="5822950"/>
                    </a:xfrm>
                    <a:prstGeom prst="rect">
                      <a:avLst/>
                    </a:prstGeom>
                    <a:noFill/>
                  </pic:spPr>
                </pic:pic>
              </a:graphicData>
            </a:graphic>
          </wp:inline>
        </w:drawing>
      </w:r>
    </w:p>
    <w:p w14:paraId="0C504550" w14:textId="1F5BE6C4" w:rsidR="00665441" w:rsidRDefault="00000000">
      <w:pPr>
        <w:pStyle w:val="normal1"/>
        <w:spacing w:line="240" w:lineRule="auto"/>
        <w:rPr>
          <w:color w:val="000000"/>
        </w:rPr>
      </w:pPr>
      <w:r>
        <w:rPr>
          <w:rFonts w:ascii="Times New Roman" w:eastAsia="Times New Roman" w:hAnsi="Times New Roman" w:cs="Times New Roman"/>
          <w:b/>
          <w:bCs/>
          <w:color w:val="000000"/>
        </w:rPr>
        <w:t>Fig. S3</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Global maps of relative export fluxes comparing beneficial (i.e., polyunsaturated fatty acids; PUFA) and potentially adverse (i.e., contaminants) export rates</w:t>
      </w:r>
      <w:r>
        <w:rPr>
          <w:rFonts w:ascii="Times New Roman" w:eastAsia="Times New Roman" w:hAnsi="Times New Roman" w:cs="Times New Roman"/>
          <w:color w:val="000000"/>
        </w:rPr>
        <w:t>. Relative export maps highlight the disbalance between beneficial and potentially adverse export rates with respect to the global average export of both PUFAs and contaminants. Disbalances should not be interpreted as higher environmental risks to consumer groups, but as indicators of</w:t>
      </w:r>
      <w:del w:id="178" w:author="Wesner, Jeff" w:date="2026-05-13T09:05:00Z" w16du:dateUtc="2026-05-13T14:05:00Z">
        <w:r w:rsidDel="0033412A">
          <w:rPr>
            <w:rFonts w:ascii="Times New Roman" w:eastAsia="Times New Roman" w:hAnsi="Times New Roman" w:cs="Times New Roman"/>
            <w:color w:val="000000"/>
          </w:rPr>
          <w:delText xml:space="preserve"> </w:delText>
        </w:r>
      </w:del>
      <w:del w:id="179" w:author="Wesner, Jeff" w:date="2026-05-13T09:04:00Z" w16du:dateUtc="2026-05-13T14:04:00Z">
        <w:r w:rsidDel="0033412A">
          <w:rPr>
            <w:rFonts w:ascii="Times New Roman" w:eastAsia="Times New Roman" w:hAnsi="Times New Roman" w:cs="Times New Roman"/>
            <w:color w:val="000000"/>
          </w:rPr>
          <w:delText xml:space="preserve"> </w:delText>
        </w:r>
      </w:del>
      <w:ins w:id="180" w:author="Wesner, Jeff" w:date="2026-05-13T09:05:00Z" w16du:dateUtc="2026-05-13T14:05:00Z">
        <w:r w:rsidR="0033412A">
          <w:rPr>
            <w:rFonts w:ascii="Times New Roman" w:eastAsia="Times New Roman" w:hAnsi="Times New Roman" w:cs="Times New Roman"/>
            <w:color w:val="000000"/>
          </w:rPr>
          <w:t xml:space="preserve"> </w:t>
        </w:r>
      </w:ins>
      <w:r>
        <w:rPr>
          <w:rFonts w:ascii="Times New Roman" w:eastAsia="Times New Roman" w:hAnsi="Times New Roman" w:cs="Times New Roman"/>
          <w:color w:val="000000"/>
        </w:rPr>
        <w:t xml:space="preserve">larger potential trade-offs for higher consumers. </w:t>
      </w:r>
      <w:r>
        <w:rPr>
          <w:rFonts w:ascii="Times New Roman" w:eastAsia="Times New Roman" w:hAnsi="Times New Roman" w:cs="Times New Roman"/>
          <w:color w:val="000000"/>
          <w:highlight w:val="white"/>
        </w:rPr>
        <w:t>Mapping indicates that while nutrient subsidies scale with emergent biomass and river surface area, contaminant exports are intensified by catchment land use. This results in basins where emergent insects deliver disproportionately high contaminant loads relative to their nutritional value.</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A</w:t>
      </w:r>
      <w:r>
        <w:rPr>
          <w:rFonts w:ascii="Times New Roman" w:eastAsia="Times New Roman" w:hAnsi="Times New Roman" w:cs="Times New Roman"/>
          <w:color w:val="000000"/>
        </w:rPr>
        <w:t>) Global map of relative export for non-essential metals (ness; sum of Cd, Hg, and Pb). (</w:t>
      </w:r>
      <w:r>
        <w:rPr>
          <w:rFonts w:ascii="Times New Roman" w:eastAsia="Times New Roman" w:hAnsi="Times New Roman" w:cs="Times New Roman"/>
          <w:b/>
          <w:bCs/>
          <w:color w:val="000000"/>
        </w:rPr>
        <w:t>B</w:t>
      </w:r>
      <w:r>
        <w:rPr>
          <w:rFonts w:ascii="Times New Roman" w:eastAsia="Times New Roman" w:hAnsi="Times New Roman" w:cs="Times New Roman"/>
          <w:color w:val="000000"/>
        </w:rPr>
        <w:t>) Global map of relative export for pesticides (pest, sum of herbicides, insecticides and fungicides). All relative export values are multiplied by 10</w:t>
      </w:r>
      <w:r>
        <w:rPr>
          <w:rFonts w:ascii="Times New Roman" w:eastAsia="Times New Roman" w:hAnsi="Times New Roman" w:cs="Times New Roman"/>
          <w:color w:val="000000"/>
          <w:vertAlign w:val="superscript"/>
        </w:rPr>
        <w:t>6</w:t>
      </w:r>
      <w:r>
        <w:rPr>
          <w:rFonts w:ascii="Times New Roman" w:eastAsia="Times New Roman" w:hAnsi="Times New Roman" w:cs="Times New Roman"/>
          <w:color w:val="000000"/>
        </w:rPr>
        <w:t xml:space="preserve"> to improve readability.</w:t>
      </w:r>
      <w:r>
        <w:br w:type="page"/>
      </w:r>
    </w:p>
    <w:p w14:paraId="0C504551" w14:textId="7311FC1A" w:rsidR="00665441" w:rsidRDefault="00000000">
      <w:pPr>
        <w:pStyle w:val="normal1"/>
        <w:spacing w:line="240" w:lineRule="auto"/>
        <w:rPr>
          <w:color w:val="000000"/>
        </w:rPr>
      </w:pPr>
      <w:del w:id="181" w:author="Wesner, Jeff" w:date="2026-05-13T09:49:00Z" w16du:dateUtc="2026-05-13T14:49:00Z">
        <w:r w:rsidDel="00701768">
          <w:rPr>
            <w:noProof/>
            <w:color w:val="000000"/>
          </w:rPr>
          <w:lastRenderedPageBreak/>
          <w:drawing>
            <wp:inline distT="0" distB="0" distL="0" distR="0" wp14:anchorId="0C504842" wp14:editId="448162B3">
              <wp:extent cx="5731510" cy="3187700"/>
              <wp:effectExtent l="0" t="0" r="0" b="0"/>
              <wp:docPr id="4" name="imag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7.jpg"/>
                      <pic:cNvPicPr>
                        <a:picLocks noChangeAspect="1" noChangeArrowheads="1"/>
                      </pic:cNvPicPr>
                    </pic:nvPicPr>
                    <pic:blipFill>
                      <a:blip r:embed="rId7"/>
                      <a:stretch>
                        <a:fillRect/>
                      </a:stretch>
                    </pic:blipFill>
                    <pic:spPr bwMode="auto">
                      <a:xfrm>
                        <a:off x="0" y="0"/>
                        <a:ext cx="5731510" cy="3187700"/>
                      </a:xfrm>
                      <a:prstGeom prst="rect">
                        <a:avLst/>
                      </a:prstGeom>
                      <a:noFill/>
                    </pic:spPr>
                  </pic:pic>
                </a:graphicData>
              </a:graphic>
            </wp:inline>
          </w:drawing>
        </w:r>
      </w:del>
      <w:ins w:id="182" w:author="Wesner, Jeff" w:date="2026-05-13T09:57:00Z" w16du:dateUtc="2026-05-13T14:57:00Z">
        <w:r w:rsidR="00F3603F">
          <w:rPr>
            <w:noProof/>
            <w:color w:val="000000"/>
          </w:rPr>
          <w:drawing>
            <wp:inline distT="0" distB="0" distL="0" distR="0" wp14:anchorId="14016776" wp14:editId="2164D254">
              <wp:extent cx="6120130" cy="3399790"/>
              <wp:effectExtent l="0" t="0" r="0" b="0"/>
              <wp:docPr id="307788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88479" name="Picture 3077884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3399790"/>
                      </a:xfrm>
                      <a:prstGeom prst="rect">
                        <a:avLst/>
                      </a:prstGeom>
                    </pic:spPr>
                  </pic:pic>
                </a:graphicData>
              </a:graphic>
            </wp:inline>
          </w:drawing>
        </w:r>
      </w:ins>
    </w:p>
    <w:p w14:paraId="0C504552" w14:textId="0B46103A" w:rsidR="00665441" w:rsidRDefault="00000000">
      <w:pPr>
        <w:pStyle w:val="normal1"/>
        <w:spacing w:line="240" w:lineRule="auto"/>
        <w:rPr>
          <w:color w:val="000000"/>
        </w:rPr>
      </w:pPr>
      <w:r>
        <w:rPr>
          <w:rFonts w:ascii="Times New Roman" w:eastAsia="Times New Roman" w:hAnsi="Times New Roman" w:cs="Times New Roman"/>
          <w:b/>
          <w:bCs/>
          <w:color w:val="000000"/>
        </w:rPr>
        <w:t>Fig. S4. Predictions of insect emergence based on environmental parameters. (A</w:t>
      </w:r>
      <w:r>
        <w:rPr>
          <w:rFonts w:ascii="Times New Roman" w:eastAsia="Times New Roman" w:hAnsi="Times New Roman" w:cs="Times New Roman"/>
          <w:color w:val="000000"/>
        </w:rPr>
        <w:t>) and (</w:t>
      </w:r>
      <w:r>
        <w:rPr>
          <w:rFonts w:ascii="Times New Roman" w:eastAsia="Times New Roman" w:hAnsi="Times New Roman" w:cs="Times New Roman"/>
          <w:b/>
          <w:bCs/>
          <w:color w:val="000000"/>
        </w:rPr>
        <w:t>B</w:t>
      </w: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Posterior predictions of annual insect emergence production fit to 305 samples (dots). The black line is the posterior median, with shading showing 50, 80, and 95% credible (uncertainty) intervals (</w:t>
      </w:r>
      <w:proofErr w:type="spellStart"/>
      <w:r>
        <w:rPr>
          <w:rFonts w:ascii="Times New Roman" w:eastAsia="Times New Roman" w:hAnsi="Times New Roman" w:cs="Times New Roman"/>
          <w:color w:val="000000"/>
        </w:rPr>
        <w:t>Cr</w:t>
      </w:r>
      <w:del w:id="183" w:author="Wesner, Jeff" w:date="2026-05-13T09:22:00Z" w16du:dateUtc="2026-05-13T14:22:00Z">
        <w:r w:rsidDel="00B8452D">
          <w:rPr>
            <w:rFonts w:ascii="Times New Roman" w:eastAsia="Times New Roman" w:hAnsi="Times New Roman" w:cs="Times New Roman"/>
            <w:color w:val="000000"/>
          </w:rPr>
          <w:delText>l</w:delText>
        </w:r>
      </w:del>
      <w:ins w:id="184" w:author="Wesner, Jeff" w:date="2026-05-13T09:22:00Z" w16du:dateUtc="2026-05-13T14:22:00Z">
        <w:r w:rsidR="00B8452D">
          <w:rPr>
            <w:rFonts w:ascii="Times New Roman" w:eastAsia="Times New Roman" w:hAnsi="Times New Roman" w:cs="Times New Roman"/>
            <w:color w:val="000000"/>
          </w:rPr>
          <w:t>I</w:t>
        </w:r>
      </w:ins>
      <w:proofErr w:type="spellEnd"/>
      <w:r>
        <w:rPr>
          <w:rFonts w:ascii="Times New Roman" w:eastAsia="Times New Roman" w:hAnsi="Times New Roman" w:cs="Times New Roman"/>
          <w:color w:val="000000"/>
        </w:rPr>
        <w:t>). The transparency shifts denote</w:t>
      </w:r>
      <w:del w:id="185" w:author="Wesner, Jeff" w:date="2026-05-13T09:04:00Z" w16du:dateUtc="2026-05-13T14:04:00Z">
        <w:r w:rsidDel="0033412A">
          <w:rPr>
            <w:rFonts w:ascii="Times New Roman" w:eastAsia="Times New Roman" w:hAnsi="Times New Roman" w:cs="Times New Roman"/>
            <w:color w:val="000000"/>
          </w:rPr>
          <w:delText xml:space="preserve">  </w:delText>
        </w:r>
      </w:del>
      <w:ins w:id="186" w:author="Wesner, Jeff" w:date="2026-05-13T09:04:00Z" w16du:dateUtc="2026-05-13T14:04:00Z">
        <w:r w:rsidR="0033412A">
          <w:rPr>
            <w:rFonts w:ascii="Times New Roman" w:eastAsia="Times New Roman" w:hAnsi="Times New Roman" w:cs="Times New Roman"/>
            <w:color w:val="000000"/>
          </w:rPr>
          <w:t xml:space="preserve"> </w:t>
        </w:r>
      </w:ins>
      <w:r>
        <w:rPr>
          <w:rFonts w:ascii="Times New Roman" w:eastAsia="Times New Roman" w:hAnsi="Times New Roman" w:cs="Times New Roman"/>
          <w:color w:val="000000"/>
        </w:rPr>
        <w:t xml:space="preserve">predictions within the training data (dark) versus outside the training data (light). Most precipitation values in the training data </w:t>
      </w:r>
      <w:ins w:id="187" w:author="Wesner, Jeff" w:date="2026-05-13T09:23:00Z" w16du:dateUtc="2026-05-13T14:23:00Z">
        <w:r w:rsidR="00E27CBF">
          <w:rPr>
            <w:rFonts w:ascii="Times New Roman" w:eastAsia="Times New Roman" w:hAnsi="Times New Roman" w:cs="Times New Roman"/>
            <w:color w:val="000000"/>
          </w:rPr>
          <w:t>are</w:t>
        </w:r>
      </w:ins>
      <w:del w:id="188" w:author="Wesner, Jeff" w:date="2026-05-13T09:23:00Z" w16du:dateUtc="2026-05-13T14:23:00Z">
        <w:r w:rsidDel="00E27CBF">
          <w:rPr>
            <w:rFonts w:ascii="Times New Roman" w:eastAsia="Times New Roman" w:hAnsi="Times New Roman" w:cs="Times New Roman"/>
            <w:color w:val="000000"/>
          </w:rPr>
          <w:delText>is</w:delText>
        </w:r>
      </w:del>
      <w:r>
        <w:rPr>
          <w:rFonts w:ascii="Times New Roman" w:eastAsia="Times New Roman" w:hAnsi="Times New Roman" w:cs="Times New Roman"/>
          <w:color w:val="000000"/>
        </w:rPr>
        <w:t xml:space="preserve"> &lt;2500 mm 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y</w:t>
      </w:r>
      <w:r>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A</w:t>
      </w:r>
      <w:r>
        <w:rPr>
          <w:rFonts w:ascii="Times New Roman" w:eastAsia="Times New Roman" w:hAnsi="Times New Roman" w:cs="Times New Roman"/>
          <w:color w:val="000000"/>
        </w:rPr>
        <w:t>), whereas the temperature data cover nearly the entire global range (</w:t>
      </w:r>
      <w:r>
        <w:rPr>
          <w:rFonts w:ascii="Times New Roman" w:eastAsia="Times New Roman" w:hAnsi="Times New Roman" w:cs="Times New Roman"/>
          <w:b/>
          <w:bCs/>
          <w:color w:val="000000"/>
        </w:rPr>
        <w:t>B</w:t>
      </w:r>
      <w:r>
        <w:rPr>
          <w:rFonts w:ascii="Times New Roman" w:eastAsia="Times New Roman" w:hAnsi="Times New Roman" w:cs="Times New Roman"/>
          <w:color w:val="000000"/>
        </w:rPr>
        <w:t>).</w:t>
      </w:r>
      <w:del w:id="189" w:author="Wesner, Jeff" w:date="2026-05-13T09:04:00Z" w16du:dateUtc="2026-05-13T14:04:00Z">
        <w:r w:rsidDel="0033412A">
          <w:rPr>
            <w:rFonts w:ascii="Times New Roman" w:eastAsia="Times New Roman" w:hAnsi="Times New Roman" w:cs="Times New Roman"/>
            <w:color w:val="000000"/>
          </w:rPr>
          <w:delText xml:space="preserve">  </w:delText>
        </w:r>
      </w:del>
      <w:ins w:id="190" w:author="Wesner, Jeff" w:date="2026-05-13T09:04:00Z" w16du:dateUtc="2026-05-13T14:04:00Z">
        <w:r w:rsidR="0033412A">
          <w:rPr>
            <w:rFonts w:ascii="Times New Roman" w:eastAsia="Times New Roman" w:hAnsi="Times New Roman" w:cs="Times New Roman"/>
            <w:color w:val="000000"/>
          </w:rPr>
          <w:t xml:space="preserve"> </w:t>
        </w:r>
      </w:ins>
      <w:r>
        <w:rPr>
          <w:rFonts w:ascii="Times New Roman" w:eastAsia="Times New Roman" w:hAnsi="Times New Roman" w:cs="Times New Roman"/>
          <w:color w:val="000000"/>
        </w:rPr>
        <w:t>(</w:t>
      </w:r>
      <w:r>
        <w:rPr>
          <w:rFonts w:ascii="Times New Roman" w:eastAsia="Times New Roman" w:hAnsi="Times New Roman" w:cs="Times New Roman"/>
          <w:b/>
          <w:bCs/>
          <w:color w:val="000000"/>
        </w:rPr>
        <w:t>C</w:t>
      </w:r>
      <w:r>
        <w:rPr>
          <w:rFonts w:ascii="Times New Roman" w:eastAsia="Times New Roman" w:hAnsi="Times New Roman" w:cs="Times New Roman"/>
          <w:color w:val="000000"/>
        </w:rPr>
        <w:t xml:space="preserve">) Modeled annual insect emergence per </w:t>
      </w:r>
      <w:proofErr w:type="spellStart"/>
      <w:r>
        <w:rPr>
          <w:rFonts w:ascii="Times New Roman" w:eastAsia="Times New Roman" w:hAnsi="Times New Roman" w:cs="Times New Roman"/>
          <w:color w:val="000000"/>
        </w:rPr>
        <w:t>hydrobasin</w:t>
      </w:r>
      <w:proofErr w:type="spellEnd"/>
      <w:r>
        <w:rPr>
          <w:rFonts w:ascii="Times New Roman" w:eastAsia="Times New Roman" w:hAnsi="Times New Roman" w:cs="Times New Roman"/>
          <w:color w:val="000000"/>
        </w:rPr>
        <w:t xml:space="preserve"> versus observed (n = 305) annual emergence per </w:t>
      </w:r>
      <w:proofErr w:type="spellStart"/>
      <w:r>
        <w:rPr>
          <w:rFonts w:ascii="Times New Roman" w:eastAsia="Times New Roman" w:hAnsi="Times New Roman" w:cs="Times New Roman"/>
          <w:color w:val="000000"/>
        </w:rPr>
        <w:t>hydrobasin</w:t>
      </w:r>
      <w:proofErr w:type="spellEnd"/>
      <w:r>
        <w:rPr>
          <w:rFonts w:ascii="Times New Roman" w:eastAsia="Times New Roman" w:hAnsi="Times New Roman" w:cs="Times New Roman"/>
          <w:color w:val="000000"/>
        </w:rPr>
        <w:t xml:space="preserve">. The solid line shows the 1:1 relationship. Dots and error bars show the posterior median and 95% </w:t>
      </w:r>
      <w:proofErr w:type="spellStart"/>
      <w:r>
        <w:rPr>
          <w:rFonts w:ascii="Times New Roman" w:eastAsia="Times New Roman" w:hAnsi="Times New Roman" w:cs="Times New Roman"/>
          <w:color w:val="000000"/>
        </w:rPr>
        <w:t>CrI</w:t>
      </w:r>
      <w:proofErr w:type="spellEnd"/>
      <w:r>
        <w:rPr>
          <w:rFonts w:ascii="Times New Roman" w:eastAsia="Times New Roman" w:hAnsi="Times New Roman" w:cs="Times New Roman"/>
          <w:color w:val="000000"/>
        </w:rPr>
        <w:t xml:space="preserve"> (for the modeled data) or the observed values for the empirical data. </w:t>
      </w:r>
      <w:r>
        <w:br w:type="page"/>
      </w:r>
    </w:p>
    <w:p w14:paraId="0C504553" w14:textId="77777777" w:rsidR="00665441" w:rsidRDefault="00000000">
      <w:pPr>
        <w:pStyle w:val="normal1"/>
        <w:spacing w:line="240" w:lineRule="auto"/>
        <w:rPr>
          <w:color w:val="000000"/>
        </w:rPr>
      </w:pPr>
      <w:r>
        <w:rPr>
          <w:noProof/>
          <w:color w:val="000000"/>
        </w:rPr>
        <w:lastRenderedPageBreak/>
        <w:drawing>
          <wp:inline distT="0" distB="0" distL="0" distR="0" wp14:anchorId="0C504844" wp14:editId="0C504845">
            <wp:extent cx="5731510" cy="2971800"/>
            <wp:effectExtent l="0" t="0" r="0" b="0"/>
            <wp:docPr id="5"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g"/>
                    <pic:cNvPicPr>
                      <a:picLocks noChangeAspect="1" noChangeArrowheads="1"/>
                    </pic:cNvPicPr>
                  </pic:nvPicPr>
                  <pic:blipFill>
                    <a:blip r:embed="rId9"/>
                    <a:stretch>
                      <a:fillRect/>
                    </a:stretch>
                  </pic:blipFill>
                  <pic:spPr bwMode="auto">
                    <a:xfrm>
                      <a:off x="0" y="0"/>
                      <a:ext cx="5731510" cy="2971800"/>
                    </a:xfrm>
                    <a:prstGeom prst="rect">
                      <a:avLst/>
                    </a:prstGeom>
                    <a:noFill/>
                  </pic:spPr>
                </pic:pic>
              </a:graphicData>
            </a:graphic>
          </wp:inline>
        </w:drawing>
      </w:r>
    </w:p>
    <w:p w14:paraId="0C504554" w14:textId="77777777" w:rsidR="00665441" w:rsidRDefault="00000000">
      <w:pPr>
        <w:pStyle w:val="normal1"/>
        <w:spacing w:line="240" w:lineRule="auto"/>
        <w:rPr>
          <w:color w:val="000000"/>
        </w:rPr>
      </w:pPr>
      <w:r>
        <w:rPr>
          <w:rFonts w:ascii="Times New Roman" w:eastAsia="Times New Roman" w:hAnsi="Times New Roman" w:cs="Times New Roman"/>
          <w:b/>
          <w:bCs/>
          <w:color w:val="000000"/>
        </w:rPr>
        <w:t>Fig. S5</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Estimated aquatic insect emergence production (</w:t>
      </w:r>
      <w:proofErr w:type="spellStart"/>
      <w:r>
        <w:rPr>
          <w:rFonts w:ascii="Times New Roman" w:eastAsia="Times New Roman" w:hAnsi="Times New Roman" w:cs="Times New Roman"/>
          <w:b/>
          <w:bCs/>
          <w:color w:val="000000"/>
        </w:rPr>
        <w:t>mgDM</w:t>
      </w:r>
      <w:proofErr w:type="spellEnd"/>
      <w:r>
        <w:rPr>
          <w:rFonts w:ascii="Times New Roman" w:eastAsia="Times New Roman" w:hAnsi="Times New Roman" w:cs="Times New Roman"/>
          <w:b/>
          <w:bCs/>
          <w:color w:val="000000"/>
        </w:rPr>
        <w:t xml:space="preserve"> m</w:t>
      </w:r>
      <w:r>
        <w:rPr>
          <w:rFonts w:ascii="Times New Roman" w:eastAsia="Times New Roman" w:hAnsi="Times New Roman" w:cs="Times New Roman"/>
          <w:b/>
          <w:bCs/>
          <w:color w:val="000000"/>
          <w:vertAlign w:val="superscript"/>
        </w:rPr>
        <w:t xml:space="preserve">-2 </w:t>
      </w:r>
      <w:r>
        <w:rPr>
          <w:rFonts w:ascii="Times New Roman" w:eastAsia="Times New Roman" w:hAnsi="Times New Roman" w:cs="Times New Roman"/>
          <w:b/>
          <w:bCs/>
          <w:color w:val="000000"/>
        </w:rPr>
        <w:t>y</w:t>
      </w:r>
      <w:r>
        <w:rPr>
          <w:rFonts w:ascii="Times New Roman" w:eastAsia="Times New Roman" w:hAnsi="Times New Roman" w:cs="Times New Roman"/>
          <w:b/>
          <w:bCs/>
          <w:color w:val="000000"/>
          <w:vertAlign w:val="superscript"/>
        </w:rPr>
        <w:t>-1</w:t>
      </w:r>
      <w:r>
        <w:rPr>
          <w:rFonts w:ascii="Times New Roman" w:eastAsia="Times New Roman" w:hAnsi="Times New Roman" w:cs="Times New Roman"/>
          <w:b/>
          <w:bCs/>
          <w:color w:val="000000"/>
        </w:rPr>
        <w:t>) in each of the 919,156 sub-basins.</w:t>
      </w:r>
      <w:r>
        <w:rPr>
          <w:rFonts w:ascii="Times New Roman" w:eastAsia="Times New Roman" w:hAnsi="Times New Roman" w:cs="Times New Roman"/>
          <w:color w:val="000000"/>
        </w:rPr>
        <w:t xml:space="preserve"> Estimates were obtained using predictions of the Bayesian hierarchical GAM models. Median production ranged from &lt;1,100 </w:t>
      </w:r>
      <w:proofErr w:type="spellStart"/>
      <w:r>
        <w:rPr>
          <w:rFonts w:ascii="Times New Roman" w:eastAsia="Times New Roman" w:hAnsi="Times New Roman" w:cs="Times New Roman"/>
          <w:color w:val="000000"/>
        </w:rPr>
        <w:t>mgDM</w:t>
      </w:r>
      <w:proofErr w:type="spellEnd"/>
      <w:r>
        <w:rPr>
          <w:rFonts w:ascii="Times New Roman" w:eastAsia="Times New Roman" w:hAnsi="Times New Roman" w:cs="Times New Roman"/>
          <w:color w:val="000000"/>
        </w:rPr>
        <w:t xml:space="preserve"> m</w:t>
      </w:r>
      <w:r>
        <w:rPr>
          <w:rFonts w:ascii="Times New Roman" w:eastAsia="Times New Roman" w:hAnsi="Times New Roman" w:cs="Times New Roman"/>
          <w:color w:val="000000"/>
          <w:vertAlign w:val="superscript"/>
        </w:rPr>
        <w:t xml:space="preserve">-2 </w:t>
      </w:r>
      <w:r>
        <w:rPr>
          <w:rFonts w:ascii="Times New Roman" w:eastAsia="Times New Roman" w:hAnsi="Times New Roman" w:cs="Times New Roman"/>
          <w:color w:val="000000"/>
        </w:rPr>
        <w:t>y</w:t>
      </w:r>
      <w:r>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 xml:space="preserve"> in the Arctic (Greenland, Siberia, and North American arctic) to &gt;1,500 </w:t>
      </w:r>
      <w:proofErr w:type="spellStart"/>
      <w:r>
        <w:rPr>
          <w:rFonts w:ascii="Times New Roman" w:eastAsia="Times New Roman" w:hAnsi="Times New Roman" w:cs="Times New Roman"/>
          <w:color w:val="000000"/>
        </w:rPr>
        <w:t>mgDM</w:t>
      </w:r>
      <w:proofErr w:type="spellEnd"/>
      <w:r>
        <w:rPr>
          <w:rFonts w:ascii="Times New Roman" w:eastAsia="Times New Roman" w:hAnsi="Times New Roman" w:cs="Times New Roman"/>
          <w:color w:val="000000"/>
        </w:rPr>
        <w:t xml:space="preserve"> m</w:t>
      </w:r>
      <w:r>
        <w:rPr>
          <w:rFonts w:ascii="Times New Roman" w:eastAsia="Times New Roman" w:hAnsi="Times New Roman" w:cs="Times New Roman"/>
          <w:color w:val="000000"/>
          <w:vertAlign w:val="superscript"/>
        </w:rPr>
        <w:t xml:space="preserve">-2 </w:t>
      </w:r>
      <w:r>
        <w:rPr>
          <w:rFonts w:ascii="Times New Roman" w:eastAsia="Times New Roman" w:hAnsi="Times New Roman" w:cs="Times New Roman"/>
          <w:color w:val="000000"/>
        </w:rPr>
        <w:t>y</w:t>
      </w:r>
      <w:r>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 xml:space="preserve"> in primarily temperate regions of Europe, North America, and Asia. Bar graphs depict the average (±SD) insect emergence production (</w:t>
      </w:r>
      <w:proofErr w:type="spellStart"/>
      <w:r>
        <w:rPr>
          <w:rFonts w:ascii="Times New Roman" w:eastAsia="Times New Roman" w:hAnsi="Times New Roman" w:cs="Times New Roman"/>
          <w:color w:val="000000"/>
        </w:rPr>
        <w:t>mgDM</w:t>
      </w:r>
      <w:proofErr w:type="spellEnd"/>
      <w:r>
        <w:rPr>
          <w:rFonts w:ascii="Times New Roman" w:eastAsia="Times New Roman" w:hAnsi="Times New Roman" w:cs="Times New Roman"/>
          <w:color w:val="000000"/>
        </w:rPr>
        <w:t xml:space="preserve"> m</w:t>
      </w:r>
      <w:r>
        <w:rPr>
          <w:rFonts w:ascii="Times New Roman" w:eastAsia="Times New Roman" w:hAnsi="Times New Roman" w:cs="Times New Roman"/>
          <w:color w:val="000000"/>
          <w:vertAlign w:val="superscript"/>
        </w:rPr>
        <w:t xml:space="preserve">-2 </w:t>
      </w:r>
      <w:r>
        <w:rPr>
          <w:rFonts w:ascii="Times New Roman" w:eastAsia="Times New Roman" w:hAnsi="Times New Roman" w:cs="Times New Roman"/>
          <w:color w:val="000000"/>
        </w:rPr>
        <w:t>y</w:t>
      </w:r>
      <w:r>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 xml:space="preserve">) per </w:t>
      </w:r>
      <w:proofErr w:type="gramStart"/>
      <w:r>
        <w:rPr>
          <w:rFonts w:ascii="Times New Roman" w:eastAsia="Times New Roman" w:hAnsi="Times New Roman" w:cs="Times New Roman"/>
          <w:color w:val="000000"/>
        </w:rPr>
        <w:t>5° degree</w:t>
      </w:r>
      <w:proofErr w:type="gramEnd"/>
      <w:r>
        <w:rPr>
          <w:rFonts w:ascii="Times New Roman" w:eastAsia="Times New Roman" w:hAnsi="Times New Roman" w:cs="Times New Roman"/>
          <w:color w:val="000000"/>
        </w:rPr>
        <w:t xml:space="preserve"> latitude bin.</w:t>
      </w:r>
    </w:p>
    <w:p w14:paraId="0C504555" w14:textId="77777777" w:rsidR="00665441" w:rsidRDefault="00000000">
      <w:pPr>
        <w:pStyle w:val="normal1"/>
        <w:spacing w:line="240" w:lineRule="auto"/>
        <w:rPr>
          <w:rFonts w:ascii="Times New Roman" w:eastAsia="Times New Roman" w:hAnsi="Times New Roman" w:cs="Times New Roman"/>
          <w:color w:val="000000"/>
        </w:rPr>
      </w:pPr>
      <w:r>
        <w:br w:type="page"/>
      </w:r>
    </w:p>
    <w:p w14:paraId="0C504556" w14:textId="77777777" w:rsidR="00665441" w:rsidRDefault="00665441">
      <w:pPr>
        <w:pStyle w:val="normal1"/>
        <w:spacing w:line="240" w:lineRule="auto"/>
        <w:rPr>
          <w:rFonts w:ascii="Times New Roman" w:eastAsia="Times New Roman" w:hAnsi="Times New Roman" w:cs="Times New Roman"/>
          <w:color w:val="000000"/>
        </w:rPr>
      </w:pPr>
    </w:p>
    <w:p w14:paraId="0C504557" w14:textId="77777777" w:rsidR="00665441" w:rsidRDefault="00665441">
      <w:pPr>
        <w:pStyle w:val="normal1"/>
        <w:spacing w:line="240" w:lineRule="auto"/>
        <w:rPr>
          <w:rFonts w:ascii="Times New Roman" w:eastAsia="Times New Roman" w:hAnsi="Times New Roman" w:cs="Times New Roman"/>
          <w:color w:val="000000"/>
        </w:rPr>
      </w:pPr>
    </w:p>
    <w:p w14:paraId="0C504558" w14:textId="77777777" w:rsidR="00665441" w:rsidRDefault="00000000">
      <w:pPr>
        <w:pStyle w:val="normal1"/>
        <w:spacing w:line="240" w:lineRule="auto"/>
        <w:rPr>
          <w:color w:val="000000"/>
        </w:rPr>
      </w:pPr>
      <w:r>
        <w:rPr>
          <w:noProof/>
          <w:color w:val="000000"/>
        </w:rPr>
        <w:drawing>
          <wp:inline distT="0" distB="0" distL="0" distR="0" wp14:anchorId="0C504846" wp14:editId="0C504847">
            <wp:extent cx="5731510" cy="3187700"/>
            <wp:effectExtent l="0" t="0" r="0" b="0"/>
            <wp:docPr id="6" name="imag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jpg"/>
                    <pic:cNvPicPr>
                      <a:picLocks noChangeAspect="1" noChangeArrowheads="1"/>
                    </pic:cNvPicPr>
                  </pic:nvPicPr>
                  <pic:blipFill>
                    <a:blip r:embed="rId10"/>
                    <a:stretch>
                      <a:fillRect/>
                    </a:stretch>
                  </pic:blipFill>
                  <pic:spPr bwMode="auto">
                    <a:xfrm>
                      <a:off x="0" y="0"/>
                      <a:ext cx="5731510" cy="3187700"/>
                    </a:xfrm>
                    <a:prstGeom prst="rect">
                      <a:avLst/>
                    </a:prstGeom>
                    <a:noFill/>
                  </pic:spPr>
                </pic:pic>
              </a:graphicData>
            </a:graphic>
          </wp:inline>
        </w:drawing>
      </w:r>
    </w:p>
    <w:p w14:paraId="0C504559" w14:textId="77777777" w:rsidR="00665441" w:rsidRDefault="00000000">
      <w:pPr>
        <w:pStyle w:val="normal1"/>
        <w:spacing w:line="240" w:lineRule="auto"/>
        <w:rPr>
          <w:color w:val="000000"/>
        </w:rPr>
      </w:pPr>
      <w:r>
        <w:rPr>
          <w:rFonts w:ascii="Times New Roman" w:eastAsia="Times New Roman" w:hAnsi="Times New Roman" w:cs="Times New Roman"/>
          <w:b/>
          <w:bCs/>
          <w:color w:val="000000"/>
        </w:rPr>
        <w:t>Fig. S6</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Global map depicting the locations of the 305 reports used for secondary production estimates.</w:t>
      </w:r>
    </w:p>
    <w:p w14:paraId="0C50455A" w14:textId="77777777" w:rsidR="00665441" w:rsidRDefault="00665441">
      <w:pPr>
        <w:pStyle w:val="normal1"/>
        <w:spacing w:line="240" w:lineRule="auto"/>
        <w:rPr>
          <w:rFonts w:ascii="Times New Roman" w:eastAsia="Times New Roman" w:hAnsi="Times New Roman" w:cs="Times New Roman"/>
          <w:color w:val="000000"/>
        </w:rPr>
      </w:pPr>
    </w:p>
    <w:p w14:paraId="0C50455B" w14:textId="77777777" w:rsidR="00665441" w:rsidRDefault="00000000">
      <w:pPr>
        <w:pStyle w:val="normal1"/>
        <w:spacing w:line="240" w:lineRule="auto"/>
        <w:rPr>
          <w:rFonts w:ascii="Times New Roman" w:eastAsia="Times New Roman" w:hAnsi="Times New Roman" w:cs="Times New Roman"/>
          <w:color w:val="000000"/>
        </w:rPr>
      </w:pPr>
      <w:r>
        <w:br w:type="page"/>
      </w:r>
    </w:p>
    <w:p w14:paraId="0C50455C" w14:textId="76911D9B" w:rsidR="00665441" w:rsidRDefault="00000000">
      <w:pPr>
        <w:pStyle w:val="normal1"/>
        <w:spacing w:line="240" w:lineRule="auto"/>
        <w:jc w:val="both"/>
        <w:rPr>
          <w:color w:val="000000"/>
        </w:rPr>
      </w:pPr>
      <w:del w:id="191" w:author="Wesner, Jeff" w:date="2026-05-13T09:57:00Z" w16du:dateUtc="2026-05-13T14:57:00Z">
        <w:r w:rsidDel="00F45997">
          <w:rPr>
            <w:noProof/>
            <w:color w:val="000000"/>
          </w:rPr>
          <w:lastRenderedPageBreak/>
          <w:drawing>
            <wp:inline distT="0" distB="0" distL="0" distR="0" wp14:anchorId="0C504848" wp14:editId="3829BE91">
              <wp:extent cx="5063490" cy="6082030"/>
              <wp:effectExtent l="0" t="0" r="0" b="0"/>
              <wp:docPr id="7" name="im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jpg"/>
                      <pic:cNvPicPr>
                        <a:picLocks noChangeAspect="1" noChangeArrowheads="1"/>
                      </pic:cNvPicPr>
                    </pic:nvPicPr>
                    <pic:blipFill>
                      <a:blip r:embed="rId11"/>
                      <a:stretch>
                        <a:fillRect/>
                      </a:stretch>
                    </pic:blipFill>
                    <pic:spPr bwMode="auto">
                      <a:xfrm>
                        <a:off x="0" y="0"/>
                        <a:ext cx="5063490" cy="6082030"/>
                      </a:xfrm>
                      <a:prstGeom prst="rect">
                        <a:avLst/>
                      </a:prstGeom>
                      <a:noFill/>
                    </pic:spPr>
                  </pic:pic>
                </a:graphicData>
              </a:graphic>
            </wp:inline>
          </w:drawing>
        </w:r>
      </w:del>
    </w:p>
    <w:p w14:paraId="0C50455D" w14:textId="2F06E50B" w:rsidR="00665441" w:rsidDel="00F45997" w:rsidRDefault="0063094F">
      <w:pPr>
        <w:pStyle w:val="normal1"/>
        <w:spacing w:line="240" w:lineRule="auto"/>
        <w:rPr>
          <w:del w:id="192" w:author="Wesner, Jeff" w:date="2026-05-13T09:58:00Z" w16du:dateUtc="2026-05-13T14:58:00Z"/>
          <w:color w:val="000000"/>
        </w:rPr>
      </w:pPr>
      <w:ins w:id="193" w:author="Wesner, Jeff" w:date="2026-05-13T10:02:00Z" w16du:dateUtc="2026-05-13T15:02:00Z">
        <w:r>
          <w:rPr>
            <w:rFonts w:ascii="Times New Roman" w:eastAsia="Times New Roman" w:hAnsi="Times New Roman" w:cs="Times New Roman"/>
            <w:b/>
            <w:bCs/>
            <w:noProof/>
            <w:color w:val="000000"/>
          </w:rPr>
          <w:drawing>
            <wp:inline distT="0" distB="0" distL="0" distR="0" wp14:anchorId="368D9D21" wp14:editId="75F5E7C9">
              <wp:extent cx="6120130" cy="7344410"/>
              <wp:effectExtent l="0" t="0" r="0" b="8890"/>
              <wp:docPr id="568967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67990" name="Picture 5689679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7344410"/>
                      </a:xfrm>
                      <a:prstGeom prst="rect">
                        <a:avLst/>
                      </a:prstGeom>
                    </pic:spPr>
                  </pic:pic>
                </a:graphicData>
              </a:graphic>
            </wp:inline>
          </w:drawing>
        </w:r>
      </w:ins>
      <w:r w:rsidR="00000000">
        <w:rPr>
          <w:rFonts w:ascii="Times New Roman" w:eastAsia="Times New Roman" w:hAnsi="Times New Roman" w:cs="Times New Roman"/>
          <w:b/>
          <w:bCs/>
          <w:color w:val="000000"/>
        </w:rPr>
        <w:t>Fig. S7.</w:t>
      </w:r>
      <w:r w:rsidR="00000000">
        <w:rPr>
          <w:rFonts w:ascii="Times New Roman" w:eastAsia="Times New Roman" w:hAnsi="Times New Roman" w:cs="Times New Roman"/>
          <w:color w:val="000000"/>
        </w:rPr>
        <w:t xml:space="preserve"> </w:t>
      </w:r>
      <w:r w:rsidR="00000000">
        <w:rPr>
          <w:rFonts w:ascii="Times New Roman" w:eastAsia="Times New Roman" w:hAnsi="Times New Roman" w:cs="Times New Roman"/>
          <w:b/>
          <w:bCs/>
          <w:color w:val="000000"/>
        </w:rPr>
        <w:t xml:space="preserve">Comparisons of our modeled estimates of insect emergence (black dots) to directly </w:t>
      </w:r>
      <w:proofErr w:type="gramStart"/>
      <w:r w:rsidR="00000000">
        <w:rPr>
          <w:rFonts w:ascii="Times New Roman" w:eastAsia="Times New Roman" w:hAnsi="Times New Roman" w:cs="Times New Roman"/>
          <w:b/>
          <w:bCs/>
          <w:color w:val="000000"/>
        </w:rPr>
        <w:t>measured</w:t>
      </w:r>
      <w:proofErr w:type="gramEnd"/>
      <w:r w:rsidR="00000000">
        <w:rPr>
          <w:rFonts w:ascii="Times New Roman" w:eastAsia="Times New Roman" w:hAnsi="Times New Roman" w:cs="Times New Roman"/>
          <w:b/>
          <w:bCs/>
          <w:color w:val="000000"/>
        </w:rPr>
        <w:t xml:space="preserve"> annual insect emergence (orange dots).</w:t>
      </w:r>
      <w:r w:rsidR="00000000">
        <w:rPr>
          <w:rFonts w:ascii="Times New Roman" w:eastAsia="Times New Roman" w:hAnsi="Times New Roman" w:cs="Times New Roman"/>
          <w:color w:val="000000"/>
        </w:rPr>
        <w:t xml:space="preserve"> Patterns are shown in relation to associated values of annual precipitation (</w:t>
      </w:r>
      <w:r w:rsidR="00000000">
        <w:rPr>
          <w:rFonts w:ascii="Times New Roman" w:eastAsia="Times New Roman" w:hAnsi="Times New Roman" w:cs="Times New Roman"/>
          <w:b/>
          <w:bCs/>
          <w:color w:val="000000"/>
        </w:rPr>
        <w:t>A</w:t>
      </w:r>
      <w:r w:rsidR="00000000">
        <w:rPr>
          <w:rFonts w:ascii="Times New Roman" w:eastAsia="Times New Roman" w:hAnsi="Times New Roman" w:cs="Times New Roman"/>
          <w:color w:val="000000"/>
        </w:rPr>
        <w:t>), and annual stream temperature (</w:t>
      </w:r>
      <w:r w:rsidR="00000000">
        <w:rPr>
          <w:rFonts w:ascii="Times New Roman" w:eastAsia="Times New Roman" w:hAnsi="Times New Roman" w:cs="Times New Roman"/>
          <w:b/>
          <w:bCs/>
          <w:color w:val="000000"/>
        </w:rPr>
        <w:t>B</w:t>
      </w:r>
      <w:r w:rsidR="00000000">
        <w:rPr>
          <w:rFonts w:ascii="Times New Roman" w:eastAsia="Times New Roman" w:hAnsi="Times New Roman" w:cs="Times New Roman"/>
          <w:color w:val="000000"/>
        </w:rPr>
        <w:t xml:space="preserve">). Most extracted production data reported ACSP, which is annual benthic production of all macroinvertebrates. As described in the methods, we converted these measures to just adult insect emergence using empirical relationships between the fraction of benthic production that is only insects and the fraction of insect production that emerge successfully to adults. The similarity in distributions between converted and measured values (i.e. overlap of the dots) indicates that our conversion procedure produced biologically reasonable estimates of insect emergence. </w:t>
      </w:r>
    </w:p>
    <w:p w14:paraId="0C50455E" w14:textId="016D70CE" w:rsidR="00F45997" w:rsidRDefault="00F45997" w:rsidP="00F45997">
      <w:pPr>
        <w:pStyle w:val="normal1"/>
        <w:spacing w:line="240" w:lineRule="auto"/>
        <w:rPr>
          <w:ins w:id="194" w:author="Wesner, Jeff" w:date="2026-05-13T09:57:00Z" w16du:dateUtc="2026-05-13T14:57:00Z"/>
          <w:rFonts w:ascii="Times New Roman" w:eastAsia="Times New Roman" w:hAnsi="Times New Roman" w:cs="Times New Roman"/>
          <w:color w:val="000000"/>
        </w:rPr>
        <w:pPrChange w:id="195" w:author="Wesner, Jeff" w:date="2026-05-13T09:58:00Z" w16du:dateUtc="2026-05-13T14:58:00Z">
          <w:pPr/>
        </w:pPrChange>
      </w:pPr>
      <w:ins w:id="196" w:author="Wesner, Jeff" w:date="2026-05-13T09:57:00Z" w16du:dateUtc="2026-05-13T14:57:00Z">
        <w:r>
          <w:rPr>
            <w:rFonts w:ascii="Times New Roman" w:eastAsia="Times New Roman" w:hAnsi="Times New Roman" w:cs="Times New Roman"/>
            <w:color w:val="000000"/>
          </w:rPr>
          <w:br w:type="page"/>
        </w:r>
      </w:ins>
    </w:p>
    <w:p w14:paraId="5E8D3473" w14:textId="77777777" w:rsidR="00665441" w:rsidRDefault="00665441">
      <w:pPr>
        <w:pStyle w:val="normal1"/>
        <w:spacing w:line="240" w:lineRule="auto"/>
        <w:rPr>
          <w:rFonts w:ascii="Times New Roman" w:eastAsia="Times New Roman" w:hAnsi="Times New Roman" w:cs="Times New Roman"/>
          <w:color w:val="000000"/>
        </w:rPr>
      </w:pPr>
    </w:p>
    <w:p w14:paraId="0C50455F" w14:textId="77777777" w:rsidR="00665441" w:rsidRDefault="00665441">
      <w:pPr>
        <w:pStyle w:val="normal1"/>
        <w:spacing w:line="240" w:lineRule="auto"/>
        <w:rPr>
          <w:rFonts w:ascii="Times New Roman" w:eastAsia="Times New Roman" w:hAnsi="Times New Roman" w:cs="Times New Roman"/>
          <w:color w:val="000000"/>
        </w:rPr>
      </w:pPr>
    </w:p>
    <w:p w14:paraId="0C504560" w14:textId="77777777" w:rsidR="00665441" w:rsidRDefault="00665441">
      <w:pPr>
        <w:pStyle w:val="normal1"/>
        <w:spacing w:line="240" w:lineRule="auto"/>
        <w:rPr>
          <w:rFonts w:ascii="Times New Roman" w:eastAsia="Times New Roman" w:hAnsi="Times New Roman" w:cs="Times New Roman"/>
          <w:color w:val="000000"/>
        </w:rPr>
      </w:pPr>
    </w:p>
    <w:p w14:paraId="0C504561" w14:textId="77777777" w:rsidR="00665441" w:rsidRDefault="00665441">
      <w:pPr>
        <w:pStyle w:val="normal1"/>
        <w:spacing w:line="240" w:lineRule="auto"/>
        <w:rPr>
          <w:rFonts w:ascii="Times New Roman" w:eastAsia="Times New Roman" w:hAnsi="Times New Roman" w:cs="Times New Roman"/>
          <w:color w:val="000000"/>
        </w:rPr>
      </w:pPr>
    </w:p>
    <w:p w14:paraId="0C504562" w14:textId="112F76E5" w:rsidR="00665441" w:rsidRDefault="00000000">
      <w:pPr>
        <w:pStyle w:val="normal1"/>
        <w:spacing w:line="240" w:lineRule="auto"/>
        <w:rPr>
          <w:color w:val="000000"/>
        </w:rPr>
      </w:pPr>
      <w:del w:id="197" w:author="Wesner, Jeff" w:date="2026-05-13T10:10:00Z" w16du:dateUtc="2026-05-13T15:10:00Z">
        <w:r w:rsidDel="00332070">
          <w:rPr>
            <w:noProof/>
            <w:color w:val="000000"/>
          </w:rPr>
          <w:drawing>
            <wp:inline distT="0" distB="0" distL="0" distR="0" wp14:anchorId="0C50484A" wp14:editId="78B9CE02">
              <wp:extent cx="5731510" cy="6172200"/>
              <wp:effectExtent l="0" t="0" r="0" b="0"/>
              <wp:docPr id="8" name="imag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5.jpg"/>
                      <pic:cNvPicPr>
                        <a:picLocks noChangeAspect="1" noChangeArrowheads="1"/>
                      </pic:cNvPicPr>
                    </pic:nvPicPr>
                    <pic:blipFill>
                      <a:blip r:embed="rId13"/>
                      <a:stretch>
                        <a:fillRect/>
                      </a:stretch>
                    </pic:blipFill>
                    <pic:spPr bwMode="auto">
                      <a:xfrm>
                        <a:off x="0" y="0"/>
                        <a:ext cx="5731510" cy="6172200"/>
                      </a:xfrm>
                      <a:prstGeom prst="rect">
                        <a:avLst/>
                      </a:prstGeom>
                      <a:noFill/>
                    </pic:spPr>
                  </pic:pic>
                </a:graphicData>
              </a:graphic>
            </wp:inline>
          </w:drawing>
        </w:r>
      </w:del>
      <w:ins w:id="198" w:author="Wesner, Jeff" w:date="2026-05-13T10:11:00Z" w16du:dateUtc="2026-05-13T15:11:00Z">
        <w:r w:rsidR="00332070">
          <w:rPr>
            <w:noProof/>
            <w:color w:val="000000"/>
          </w:rPr>
          <w:drawing>
            <wp:inline distT="0" distB="0" distL="0" distR="0" wp14:anchorId="64F0F5C6" wp14:editId="693DF915">
              <wp:extent cx="6120130" cy="6590665"/>
              <wp:effectExtent l="0" t="0" r="0" b="635"/>
              <wp:docPr id="18018968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96869" name="Picture 18018968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6590665"/>
                      </a:xfrm>
                      <a:prstGeom prst="rect">
                        <a:avLst/>
                      </a:prstGeom>
                    </pic:spPr>
                  </pic:pic>
                </a:graphicData>
              </a:graphic>
            </wp:inline>
          </w:drawing>
        </w:r>
      </w:ins>
    </w:p>
    <w:p w14:paraId="0C504563" w14:textId="77777777" w:rsidR="00665441" w:rsidRDefault="00000000">
      <w:pPr>
        <w:pStyle w:val="normal1"/>
        <w:spacing w:line="240" w:lineRule="auto"/>
        <w:rPr>
          <w:color w:val="000000"/>
        </w:rPr>
      </w:pPr>
      <w:r>
        <w:rPr>
          <w:rFonts w:ascii="Times New Roman" w:eastAsia="Times New Roman" w:hAnsi="Times New Roman" w:cs="Times New Roman"/>
          <w:b/>
          <w:bCs/>
          <w:color w:val="000000"/>
        </w:rPr>
        <w:t>Fig. S8</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Comparison of contaminant water concentrations globally (red) with concentrations only in the </w:t>
      </w:r>
      <w:proofErr w:type="spellStart"/>
      <w:r>
        <w:rPr>
          <w:rFonts w:ascii="Times New Roman" w:eastAsia="Times New Roman" w:hAnsi="Times New Roman" w:cs="Times New Roman"/>
          <w:b/>
          <w:bCs/>
          <w:color w:val="000000"/>
        </w:rPr>
        <w:t>hydrobasins</w:t>
      </w:r>
      <w:proofErr w:type="spellEnd"/>
      <w:r>
        <w:rPr>
          <w:rFonts w:ascii="Times New Roman" w:eastAsia="Times New Roman" w:hAnsi="Times New Roman" w:cs="Times New Roman"/>
          <w:b/>
          <w:bCs/>
          <w:color w:val="000000"/>
        </w:rPr>
        <w:t xml:space="preserve"> that had direct estimates of secondary production or emergence (blue).</w:t>
      </w:r>
      <w:r>
        <w:rPr>
          <w:rFonts w:ascii="Times New Roman" w:eastAsia="Times New Roman" w:hAnsi="Times New Roman" w:cs="Times New Roman"/>
          <w:color w:val="000000"/>
        </w:rPr>
        <w:t xml:space="preserve"> The strong overlap suggests that the </w:t>
      </w:r>
      <w:proofErr w:type="spellStart"/>
      <w:r>
        <w:rPr>
          <w:rFonts w:ascii="Times New Roman" w:eastAsia="Times New Roman" w:hAnsi="Times New Roman" w:cs="Times New Roman"/>
          <w:color w:val="000000"/>
        </w:rPr>
        <w:t>hydrobasins</w:t>
      </w:r>
      <w:proofErr w:type="spellEnd"/>
      <w:r>
        <w:rPr>
          <w:rFonts w:ascii="Times New Roman" w:eastAsia="Times New Roman" w:hAnsi="Times New Roman" w:cs="Times New Roman"/>
          <w:color w:val="000000"/>
        </w:rPr>
        <w:t xml:space="preserve"> used to sample emergence were typical in terms of water quality to global distributions.</w:t>
      </w:r>
      <w:r>
        <w:br w:type="page"/>
      </w:r>
    </w:p>
    <w:p w14:paraId="0C504564" w14:textId="77777777" w:rsidR="00665441" w:rsidRDefault="00665441">
      <w:pPr>
        <w:pStyle w:val="normal1"/>
        <w:spacing w:line="240" w:lineRule="auto"/>
        <w:rPr>
          <w:rFonts w:ascii="Times New Roman" w:eastAsia="Times New Roman" w:hAnsi="Times New Roman" w:cs="Times New Roman"/>
          <w:color w:val="000000"/>
        </w:rPr>
      </w:pPr>
    </w:p>
    <w:p w14:paraId="0C504565" w14:textId="77777777" w:rsidR="00665441" w:rsidRDefault="00665441">
      <w:pPr>
        <w:pStyle w:val="normal1"/>
        <w:spacing w:line="240" w:lineRule="auto"/>
        <w:rPr>
          <w:rFonts w:ascii="Times New Roman" w:eastAsia="Times New Roman" w:hAnsi="Times New Roman" w:cs="Times New Roman"/>
          <w:color w:val="000000"/>
        </w:rPr>
      </w:pPr>
    </w:p>
    <w:p w14:paraId="0C504566" w14:textId="77777777" w:rsidR="00665441" w:rsidRDefault="00000000">
      <w:pPr>
        <w:pStyle w:val="normal1"/>
        <w:spacing w:line="240" w:lineRule="auto"/>
        <w:rPr>
          <w:color w:val="000000"/>
        </w:rPr>
      </w:pPr>
      <w:r>
        <w:rPr>
          <w:noProof/>
          <w:color w:val="000000"/>
        </w:rPr>
        <w:drawing>
          <wp:inline distT="0" distB="0" distL="0" distR="0" wp14:anchorId="0C50484C" wp14:editId="0C50484D">
            <wp:extent cx="5731510" cy="3505200"/>
            <wp:effectExtent l="0" t="0" r="0" b="0"/>
            <wp:docPr id="9" name="image13.jpg" descr="GLOBAL MONITORING LOCATION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3.jpg" descr="GLOBAL MONITORING LOCATIONS.jpeg"/>
                    <pic:cNvPicPr>
                      <a:picLocks noChangeAspect="1" noChangeArrowheads="1"/>
                    </pic:cNvPicPr>
                  </pic:nvPicPr>
                  <pic:blipFill>
                    <a:blip r:embed="rId15"/>
                    <a:stretch>
                      <a:fillRect/>
                    </a:stretch>
                  </pic:blipFill>
                  <pic:spPr bwMode="auto">
                    <a:xfrm>
                      <a:off x="0" y="0"/>
                      <a:ext cx="5731510" cy="3505200"/>
                    </a:xfrm>
                    <a:prstGeom prst="rect">
                      <a:avLst/>
                    </a:prstGeom>
                    <a:noFill/>
                  </pic:spPr>
                </pic:pic>
              </a:graphicData>
            </a:graphic>
          </wp:inline>
        </w:drawing>
      </w:r>
    </w:p>
    <w:p w14:paraId="0C504567" w14:textId="77777777" w:rsidR="00665441" w:rsidRDefault="00665441">
      <w:pPr>
        <w:pStyle w:val="normal1"/>
        <w:spacing w:line="240" w:lineRule="auto"/>
        <w:rPr>
          <w:rFonts w:ascii="Times New Roman" w:eastAsia="Times New Roman" w:hAnsi="Times New Roman" w:cs="Times New Roman"/>
          <w:i/>
          <w:iCs/>
          <w:color w:val="000000"/>
        </w:rPr>
      </w:pPr>
    </w:p>
    <w:p w14:paraId="0C504568" w14:textId="594A4949" w:rsidR="00665441" w:rsidRPr="00573CE7" w:rsidRDefault="00000000">
      <w:pPr>
        <w:pStyle w:val="normal1"/>
        <w:spacing w:line="240" w:lineRule="auto"/>
        <w:rPr>
          <w:rFonts w:ascii="Times New Roman" w:hAnsi="Times New Roman" w:cs="Times New Roman"/>
          <w:color w:val="000000"/>
          <w:rPrChange w:id="199" w:author="Wesner, Jeff" w:date="2026-05-13T10:03:00Z" w16du:dateUtc="2026-05-13T15:03:00Z">
            <w:rPr>
              <w:color w:val="000000"/>
            </w:rPr>
          </w:rPrChange>
        </w:rPr>
      </w:pPr>
      <w:r>
        <w:rPr>
          <w:rFonts w:ascii="Times New Roman" w:eastAsia="Times New Roman" w:hAnsi="Times New Roman" w:cs="Times New Roman"/>
          <w:b/>
          <w:bCs/>
          <w:color w:val="000000"/>
        </w:rPr>
        <w:t>Fig. S9.</w:t>
      </w:r>
      <w:del w:id="200" w:author="Wesner, Jeff" w:date="2026-05-13T09:04:00Z" w16du:dateUtc="2026-05-13T14:04:00Z">
        <w:r w:rsidDel="0033412A">
          <w:rPr>
            <w:rFonts w:ascii="Times New Roman" w:eastAsia="Times New Roman" w:hAnsi="Times New Roman" w:cs="Times New Roman"/>
            <w:b/>
            <w:bCs/>
            <w:color w:val="000000"/>
          </w:rPr>
          <w:delText xml:space="preserve"> </w:delText>
        </w:r>
        <w:r w:rsidDel="0033412A">
          <w:rPr>
            <w:rFonts w:ascii="Times New Roman" w:eastAsia="Times New Roman" w:hAnsi="Times New Roman" w:cs="Times New Roman"/>
            <w:color w:val="000000"/>
          </w:rPr>
          <w:delText xml:space="preserve"> </w:delText>
        </w:r>
      </w:del>
      <w:ins w:id="201" w:author="Wesner, Jeff" w:date="2026-05-13T09:04:00Z" w16du:dateUtc="2026-05-13T14:04:00Z">
        <w:r w:rsidR="0033412A">
          <w:rPr>
            <w:rFonts w:ascii="Times New Roman" w:eastAsia="Times New Roman" w:hAnsi="Times New Roman" w:cs="Times New Roman"/>
            <w:b/>
            <w:bCs/>
            <w:color w:val="000000"/>
          </w:rPr>
          <w:t xml:space="preserve"> </w:t>
        </w:r>
      </w:ins>
      <w:r>
        <w:rPr>
          <w:rFonts w:ascii="Times New Roman" w:eastAsia="Times New Roman" w:hAnsi="Times New Roman" w:cs="Times New Roman"/>
          <w:b/>
          <w:bCs/>
          <w:color w:val="000000"/>
        </w:rPr>
        <w:t>Location of contaminant concentration data</w:t>
      </w:r>
      <w:r w:rsidRPr="00573CE7">
        <w:rPr>
          <w:rFonts w:ascii="Times New Roman" w:eastAsia="Times New Roman" w:hAnsi="Times New Roman" w:cs="Times New Roman"/>
          <w:b/>
          <w:bCs/>
          <w:color w:val="000000"/>
        </w:rPr>
        <w:t>.</w:t>
      </w:r>
      <w:r w:rsidRPr="00573CE7">
        <w:rPr>
          <w:rFonts w:ascii="Times New Roman" w:eastAsia="Gungsuh" w:hAnsi="Times New Roman" w:cs="Times New Roman"/>
          <w:color w:val="000000"/>
          <w:rPrChange w:id="202" w:author="Wesner, Jeff" w:date="2026-05-13T10:03:00Z" w16du:dateUtc="2026-05-13T15:03:00Z">
            <w:rPr>
              <w:rFonts w:ascii="Gungsuh" w:eastAsia="Gungsuh" w:hAnsi="Gungsuh" w:cs="Gungsuh"/>
              <w:color w:val="000000"/>
            </w:rPr>
          </w:rPrChange>
        </w:rPr>
        <w:t xml:space="preserve"> Data used for model training (red = Europe, Water Information System Europe [WISE]; green = US, Water Quality Portal [WQP]) and validation (blue = global, Global Freshwater Quality Database [</w:t>
      </w:r>
      <w:proofErr w:type="spellStart"/>
      <w:r w:rsidRPr="00573CE7">
        <w:rPr>
          <w:rFonts w:ascii="Times New Roman" w:eastAsia="Gungsuh" w:hAnsi="Times New Roman" w:cs="Times New Roman"/>
          <w:color w:val="000000"/>
          <w:rPrChange w:id="203" w:author="Wesner, Jeff" w:date="2026-05-13T10:03:00Z" w16du:dateUtc="2026-05-13T15:03:00Z">
            <w:rPr>
              <w:rFonts w:ascii="Gungsuh" w:eastAsia="Gungsuh" w:hAnsi="Gungsuh" w:cs="Gungsuh"/>
              <w:color w:val="000000"/>
            </w:rPr>
          </w:rPrChange>
        </w:rPr>
        <w:t>GEMStat</w:t>
      </w:r>
      <w:proofErr w:type="spellEnd"/>
      <w:r w:rsidRPr="00573CE7">
        <w:rPr>
          <w:rFonts w:ascii="Times New Roman" w:eastAsia="Gungsuh" w:hAnsi="Times New Roman" w:cs="Times New Roman"/>
          <w:color w:val="000000"/>
          <w:rPrChange w:id="204" w:author="Wesner, Jeff" w:date="2026-05-13T10:03:00Z" w16du:dateUtc="2026-05-13T15:03:00Z">
            <w:rPr>
              <w:rFonts w:ascii="Gungsuh" w:eastAsia="Gungsuh" w:hAnsi="Gungsuh" w:cs="Gungsuh"/>
              <w:color w:val="000000"/>
            </w:rPr>
          </w:rPrChange>
        </w:rPr>
        <w:t xml:space="preserve">]). Training data for the 37 contaminants were taken from the EU WISE (n ≈ 7.4 million) and US WQP (n ≈ 5.3 million), whereas the global validation data were provided by the </w:t>
      </w:r>
      <w:proofErr w:type="spellStart"/>
      <w:r w:rsidRPr="00573CE7">
        <w:rPr>
          <w:rFonts w:ascii="Times New Roman" w:eastAsia="Gungsuh" w:hAnsi="Times New Roman" w:cs="Times New Roman"/>
          <w:color w:val="000000"/>
          <w:rPrChange w:id="205" w:author="Wesner, Jeff" w:date="2026-05-13T10:03:00Z" w16du:dateUtc="2026-05-13T15:03:00Z">
            <w:rPr>
              <w:rFonts w:ascii="Gungsuh" w:eastAsia="Gungsuh" w:hAnsi="Gungsuh" w:cs="Gungsuh"/>
              <w:color w:val="000000"/>
            </w:rPr>
          </w:rPrChange>
        </w:rPr>
        <w:t>GEMStat</w:t>
      </w:r>
      <w:proofErr w:type="spellEnd"/>
      <w:r w:rsidRPr="00573CE7">
        <w:rPr>
          <w:rFonts w:ascii="Times New Roman" w:eastAsia="Gungsuh" w:hAnsi="Times New Roman" w:cs="Times New Roman"/>
          <w:color w:val="000000"/>
          <w:rPrChange w:id="206" w:author="Wesner, Jeff" w:date="2026-05-13T10:03:00Z" w16du:dateUtc="2026-05-13T15:03:00Z">
            <w:rPr>
              <w:rFonts w:ascii="Gungsuh" w:eastAsia="Gungsuh" w:hAnsi="Gungsuh" w:cs="Gungsuh"/>
              <w:color w:val="000000"/>
            </w:rPr>
          </w:rPrChange>
        </w:rPr>
        <w:t xml:space="preserve"> database (n ≈ 3.2 million) curated by the German Federal Institute for Hydrology.</w:t>
      </w:r>
    </w:p>
    <w:p w14:paraId="0C504569" w14:textId="77777777" w:rsidR="00665441" w:rsidRPr="00573CE7" w:rsidRDefault="00665441">
      <w:pPr>
        <w:pStyle w:val="normal1"/>
        <w:spacing w:line="240" w:lineRule="auto"/>
        <w:rPr>
          <w:rFonts w:ascii="Times New Roman" w:eastAsia="Times New Roman" w:hAnsi="Times New Roman" w:cs="Times New Roman"/>
          <w:color w:val="000000"/>
        </w:rPr>
      </w:pPr>
    </w:p>
    <w:p w14:paraId="0C50456A" w14:textId="77777777" w:rsidR="00665441" w:rsidRPr="00573CE7" w:rsidRDefault="00000000">
      <w:pPr>
        <w:pStyle w:val="normal1"/>
        <w:spacing w:line="240" w:lineRule="auto"/>
        <w:rPr>
          <w:rFonts w:ascii="Times New Roman" w:eastAsia="Times New Roman" w:hAnsi="Times New Roman" w:cs="Times New Roman"/>
          <w:color w:val="000000"/>
        </w:rPr>
      </w:pPr>
      <w:r w:rsidRPr="00573CE7">
        <w:rPr>
          <w:rFonts w:ascii="Times New Roman" w:hAnsi="Times New Roman" w:cs="Times New Roman"/>
          <w:rPrChange w:id="207" w:author="Wesner, Jeff" w:date="2026-05-13T10:03:00Z" w16du:dateUtc="2026-05-13T15:03:00Z">
            <w:rPr/>
          </w:rPrChange>
        </w:rPr>
        <w:br w:type="page"/>
      </w:r>
    </w:p>
    <w:p w14:paraId="0C50456B" w14:textId="77777777" w:rsidR="00665441" w:rsidRDefault="00665441">
      <w:pPr>
        <w:pStyle w:val="normal1"/>
        <w:spacing w:line="240" w:lineRule="auto"/>
        <w:rPr>
          <w:rFonts w:ascii="Times New Roman" w:eastAsia="Times New Roman" w:hAnsi="Times New Roman" w:cs="Times New Roman"/>
          <w:color w:val="000000"/>
        </w:rPr>
      </w:pPr>
    </w:p>
    <w:p w14:paraId="0C50456C" w14:textId="77777777" w:rsidR="00665441" w:rsidRDefault="00665441">
      <w:pPr>
        <w:pStyle w:val="normal1"/>
        <w:spacing w:line="240" w:lineRule="auto"/>
        <w:rPr>
          <w:rFonts w:ascii="Times New Roman" w:eastAsia="Times New Roman" w:hAnsi="Times New Roman" w:cs="Times New Roman"/>
          <w:i/>
          <w:iCs/>
          <w:color w:val="000000"/>
        </w:rPr>
      </w:pPr>
    </w:p>
    <w:p w14:paraId="0C50456D" w14:textId="77777777" w:rsidR="00665441" w:rsidRDefault="00665441">
      <w:pPr>
        <w:pStyle w:val="normal1"/>
        <w:spacing w:line="240" w:lineRule="auto"/>
        <w:rPr>
          <w:rFonts w:ascii="Times New Roman" w:eastAsia="Times New Roman" w:hAnsi="Times New Roman" w:cs="Times New Roman"/>
          <w:color w:val="000000"/>
        </w:rPr>
      </w:pPr>
    </w:p>
    <w:p w14:paraId="0C50456E" w14:textId="77777777" w:rsidR="00665441" w:rsidRDefault="00665441">
      <w:pPr>
        <w:pStyle w:val="normal1"/>
        <w:spacing w:line="240" w:lineRule="auto"/>
        <w:rPr>
          <w:rFonts w:ascii="Times New Roman" w:eastAsia="Times New Roman" w:hAnsi="Times New Roman" w:cs="Times New Roman"/>
          <w:color w:val="000000"/>
        </w:rPr>
      </w:pPr>
    </w:p>
    <w:p w14:paraId="0C50456F" w14:textId="77777777" w:rsidR="00665441" w:rsidRDefault="00000000">
      <w:pPr>
        <w:pStyle w:val="normal1"/>
        <w:shd w:val="clear" w:color="auto" w:fill="FFFFFF"/>
        <w:spacing w:after="160" w:line="240" w:lineRule="auto"/>
        <w:jc w:val="both"/>
        <w:rPr>
          <w:color w:val="000000"/>
        </w:rPr>
      </w:pPr>
      <w:r>
        <w:rPr>
          <w:noProof/>
          <w:color w:val="000000"/>
        </w:rPr>
        <w:drawing>
          <wp:inline distT="0" distB="0" distL="0" distR="0" wp14:anchorId="0C50484E" wp14:editId="0C50484F">
            <wp:extent cx="5731510" cy="5727700"/>
            <wp:effectExtent l="0" t="0" r="0" b="0"/>
            <wp:docPr id="10"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jpg"/>
                    <pic:cNvPicPr>
                      <a:picLocks noChangeAspect="1" noChangeArrowheads="1"/>
                    </pic:cNvPicPr>
                  </pic:nvPicPr>
                  <pic:blipFill>
                    <a:blip r:embed="rId16"/>
                    <a:stretch>
                      <a:fillRect/>
                    </a:stretch>
                  </pic:blipFill>
                  <pic:spPr bwMode="auto">
                    <a:xfrm>
                      <a:off x="0" y="0"/>
                      <a:ext cx="5731510" cy="5727700"/>
                    </a:xfrm>
                    <a:prstGeom prst="rect">
                      <a:avLst/>
                    </a:prstGeom>
                    <a:noFill/>
                  </pic:spPr>
                </pic:pic>
              </a:graphicData>
            </a:graphic>
          </wp:inline>
        </w:drawing>
      </w:r>
    </w:p>
    <w:p w14:paraId="0C504570" w14:textId="77777777" w:rsidR="00665441" w:rsidRDefault="00000000">
      <w:pPr>
        <w:pStyle w:val="normal1"/>
        <w:shd w:val="clear" w:color="auto" w:fill="FFFFFF"/>
        <w:spacing w:after="200" w:line="240" w:lineRule="auto"/>
        <w:jc w:val="both"/>
        <w:rPr>
          <w:color w:val="000000"/>
        </w:rPr>
      </w:pPr>
      <w:r>
        <w:rPr>
          <w:rFonts w:ascii="Times New Roman" w:eastAsia="Times New Roman" w:hAnsi="Times New Roman" w:cs="Times New Roman"/>
          <w:b/>
          <w:bCs/>
          <w:color w:val="000000"/>
        </w:rPr>
        <w:t>Fig. S10.</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Receiver-operator curves for the four contaminant classification models.</w:t>
      </w:r>
      <w:r>
        <w:rPr>
          <w:rFonts w:ascii="Times New Roman" w:eastAsia="Times New Roman" w:hAnsi="Times New Roman" w:cs="Times New Roman"/>
          <w:color w:val="000000"/>
        </w:rPr>
        <w:t xml:space="preserve"> Areas under the curve (AUC) annotated at the top.</w:t>
      </w:r>
    </w:p>
    <w:p w14:paraId="0C504571" w14:textId="77777777" w:rsidR="00665441" w:rsidRDefault="00000000">
      <w:pPr>
        <w:pStyle w:val="normal1"/>
        <w:shd w:val="clear" w:color="auto" w:fill="FFFFFF"/>
        <w:spacing w:after="200" w:line="240" w:lineRule="auto"/>
        <w:jc w:val="both"/>
        <w:rPr>
          <w:rFonts w:ascii="Times New Roman" w:eastAsia="Times New Roman" w:hAnsi="Times New Roman" w:cs="Times New Roman"/>
          <w:i/>
          <w:iCs/>
          <w:color w:val="000000"/>
        </w:rPr>
      </w:pPr>
      <w:r>
        <w:br w:type="page"/>
      </w:r>
    </w:p>
    <w:p w14:paraId="0C504572" w14:textId="77777777" w:rsidR="00665441" w:rsidRDefault="00665441">
      <w:pPr>
        <w:pStyle w:val="normal1"/>
        <w:shd w:val="clear" w:color="auto" w:fill="FFFFFF"/>
        <w:spacing w:after="200" w:line="240" w:lineRule="auto"/>
        <w:jc w:val="both"/>
        <w:rPr>
          <w:rFonts w:ascii="Times New Roman" w:eastAsia="Times New Roman" w:hAnsi="Times New Roman" w:cs="Times New Roman"/>
          <w:i/>
          <w:iCs/>
          <w:color w:val="000000"/>
        </w:rPr>
      </w:pPr>
    </w:p>
    <w:p w14:paraId="0C504573" w14:textId="77777777" w:rsidR="00665441" w:rsidRDefault="00000000">
      <w:pPr>
        <w:pStyle w:val="normal1"/>
        <w:spacing w:line="240" w:lineRule="auto"/>
        <w:rPr>
          <w:color w:val="000000"/>
        </w:rPr>
      </w:pPr>
      <w:r>
        <w:rPr>
          <w:noProof/>
          <w:color w:val="000000"/>
        </w:rPr>
        <w:drawing>
          <wp:inline distT="0" distB="0" distL="0" distR="0" wp14:anchorId="0C504850" wp14:editId="0C504851">
            <wp:extent cx="5731510" cy="3505200"/>
            <wp:effectExtent l="0" t="0" r="0" b="0"/>
            <wp:docPr id="1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6.png"/>
                    <pic:cNvPicPr>
                      <a:picLocks noChangeAspect="1" noChangeArrowheads="1"/>
                    </pic:cNvPicPr>
                  </pic:nvPicPr>
                  <pic:blipFill>
                    <a:blip r:embed="rId17"/>
                    <a:stretch>
                      <a:fillRect/>
                    </a:stretch>
                  </pic:blipFill>
                  <pic:spPr bwMode="auto">
                    <a:xfrm>
                      <a:off x="0" y="0"/>
                      <a:ext cx="5731510" cy="3505200"/>
                    </a:xfrm>
                    <a:prstGeom prst="rect">
                      <a:avLst/>
                    </a:prstGeom>
                    <a:noFill/>
                  </pic:spPr>
                </pic:pic>
              </a:graphicData>
            </a:graphic>
          </wp:inline>
        </w:drawing>
      </w:r>
    </w:p>
    <w:p w14:paraId="0C504574" w14:textId="77777777" w:rsidR="00665441" w:rsidRDefault="00000000">
      <w:pPr>
        <w:pStyle w:val="normal1"/>
        <w:spacing w:line="240" w:lineRule="auto"/>
        <w:rPr>
          <w:color w:val="000000"/>
        </w:rPr>
      </w:pPr>
      <w:r>
        <w:rPr>
          <w:rFonts w:ascii="Times New Roman" w:eastAsia="Times New Roman" w:hAnsi="Times New Roman" w:cs="Times New Roman"/>
          <w:b/>
          <w:bCs/>
          <w:color w:val="000000"/>
        </w:rPr>
        <w:t>Fig. S11.</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Uncertainty associated with global contaminant predictions derived </w:t>
      </w:r>
      <w:proofErr w:type="gramStart"/>
      <w:r>
        <w:rPr>
          <w:rFonts w:ascii="Times New Roman" w:eastAsia="Times New Roman" w:hAnsi="Times New Roman" w:cs="Times New Roman"/>
          <w:b/>
          <w:bCs/>
          <w:color w:val="000000"/>
        </w:rPr>
        <w:t>for</w:t>
      </w:r>
      <w:proofErr w:type="gramEnd"/>
      <w:r>
        <w:rPr>
          <w:rFonts w:ascii="Times New Roman" w:eastAsia="Times New Roman" w:hAnsi="Times New Roman" w:cs="Times New Roman"/>
          <w:b/>
          <w:bCs/>
          <w:color w:val="000000"/>
        </w:rPr>
        <w:t xml:space="preserve"> the 24 main numerical predictors.</w:t>
      </w:r>
      <w:r>
        <w:rPr>
          <w:rFonts w:ascii="Times New Roman" w:eastAsia="Times New Roman" w:hAnsi="Times New Roman" w:cs="Times New Roman"/>
          <w:color w:val="000000"/>
        </w:rPr>
        <w:t xml:space="preserve"> Uncertainty is depicted via the mean absolute deviance across all predictors (expressed as z-score normalized parameters). Z-score normalization was conducted with respect to the training data (Europe and the US) to highlight divergences of parameter matrices outside the training area. For instance, in the western Amazonia basin (dark red), spatial predictors are on average 1.6 standard deviations away from the </w:t>
      </w:r>
      <w:del w:id="208" w:author="Wesner, Jeff" w:date="2026-05-13T10:03:00Z" w16du:dateUtc="2026-05-13T15:03:00Z">
        <w:r w:rsidDel="00573CE7">
          <w:rPr>
            <w:rFonts w:ascii="Times New Roman" w:eastAsia="Times New Roman" w:hAnsi="Times New Roman" w:cs="Times New Roman"/>
            <w:color w:val="000000"/>
          </w:rPr>
          <w:delText xml:space="preserve">the </w:delText>
        </w:r>
      </w:del>
      <w:r>
        <w:rPr>
          <w:rFonts w:ascii="Times New Roman" w:eastAsia="Times New Roman" w:hAnsi="Times New Roman" w:cs="Times New Roman"/>
          <w:color w:val="000000"/>
        </w:rPr>
        <w:t xml:space="preserve">average predictor value used during training, whereas in Central Europe (dark blue) spatial predictors are, on average, only 0.42 standard deviations away from the parameter room used during training. </w:t>
      </w:r>
    </w:p>
    <w:p w14:paraId="0C504575" w14:textId="77777777" w:rsidR="00665441" w:rsidRDefault="00000000">
      <w:pPr>
        <w:pStyle w:val="normal1"/>
        <w:spacing w:line="240" w:lineRule="auto"/>
        <w:rPr>
          <w:rFonts w:ascii="Times New Roman" w:eastAsia="Times New Roman" w:hAnsi="Times New Roman" w:cs="Times New Roman"/>
          <w:color w:val="000000"/>
        </w:rPr>
      </w:pPr>
      <w:r>
        <w:br w:type="page"/>
      </w:r>
    </w:p>
    <w:p w14:paraId="0C504576" w14:textId="77777777" w:rsidR="00665441" w:rsidRDefault="00665441">
      <w:pPr>
        <w:pStyle w:val="normal1"/>
        <w:spacing w:line="240" w:lineRule="auto"/>
        <w:rPr>
          <w:rFonts w:ascii="Times New Roman" w:eastAsia="Times New Roman" w:hAnsi="Times New Roman" w:cs="Times New Roman"/>
          <w:color w:val="000000"/>
        </w:rPr>
      </w:pPr>
    </w:p>
    <w:p w14:paraId="0C504577" w14:textId="77777777" w:rsidR="00665441" w:rsidRDefault="00000000">
      <w:pPr>
        <w:pStyle w:val="normal1"/>
        <w:shd w:val="clear" w:color="auto" w:fill="FFFFFF"/>
        <w:spacing w:after="160" w:line="240" w:lineRule="auto"/>
        <w:jc w:val="both"/>
        <w:rPr>
          <w:color w:val="000000"/>
        </w:rPr>
      </w:pPr>
      <w:r>
        <w:rPr>
          <w:noProof/>
          <w:color w:val="000000"/>
        </w:rPr>
        <w:drawing>
          <wp:inline distT="0" distB="0" distL="0" distR="0" wp14:anchorId="0C504852" wp14:editId="0C504853">
            <wp:extent cx="5731510" cy="3505200"/>
            <wp:effectExtent l="0" t="0" r="0" b="0"/>
            <wp:docPr id="12" name="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jpg"/>
                    <pic:cNvPicPr>
                      <a:picLocks noChangeAspect="1" noChangeArrowheads="1"/>
                    </pic:cNvPicPr>
                  </pic:nvPicPr>
                  <pic:blipFill>
                    <a:blip r:embed="rId18"/>
                    <a:stretch>
                      <a:fillRect/>
                    </a:stretch>
                  </pic:blipFill>
                  <pic:spPr bwMode="auto">
                    <a:xfrm>
                      <a:off x="0" y="0"/>
                      <a:ext cx="5731510" cy="3505200"/>
                    </a:xfrm>
                    <a:prstGeom prst="rect">
                      <a:avLst/>
                    </a:prstGeom>
                    <a:noFill/>
                  </pic:spPr>
                </pic:pic>
              </a:graphicData>
            </a:graphic>
          </wp:inline>
        </w:drawing>
      </w:r>
    </w:p>
    <w:p w14:paraId="0C504578" w14:textId="6694F63B" w:rsidR="00665441" w:rsidRDefault="00000000">
      <w:pPr>
        <w:pStyle w:val="normal1"/>
        <w:shd w:val="clear" w:color="auto" w:fill="FFFFFF"/>
        <w:spacing w:after="160" w:line="240" w:lineRule="auto"/>
        <w:rPr>
          <w:color w:val="000000"/>
        </w:rPr>
      </w:pPr>
      <w:r>
        <w:rPr>
          <w:rFonts w:ascii="Times New Roman" w:eastAsia="Times New Roman" w:hAnsi="Times New Roman" w:cs="Times New Roman"/>
          <w:b/>
          <w:bCs/>
          <w:color w:val="000000"/>
        </w:rPr>
        <w:t>Fig. S12 -</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Modelled water contaminant concentration.</w:t>
      </w:r>
      <w:r>
        <w:rPr>
          <w:rFonts w:ascii="Times New Roman" w:eastAsia="Times New Roman" w:hAnsi="Times New Roman" w:cs="Times New Roman"/>
          <w:color w:val="000000"/>
        </w:rPr>
        <w:t xml:space="preserve"> Global average water contaminant concentrations for (</w:t>
      </w:r>
      <w:r>
        <w:rPr>
          <w:rFonts w:ascii="Times New Roman" w:eastAsia="Times New Roman" w:hAnsi="Times New Roman" w:cs="Times New Roman"/>
          <w:b/>
          <w:bCs/>
          <w:color w:val="000000"/>
        </w:rPr>
        <w:t>A</w:t>
      </w:r>
      <w:r>
        <w:rPr>
          <w:rFonts w:ascii="Times New Roman" w:eastAsia="Times New Roman" w:hAnsi="Times New Roman" w:cs="Times New Roman"/>
          <w:color w:val="000000"/>
        </w:rPr>
        <w:t>) metals, (</w:t>
      </w:r>
      <w:r>
        <w:rPr>
          <w:rFonts w:ascii="Times New Roman" w:eastAsia="Times New Roman" w:hAnsi="Times New Roman" w:cs="Times New Roman"/>
          <w:b/>
          <w:bCs/>
          <w:color w:val="000000"/>
        </w:rPr>
        <w:t>B</w:t>
      </w:r>
      <w:r>
        <w:rPr>
          <w:rFonts w:ascii="Times New Roman" w:eastAsia="Times New Roman" w:hAnsi="Times New Roman" w:cs="Times New Roman"/>
          <w:color w:val="000000"/>
        </w:rPr>
        <w:t>) insecticides, (</w:t>
      </w:r>
      <w:r>
        <w:rPr>
          <w:rFonts w:ascii="Times New Roman" w:eastAsia="Times New Roman" w:hAnsi="Times New Roman" w:cs="Times New Roman"/>
          <w:b/>
          <w:bCs/>
          <w:color w:val="000000"/>
        </w:rPr>
        <w:t>C</w:t>
      </w:r>
      <w:r>
        <w:rPr>
          <w:rFonts w:ascii="Times New Roman" w:eastAsia="Times New Roman" w:hAnsi="Times New Roman" w:cs="Times New Roman"/>
          <w:color w:val="000000"/>
        </w:rPr>
        <w:t>) herbicides and (</w:t>
      </w:r>
      <w:r>
        <w:rPr>
          <w:rFonts w:ascii="Times New Roman" w:eastAsia="Times New Roman" w:hAnsi="Times New Roman" w:cs="Times New Roman"/>
          <w:b/>
          <w:bCs/>
          <w:color w:val="000000"/>
        </w:rPr>
        <w:t>D</w:t>
      </w:r>
      <w:r>
        <w:rPr>
          <w:rFonts w:ascii="Times New Roman" w:eastAsia="Times New Roman" w:hAnsi="Times New Roman" w:cs="Times New Roman"/>
          <w:color w:val="000000"/>
        </w:rPr>
        <w:t xml:space="preserve">) fungicides displayed as log10-transformed concentrations in </w:t>
      </w:r>
      <w:ins w:id="209" w:author="Wesner, Jeff" w:date="2026-05-13T10:03:00Z" w16du:dateUtc="2026-05-13T15:03:00Z">
        <w:r w:rsidR="00573CE7">
          <w:rPr>
            <w:rFonts w:ascii="Grotesque" w:eastAsia="Times New Roman" w:hAnsi="Grotesque" w:cs="Times New Roman"/>
            <w:color w:val="000000"/>
          </w:rPr>
          <w:t>µ</w:t>
        </w:r>
      </w:ins>
      <w:del w:id="210" w:author="Wesner, Jeff" w:date="2026-05-13T10:03:00Z" w16du:dateUtc="2026-05-13T15:03:00Z">
        <w:r w:rsidDel="00573CE7">
          <w:rPr>
            <w:rFonts w:ascii="Times New Roman" w:eastAsia="Times New Roman" w:hAnsi="Times New Roman" w:cs="Times New Roman"/>
            <w:color w:val="000000"/>
          </w:rPr>
          <w:delText>μ</w:delText>
        </w:r>
      </w:del>
      <w:r>
        <w:rPr>
          <w:rFonts w:ascii="Times New Roman" w:eastAsia="Times New Roman" w:hAnsi="Times New Roman" w:cs="Times New Roman"/>
          <w:color w:val="000000"/>
        </w:rPr>
        <w:t>g L</w:t>
      </w:r>
      <w:r>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w:t>
      </w:r>
    </w:p>
    <w:p w14:paraId="0C504579" w14:textId="77777777" w:rsidR="00665441" w:rsidRDefault="00000000">
      <w:pPr>
        <w:pStyle w:val="normal1"/>
        <w:shd w:val="clear" w:color="auto" w:fill="FFFFFF"/>
        <w:spacing w:after="160" w:line="240" w:lineRule="auto"/>
        <w:jc w:val="both"/>
        <w:rPr>
          <w:rFonts w:ascii="Times New Roman" w:eastAsia="Times New Roman" w:hAnsi="Times New Roman" w:cs="Times New Roman"/>
          <w:i/>
          <w:iCs/>
          <w:color w:val="000000"/>
        </w:rPr>
      </w:pPr>
      <w:r>
        <w:br w:type="page"/>
      </w:r>
    </w:p>
    <w:p w14:paraId="0C50457A" w14:textId="77777777" w:rsidR="00665441" w:rsidRDefault="00665441">
      <w:pPr>
        <w:pStyle w:val="normal1"/>
        <w:shd w:val="clear" w:color="auto" w:fill="FFFFFF"/>
        <w:spacing w:after="160" w:line="240" w:lineRule="auto"/>
        <w:jc w:val="both"/>
        <w:rPr>
          <w:rFonts w:ascii="Times New Roman" w:eastAsia="Times New Roman" w:hAnsi="Times New Roman" w:cs="Times New Roman"/>
          <w:i/>
          <w:iCs/>
          <w:color w:val="000000"/>
        </w:rPr>
      </w:pPr>
    </w:p>
    <w:p w14:paraId="0C50457B" w14:textId="77777777" w:rsidR="00665441" w:rsidRDefault="00665441">
      <w:pPr>
        <w:pStyle w:val="normal1"/>
        <w:shd w:val="clear" w:color="auto" w:fill="FFFFFF"/>
        <w:spacing w:after="160" w:line="240" w:lineRule="auto"/>
        <w:jc w:val="both"/>
        <w:rPr>
          <w:rFonts w:ascii="Times New Roman" w:eastAsia="Times New Roman" w:hAnsi="Times New Roman" w:cs="Times New Roman"/>
          <w:i/>
          <w:iCs/>
          <w:color w:val="000000"/>
        </w:rPr>
      </w:pPr>
    </w:p>
    <w:p w14:paraId="0C50457C" w14:textId="77777777" w:rsidR="00665441" w:rsidRDefault="00000000">
      <w:pPr>
        <w:pStyle w:val="normal1"/>
        <w:shd w:val="clear" w:color="auto" w:fill="FFFFFF"/>
        <w:spacing w:after="160" w:line="240" w:lineRule="auto"/>
        <w:jc w:val="both"/>
        <w:rPr>
          <w:color w:val="000000"/>
        </w:rPr>
      </w:pPr>
      <w:r>
        <w:rPr>
          <w:noProof/>
          <w:color w:val="000000"/>
        </w:rPr>
        <w:drawing>
          <wp:inline distT="0" distB="0" distL="0" distR="0" wp14:anchorId="0C504854" wp14:editId="0C504855">
            <wp:extent cx="5588000" cy="4185920"/>
            <wp:effectExtent l="0" t="0" r="0" b="0"/>
            <wp:docPr id="1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png"/>
                    <pic:cNvPicPr>
                      <a:picLocks noChangeAspect="1" noChangeArrowheads="1"/>
                    </pic:cNvPicPr>
                  </pic:nvPicPr>
                  <pic:blipFill>
                    <a:blip r:embed="rId19"/>
                    <a:stretch>
                      <a:fillRect/>
                    </a:stretch>
                  </pic:blipFill>
                  <pic:spPr bwMode="auto">
                    <a:xfrm>
                      <a:off x="0" y="0"/>
                      <a:ext cx="5588000" cy="4185920"/>
                    </a:xfrm>
                    <a:prstGeom prst="rect">
                      <a:avLst/>
                    </a:prstGeom>
                    <a:noFill/>
                  </pic:spPr>
                </pic:pic>
              </a:graphicData>
            </a:graphic>
          </wp:inline>
        </w:drawing>
      </w:r>
    </w:p>
    <w:p w14:paraId="0C50457D" w14:textId="77777777" w:rsidR="00665441" w:rsidRDefault="00000000">
      <w:pPr>
        <w:pStyle w:val="normal1"/>
        <w:shd w:val="clear" w:color="auto" w:fill="FFFFFF"/>
        <w:spacing w:after="200" w:line="240" w:lineRule="auto"/>
        <w:rPr>
          <w:color w:val="000000"/>
        </w:rPr>
      </w:pPr>
      <w:r>
        <w:rPr>
          <w:rFonts w:ascii="Times New Roman" w:eastAsia="Times New Roman" w:hAnsi="Times New Roman" w:cs="Times New Roman"/>
          <w:b/>
          <w:bCs/>
          <w:color w:val="000000"/>
        </w:rPr>
        <w:t>Fig. S13.</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Error of concentration prediction models using </w:t>
      </w:r>
      <w:proofErr w:type="spellStart"/>
      <w:r>
        <w:rPr>
          <w:rFonts w:ascii="Times New Roman" w:eastAsia="Times New Roman" w:hAnsi="Times New Roman" w:cs="Times New Roman"/>
          <w:b/>
          <w:bCs/>
          <w:color w:val="000000"/>
        </w:rPr>
        <w:t>GEMStat</w:t>
      </w:r>
      <w:proofErr w:type="spellEnd"/>
      <w:r>
        <w:rPr>
          <w:rFonts w:ascii="Times New Roman" w:eastAsia="Times New Roman" w:hAnsi="Times New Roman" w:cs="Times New Roman"/>
          <w:b/>
          <w:bCs/>
          <w:color w:val="000000"/>
        </w:rPr>
        <w:t xml:space="preserve"> data as an independent validation source</w:t>
      </w:r>
      <w:r>
        <w:rPr>
          <w:rFonts w:ascii="Times New Roman" w:eastAsia="Times New Roman" w:hAnsi="Times New Roman" w:cs="Times New Roman"/>
          <w:color w:val="000000"/>
        </w:rPr>
        <w:t>. Errors are expressed as residuals (log</w:t>
      </w:r>
      <w:r>
        <w:rPr>
          <w:rFonts w:ascii="Times New Roman" w:eastAsia="Times New Roman" w:hAnsi="Times New Roman" w:cs="Times New Roman"/>
          <w:color w:val="000000"/>
          <w:vertAlign w:val="subscript"/>
        </w:rPr>
        <w:t>10</w:t>
      </w:r>
      <w:r>
        <w:rPr>
          <w:rFonts w:ascii="Times New Roman" w:eastAsia="Times New Roman" w:hAnsi="Times New Roman" w:cs="Times New Roman"/>
          <w:color w:val="000000"/>
        </w:rPr>
        <w:t>) of predicted vs. actual measurements within the training area (i.e., Europe and US, blue) and outside the training area (i.e., rest of the world, red). Negative residual values represent underestimations of predicted concentrations.</w:t>
      </w:r>
    </w:p>
    <w:p w14:paraId="0C50457E" w14:textId="77777777" w:rsidR="00665441" w:rsidRDefault="00000000">
      <w:pPr>
        <w:pStyle w:val="normal1"/>
        <w:shd w:val="clear" w:color="auto" w:fill="FFFFFF"/>
        <w:spacing w:after="200" w:line="240" w:lineRule="auto"/>
        <w:jc w:val="both"/>
        <w:rPr>
          <w:rFonts w:ascii="Times New Roman" w:eastAsia="Times New Roman" w:hAnsi="Times New Roman" w:cs="Times New Roman"/>
          <w:i/>
          <w:iCs/>
          <w:color w:val="000000"/>
        </w:rPr>
      </w:pPr>
      <w:r>
        <w:br w:type="page"/>
      </w:r>
    </w:p>
    <w:p w14:paraId="0C50457F" w14:textId="77777777" w:rsidR="00665441" w:rsidRDefault="00665441">
      <w:pPr>
        <w:pStyle w:val="normal1"/>
        <w:shd w:val="clear" w:color="auto" w:fill="FFFFFF"/>
        <w:spacing w:after="200" w:line="240" w:lineRule="auto"/>
        <w:jc w:val="both"/>
        <w:rPr>
          <w:rFonts w:ascii="Times New Roman" w:eastAsia="Times New Roman" w:hAnsi="Times New Roman" w:cs="Times New Roman"/>
          <w:i/>
          <w:iCs/>
          <w:color w:val="000000"/>
        </w:rPr>
      </w:pPr>
    </w:p>
    <w:p w14:paraId="0C504580" w14:textId="77777777" w:rsidR="00665441" w:rsidRDefault="00665441">
      <w:pPr>
        <w:pStyle w:val="normal1"/>
        <w:shd w:val="clear" w:color="auto" w:fill="FFFFFF"/>
        <w:spacing w:after="200" w:line="240" w:lineRule="auto"/>
        <w:jc w:val="both"/>
        <w:rPr>
          <w:rFonts w:ascii="Times New Roman" w:eastAsia="Times New Roman" w:hAnsi="Times New Roman" w:cs="Times New Roman"/>
          <w:i/>
          <w:iCs/>
          <w:color w:val="000000"/>
        </w:rPr>
      </w:pPr>
    </w:p>
    <w:p w14:paraId="0C504581" w14:textId="77777777" w:rsidR="00665441" w:rsidRDefault="00000000">
      <w:pPr>
        <w:pStyle w:val="normal1"/>
        <w:spacing w:line="240" w:lineRule="auto"/>
        <w:rPr>
          <w:color w:val="000000"/>
        </w:rPr>
      </w:pPr>
      <w:r>
        <w:rPr>
          <w:noProof/>
          <w:color w:val="000000"/>
        </w:rPr>
        <w:drawing>
          <wp:inline distT="0" distB="0" distL="0" distR="0" wp14:anchorId="0C504856" wp14:editId="0C504857">
            <wp:extent cx="5731510" cy="5727700"/>
            <wp:effectExtent l="0" t="0" r="0" b="0"/>
            <wp:docPr id="14"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png"/>
                    <pic:cNvPicPr>
                      <a:picLocks noChangeAspect="1" noChangeArrowheads="1"/>
                    </pic:cNvPicPr>
                  </pic:nvPicPr>
                  <pic:blipFill>
                    <a:blip r:embed="rId20"/>
                    <a:stretch>
                      <a:fillRect/>
                    </a:stretch>
                  </pic:blipFill>
                  <pic:spPr bwMode="auto">
                    <a:xfrm>
                      <a:off x="0" y="0"/>
                      <a:ext cx="5731510" cy="5727700"/>
                    </a:xfrm>
                    <a:prstGeom prst="rect">
                      <a:avLst/>
                    </a:prstGeom>
                    <a:noFill/>
                  </pic:spPr>
                </pic:pic>
              </a:graphicData>
            </a:graphic>
          </wp:inline>
        </w:drawing>
      </w:r>
    </w:p>
    <w:p w14:paraId="0C504582" w14:textId="77777777" w:rsidR="00665441" w:rsidRDefault="00000000">
      <w:pPr>
        <w:pStyle w:val="normal1"/>
        <w:spacing w:line="240" w:lineRule="auto"/>
        <w:rPr>
          <w:color w:val="000000"/>
        </w:rPr>
      </w:pPr>
      <w:r>
        <w:rPr>
          <w:rFonts w:ascii="Times New Roman" w:eastAsia="Times New Roman" w:hAnsi="Times New Roman" w:cs="Times New Roman"/>
          <w:b/>
          <w:bCs/>
          <w:color w:val="000000"/>
        </w:rPr>
        <w:t xml:space="preserve">Fig. S14. Predictor distributions for both the training and global prediction. </w:t>
      </w:r>
      <w:r>
        <w:rPr>
          <w:rFonts w:ascii="Times New Roman" w:eastAsia="Times New Roman" w:hAnsi="Times New Roman" w:cs="Times New Roman"/>
          <w:color w:val="000000"/>
        </w:rPr>
        <w:t>Density overview of numerical predictors for global contamination modelling with blue density curves representing predictor distributions of locations used for training and red distributions depicting all global sites for which contaminant models were applied. Definitions of predictors are provided in table S5.</w:t>
      </w:r>
    </w:p>
    <w:p w14:paraId="0C504583" w14:textId="77777777" w:rsidR="00665441" w:rsidRDefault="00000000">
      <w:pPr>
        <w:pStyle w:val="normal1"/>
        <w:spacing w:line="240" w:lineRule="auto"/>
        <w:rPr>
          <w:rFonts w:ascii="Times New Roman" w:eastAsia="Times New Roman" w:hAnsi="Times New Roman" w:cs="Times New Roman"/>
          <w:i/>
          <w:iCs/>
          <w:color w:val="000000"/>
        </w:rPr>
      </w:pPr>
      <w:r>
        <w:br w:type="page"/>
      </w:r>
    </w:p>
    <w:p w14:paraId="0C504584" w14:textId="77777777" w:rsidR="00665441" w:rsidRDefault="00665441">
      <w:pPr>
        <w:pStyle w:val="normal1"/>
        <w:spacing w:line="240" w:lineRule="auto"/>
        <w:rPr>
          <w:rFonts w:ascii="Times New Roman" w:eastAsia="Times New Roman" w:hAnsi="Times New Roman" w:cs="Times New Roman"/>
          <w:i/>
          <w:iCs/>
          <w:color w:val="000000"/>
        </w:rPr>
      </w:pPr>
    </w:p>
    <w:p w14:paraId="0C504585" w14:textId="1E52BDA2" w:rsidR="00665441" w:rsidRDefault="00000000">
      <w:pPr>
        <w:pStyle w:val="normal1"/>
        <w:spacing w:line="240" w:lineRule="auto"/>
        <w:rPr>
          <w:color w:val="000000"/>
        </w:rPr>
      </w:pPr>
      <w:del w:id="211" w:author="Wesner, Jeff" w:date="2026-05-13T10:08:00Z" w16du:dateUtc="2026-05-13T15:08:00Z">
        <w:r w:rsidDel="00B56030">
          <w:rPr>
            <w:noProof/>
            <w:color w:val="000000"/>
          </w:rPr>
          <w:drawing>
            <wp:inline distT="0" distB="0" distL="0" distR="0" wp14:anchorId="0C504858" wp14:editId="6F408428">
              <wp:extent cx="5731510" cy="5727700"/>
              <wp:effectExtent l="0" t="0" r="0" b="0"/>
              <wp:docPr id="15"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jpg"/>
                      <pic:cNvPicPr>
                        <a:picLocks noChangeAspect="1" noChangeArrowheads="1"/>
                      </pic:cNvPicPr>
                    </pic:nvPicPr>
                    <pic:blipFill>
                      <a:blip r:embed="rId21"/>
                      <a:stretch>
                        <a:fillRect/>
                      </a:stretch>
                    </pic:blipFill>
                    <pic:spPr bwMode="auto">
                      <a:xfrm>
                        <a:off x="0" y="0"/>
                        <a:ext cx="5731510" cy="5727700"/>
                      </a:xfrm>
                      <a:prstGeom prst="rect">
                        <a:avLst/>
                      </a:prstGeom>
                      <a:noFill/>
                    </pic:spPr>
                  </pic:pic>
                </a:graphicData>
              </a:graphic>
            </wp:inline>
          </w:drawing>
        </w:r>
      </w:del>
      <w:ins w:id="212" w:author="Wesner, Jeff" w:date="2026-05-13T10:09:00Z" w16du:dateUtc="2026-05-13T15:09:00Z">
        <w:r w:rsidR="00B56030">
          <w:rPr>
            <w:noProof/>
            <w:color w:val="000000"/>
          </w:rPr>
          <w:drawing>
            <wp:inline distT="0" distB="0" distL="0" distR="0" wp14:anchorId="6741A739" wp14:editId="66475681">
              <wp:extent cx="6120130" cy="6120130"/>
              <wp:effectExtent l="0" t="0" r="0" b="0"/>
              <wp:docPr id="168454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4751" name="Picture 16845475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6120130"/>
                      </a:xfrm>
                      <a:prstGeom prst="rect">
                        <a:avLst/>
                      </a:prstGeom>
                    </pic:spPr>
                  </pic:pic>
                </a:graphicData>
              </a:graphic>
            </wp:inline>
          </w:drawing>
        </w:r>
      </w:ins>
    </w:p>
    <w:p w14:paraId="0C504586" w14:textId="77777777" w:rsidR="00665441" w:rsidRDefault="00665441">
      <w:pPr>
        <w:pStyle w:val="normal1"/>
        <w:spacing w:line="240" w:lineRule="auto"/>
        <w:rPr>
          <w:rFonts w:ascii="Times New Roman" w:eastAsia="Times New Roman" w:hAnsi="Times New Roman" w:cs="Times New Roman"/>
          <w:color w:val="000000"/>
        </w:rPr>
      </w:pPr>
    </w:p>
    <w:p w14:paraId="0C504587" w14:textId="77777777" w:rsidR="00665441" w:rsidRDefault="00000000">
      <w:pPr>
        <w:pStyle w:val="normal1"/>
        <w:spacing w:line="240" w:lineRule="auto"/>
        <w:rPr>
          <w:color w:val="000000"/>
        </w:rPr>
      </w:pPr>
      <w:r>
        <w:rPr>
          <w:rFonts w:ascii="Times New Roman" w:eastAsia="Times New Roman" w:hAnsi="Times New Roman" w:cs="Times New Roman"/>
          <w:b/>
          <w:bCs/>
          <w:color w:val="000000"/>
        </w:rPr>
        <w:t>Fig. S15. Modeled relationships between tissue concentrations of contaminants in adult aquatic insects and corresponding aqueous concentrations</w:t>
      </w:r>
      <w:r>
        <w:rPr>
          <w:rFonts w:ascii="Times New Roman" w:eastAsia="Times New Roman" w:hAnsi="Times New Roman" w:cs="Times New Roman"/>
          <w:color w:val="000000"/>
        </w:rPr>
        <w:t xml:space="preserve">. Lines and shading show the posterior median and 95% </w:t>
      </w:r>
      <w:proofErr w:type="spellStart"/>
      <w:r>
        <w:rPr>
          <w:rFonts w:ascii="Times New Roman" w:eastAsia="Times New Roman" w:hAnsi="Times New Roman" w:cs="Times New Roman"/>
          <w:color w:val="000000"/>
        </w:rPr>
        <w:t>CrI</w:t>
      </w:r>
      <w:proofErr w:type="spellEnd"/>
      <w:r>
        <w:rPr>
          <w:rFonts w:ascii="Times New Roman" w:eastAsia="Times New Roman" w:hAnsi="Times New Roman" w:cs="Times New Roman"/>
          <w:color w:val="000000"/>
        </w:rPr>
        <w:t xml:space="preserve">. Dots show the raw data. </w:t>
      </w:r>
    </w:p>
    <w:p w14:paraId="0C504588" w14:textId="77777777" w:rsidR="00665441" w:rsidRDefault="00000000">
      <w:pPr>
        <w:pStyle w:val="normal1"/>
        <w:spacing w:line="240" w:lineRule="auto"/>
        <w:rPr>
          <w:rFonts w:ascii="Times New Roman" w:eastAsia="Times New Roman" w:hAnsi="Times New Roman" w:cs="Times New Roman"/>
          <w:i/>
          <w:iCs/>
          <w:color w:val="000000"/>
        </w:rPr>
      </w:pPr>
      <w:r>
        <w:br w:type="page"/>
      </w:r>
    </w:p>
    <w:p w14:paraId="0C504589" w14:textId="77777777" w:rsidR="00665441" w:rsidRDefault="00000000">
      <w:pPr>
        <w:pStyle w:val="normal1"/>
        <w:spacing w:line="240" w:lineRule="auto"/>
        <w:rPr>
          <w:color w:val="000000"/>
        </w:rPr>
      </w:pPr>
      <w:r>
        <w:rPr>
          <w:rFonts w:ascii="Times New Roman" w:eastAsia="Times New Roman" w:hAnsi="Times New Roman" w:cs="Times New Roman"/>
          <w:color w:val="000000"/>
        </w:rPr>
        <w:lastRenderedPageBreak/>
        <w:t>Supplementary Tables</w:t>
      </w:r>
    </w:p>
    <w:p w14:paraId="0C50458A" w14:textId="77777777" w:rsidR="00665441" w:rsidRDefault="00665441">
      <w:pPr>
        <w:pStyle w:val="normal1"/>
        <w:spacing w:line="240" w:lineRule="auto"/>
        <w:rPr>
          <w:rFonts w:ascii="Times New Roman" w:eastAsia="Times New Roman" w:hAnsi="Times New Roman" w:cs="Times New Roman"/>
          <w:i/>
          <w:iCs/>
          <w:color w:val="000000"/>
        </w:rPr>
      </w:pPr>
    </w:p>
    <w:p w14:paraId="0C50458B" w14:textId="77777777" w:rsidR="00665441" w:rsidRDefault="00665441">
      <w:pPr>
        <w:pStyle w:val="normal1"/>
        <w:spacing w:line="240" w:lineRule="auto"/>
        <w:rPr>
          <w:rFonts w:ascii="Times New Roman" w:eastAsia="Times New Roman" w:hAnsi="Times New Roman" w:cs="Times New Roman"/>
          <w:i/>
          <w:iCs/>
          <w:color w:val="000000"/>
        </w:rPr>
      </w:pPr>
    </w:p>
    <w:p w14:paraId="0C50458C" w14:textId="5F56FB19" w:rsidR="00665441" w:rsidRDefault="00000000">
      <w:pPr>
        <w:pStyle w:val="normal1"/>
        <w:spacing w:line="240" w:lineRule="auto"/>
        <w:jc w:val="both"/>
        <w:rPr>
          <w:color w:val="000000"/>
        </w:rPr>
      </w:pPr>
      <w:r>
        <w:rPr>
          <w:rFonts w:ascii="Times New Roman" w:eastAsia="Times New Roman" w:hAnsi="Times New Roman" w:cs="Times New Roman"/>
          <w:b/>
          <w:bCs/>
          <w:color w:val="000000"/>
        </w:rPr>
        <w:t>Table. S1</w:t>
      </w:r>
      <w:r>
        <w:rPr>
          <w:rFonts w:ascii="Times New Roman" w:eastAsia="Times New Roman" w:hAnsi="Times New Roman" w:cs="Times New Roman"/>
          <w:color w:val="000000"/>
        </w:rPr>
        <w:t xml:space="preserve"> - </w:t>
      </w:r>
      <w:r>
        <w:rPr>
          <w:rFonts w:ascii="Times New Roman" w:eastAsia="Times New Roman" w:hAnsi="Times New Roman" w:cs="Times New Roman"/>
          <w:b/>
          <w:bCs/>
          <w:color w:val="000000"/>
        </w:rPr>
        <w:t>Modeled estimates of dry mass and nutrient export from water to land by adult aquatic insects in export per square meter and global export per year</w:t>
      </w:r>
      <w:r>
        <w:rPr>
          <w:rFonts w:ascii="Times New Roman" w:eastAsia="Times New Roman" w:hAnsi="Times New Roman" w:cs="Times New Roman"/>
          <w:color w:val="000000"/>
        </w:rPr>
        <w:t xml:space="preserve">. Values represent the posterior median and upper and lower 95% </w:t>
      </w:r>
      <w:proofErr w:type="spellStart"/>
      <w:r>
        <w:rPr>
          <w:rFonts w:ascii="Times New Roman" w:eastAsia="Times New Roman" w:hAnsi="Times New Roman" w:cs="Times New Roman"/>
          <w:color w:val="000000"/>
        </w:rPr>
        <w:t>CrI</w:t>
      </w:r>
      <w:proofErr w:type="spellEnd"/>
      <w:r>
        <w:rPr>
          <w:rFonts w:ascii="Times New Roman" w:eastAsia="Times New Roman" w:hAnsi="Times New Roman" w:cs="Times New Roman"/>
          <w:color w:val="000000"/>
        </w:rPr>
        <w:t>. Values are rounded to the nearest 10 for export per area and</w:t>
      </w:r>
      <w:del w:id="213" w:author="Wesner, Jeff" w:date="2026-05-13T09:04:00Z" w16du:dateUtc="2026-05-13T14:04:00Z">
        <w:r w:rsidDel="0033412A">
          <w:rPr>
            <w:rFonts w:ascii="Times New Roman" w:eastAsia="Times New Roman" w:hAnsi="Times New Roman" w:cs="Times New Roman"/>
            <w:color w:val="000000"/>
          </w:rPr>
          <w:delText xml:space="preserve">  </w:delText>
        </w:r>
      </w:del>
      <w:ins w:id="214" w:author="Wesner, Jeff" w:date="2026-05-13T09:04:00Z" w16du:dateUtc="2026-05-13T14:04:00Z">
        <w:r w:rsidR="0033412A">
          <w:rPr>
            <w:rFonts w:ascii="Times New Roman" w:eastAsia="Times New Roman" w:hAnsi="Times New Roman" w:cs="Times New Roman"/>
            <w:color w:val="000000"/>
          </w:rPr>
          <w:t xml:space="preserve"> </w:t>
        </w:r>
      </w:ins>
      <w:r>
        <w:rPr>
          <w:rFonts w:ascii="Times New Roman" w:eastAsia="Times New Roman" w:hAnsi="Times New Roman" w:cs="Times New Roman"/>
          <w:color w:val="000000"/>
        </w:rPr>
        <w:t>nearest 1000 for global export. PUFA = polyunsaturated fatty acids.</w:t>
      </w:r>
    </w:p>
    <w:p w14:paraId="0C50458D" w14:textId="77777777" w:rsidR="00665441" w:rsidRDefault="00665441">
      <w:pPr>
        <w:pStyle w:val="normal1"/>
        <w:spacing w:line="240" w:lineRule="auto"/>
        <w:jc w:val="both"/>
        <w:rPr>
          <w:rFonts w:ascii="Times New Roman" w:eastAsia="Times New Roman" w:hAnsi="Times New Roman" w:cs="Times New Roman"/>
          <w:b/>
          <w:bCs/>
          <w:i/>
          <w:iCs/>
          <w:color w:val="000000"/>
        </w:rPr>
      </w:pPr>
    </w:p>
    <w:tbl>
      <w:tblPr>
        <w:tblW w:w="6960" w:type="dxa"/>
        <w:tblLayout w:type="fixed"/>
        <w:tblCellMar>
          <w:top w:w="40" w:type="dxa"/>
          <w:left w:w="40" w:type="dxa"/>
          <w:bottom w:w="40" w:type="dxa"/>
          <w:right w:w="40" w:type="dxa"/>
        </w:tblCellMar>
        <w:tblLook w:val="0600" w:firstRow="0" w:lastRow="0" w:firstColumn="0" w:lastColumn="0" w:noHBand="1" w:noVBand="1"/>
      </w:tblPr>
      <w:tblGrid>
        <w:gridCol w:w="1499"/>
        <w:gridCol w:w="1500"/>
        <w:gridCol w:w="1321"/>
        <w:gridCol w:w="1319"/>
        <w:gridCol w:w="1321"/>
      </w:tblGrid>
      <w:tr w:rsidR="00665441" w14:paraId="0C504593" w14:textId="77777777">
        <w:trPr>
          <w:trHeight w:val="330"/>
        </w:trPr>
        <w:tc>
          <w:tcPr>
            <w:tcW w:w="1499" w:type="dxa"/>
            <w:tcBorders>
              <w:top w:val="single" w:sz="6" w:space="0" w:color="CCCCCC"/>
              <w:left w:val="single" w:sz="6" w:space="0" w:color="CCCCCC"/>
              <w:bottom w:val="single" w:sz="6" w:space="0" w:color="000000"/>
              <w:right w:val="single" w:sz="6" w:space="0" w:color="CCCCCC"/>
            </w:tcBorders>
            <w:vAlign w:val="bottom"/>
          </w:tcPr>
          <w:p w14:paraId="0C50458E"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Nutrient</w:t>
            </w:r>
          </w:p>
        </w:tc>
        <w:tc>
          <w:tcPr>
            <w:tcW w:w="1500" w:type="dxa"/>
            <w:tcBorders>
              <w:top w:val="single" w:sz="6" w:space="0" w:color="CCCCCC"/>
              <w:left w:val="single" w:sz="6" w:space="0" w:color="CCCCCC"/>
              <w:bottom w:val="single" w:sz="6" w:space="0" w:color="000000"/>
              <w:right w:val="single" w:sz="6" w:space="0" w:color="CCCCCC"/>
            </w:tcBorders>
            <w:vAlign w:val="bottom"/>
          </w:tcPr>
          <w:p w14:paraId="0C50458F"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Units</w:t>
            </w:r>
          </w:p>
        </w:tc>
        <w:tc>
          <w:tcPr>
            <w:tcW w:w="1321" w:type="dxa"/>
            <w:tcBorders>
              <w:top w:val="single" w:sz="6" w:space="0" w:color="CCCCCC"/>
              <w:left w:val="single" w:sz="6" w:space="0" w:color="CCCCCC"/>
              <w:bottom w:val="single" w:sz="6" w:space="0" w:color="000000"/>
              <w:right w:val="single" w:sz="6" w:space="0" w:color="CCCCCC"/>
            </w:tcBorders>
            <w:vAlign w:val="bottom"/>
          </w:tcPr>
          <w:p w14:paraId="0C504590"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Median</w:t>
            </w:r>
          </w:p>
        </w:tc>
        <w:tc>
          <w:tcPr>
            <w:tcW w:w="1319" w:type="dxa"/>
            <w:tcBorders>
              <w:top w:val="single" w:sz="6" w:space="0" w:color="CCCCCC"/>
              <w:left w:val="single" w:sz="6" w:space="0" w:color="CCCCCC"/>
              <w:bottom w:val="single" w:sz="6" w:space="0" w:color="000000"/>
              <w:right w:val="single" w:sz="6" w:space="0" w:color="CCCCCC"/>
            </w:tcBorders>
            <w:vAlign w:val="bottom"/>
          </w:tcPr>
          <w:p w14:paraId="0C504591"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Q2.5</w:t>
            </w:r>
          </w:p>
        </w:tc>
        <w:tc>
          <w:tcPr>
            <w:tcW w:w="1321" w:type="dxa"/>
            <w:tcBorders>
              <w:top w:val="single" w:sz="6" w:space="0" w:color="CCCCCC"/>
              <w:left w:val="single" w:sz="6" w:space="0" w:color="CCCCCC"/>
              <w:bottom w:val="single" w:sz="6" w:space="0" w:color="000000"/>
              <w:right w:val="single" w:sz="6" w:space="0" w:color="CCCCCC"/>
            </w:tcBorders>
            <w:vAlign w:val="bottom"/>
          </w:tcPr>
          <w:p w14:paraId="0C504592"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Q97.5</w:t>
            </w:r>
          </w:p>
        </w:tc>
      </w:tr>
      <w:tr w:rsidR="00665441" w14:paraId="0C504597" w14:textId="77777777">
        <w:trPr>
          <w:trHeight w:val="330"/>
        </w:trPr>
        <w:tc>
          <w:tcPr>
            <w:tcW w:w="4320" w:type="dxa"/>
            <w:gridSpan w:val="3"/>
            <w:tcBorders>
              <w:top w:val="single" w:sz="6" w:space="0" w:color="000000"/>
              <w:left w:val="single" w:sz="6" w:space="0" w:color="CCCCCC"/>
              <w:bottom w:val="single" w:sz="6" w:space="0" w:color="CCCCCC"/>
              <w:right w:val="single" w:sz="6" w:space="0" w:color="CCCCCC"/>
            </w:tcBorders>
            <w:vAlign w:val="bottom"/>
          </w:tcPr>
          <w:p w14:paraId="0C504594"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i/>
                <w:iCs/>
                <w:color w:val="000000"/>
              </w:rPr>
              <w:t>Export per surface water area</w:t>
            </w:r>
          </w:p>
        </w:tc>
        <w:tc>
          <w:tcPr>
            <w:tcW w:w="1319" w:type="dxa"/>
            <w:tcBorders>
              <w:top w:val="single" w:sz="6" w:space="0" w:color="CCCCCC"/>
              <w:left w:val="single" w:sz="6" w:space="0" w:color="CCCCCC"/>
              <w:bottom w:val="single" w:sz="6" w:space="0" w:color="CCCCCC"/>
              <w:right w:val="single" w:sz="6" w:space="0" w:color="CCCCCC"/>
            </w:tcBorders>
            <w:vAlign w:val="bottom"/>
          </w:tcPr>
          <w:p w14:paraId="0C504595" w14:textId="77777777" w:rsidR="00665441" w:rsidRDefault="00665441">
            <w:pPr>
              <w:pStyle w:val="normal1"/>
              <w:widowControl w:val="0"/>
              <w:spacing w:line="240" w:lineRule="auto"/>
              <w:jc w:val="both"/>
              <w:rPr>
                <w:rFonts w:ascii="Times New Roman" w:eastAsia="Times New Roman" w:hAnsi="Times New Roman" w:cs="Times New Roman"/>
                <w:color w:val="000000"/>
              </w:rPr>
            </w:pPr>
          </w:p>
        </w:tc>
        <w:tc>
          <w:tcPr>
            <w:tcW w:w="1321" w:type="dxa"/>
            <w:tcBorders>
              <w:top w:val="single" w:sz="6" w:space="0" w:color="CCCCCC"/>
              <w:left w:val="single" w:sz="6" w:space="0" w:color="CCCCCC"/>
              <w:bottom w:val="single" w:sz="6" w:space="0" w:color="CCCCCC"/>
              <w:right w:val="single" w:sz="6" w:space="0" w:color="CCCCCC"/>
            </w:tcBorders>
            <w:vAlign w:val="bottom"/>
          </w:tcPr>
          <w:p w14:paraId="0C504596" w14:textId="77777777" w:rsidR="00665441" w:rsidRDefault="00665441">
            <w:pPr>
              <w:pStyle w:val="normal1"/>
              <w:widowControl w:val="0"/>
              <w:spacing w:line="240" w:lineRule="auto"/>
              <w:jc w:val="both"/>
              <w:rPr>
                <w:rFonts w:ascii="Times New Roman" w:eastAsia="Times New Roman" w:hAnsi="Times New Roman" w:cs="Times New Roman"/>
                <w:color w:val="000000"/>
              </w:rPr>
            </w:pPr>
          </w:p>
        </w:tc>
      </w:tr>
      <w:tr w:rsidR="00665441" w14:paraId="0C50459D" w14:textId="77777777">
        <w:trPr>
          <w:trHeight w:val="330"/>
        </w:trPr>
        <w:tc>
          <w:tcPr>
            <w:tcW w:w="1499" w:type="dxa"/>
            <w:tcBorders>
              <w:top w:val="single" w:sz="6" w:space="0" w:color="CCCCCC"/>
              <w:left w:val="single" w:sz="6" w:space="0" w:color="CCCCCC"/>
              <w:bottom w:val="single" w:sz="6" w:space="0" w:color="CCCCCC"/>
              <w:right w:val="single" w:sz="6" w:space="0" w:color="CCCCCC"/>
            </w:tcBorders>
            <w:vAlign w:val="bottom"/>
          </w:tcPr>
          <w:p w14:paraId="0C504598"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Dry Mass</w:t>
            </w:r>
          </w:p>
        </w:tc>
        <w:tc>
          <w:tcPr>
            <w:tcW w:w="1500" w:type="dxa"/>
            <w:tcBorders>
              <w:top w:val="single" w:sz="6" w:space="0" w:color="CCCCCC"/>
              <w:left w:val="single" w:sz="6" w:space="0" w:color="CCCCCC"/>
              <w:bottom w:val="single" w:sz="6" w:space="0" w:color="CCCCCC"/>
              <w:right w:val="single" w:sz="6" w:space="0" w:color="CCCCCC"/>
            </w:tcBorders>
            <w:vAlign w:val="bottom"/>
          </w:tcPr>
          <w:p w14:paraId="0C504599"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mg·m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·yr</w:t>
            </w:r>
            <w:r>
              <w:rPr>
                <w:rFonts w:ascii="Times New Roman" w:eastAsia="Times New Roman" w:hAnsi="Times New Roman" w:cs="Times New Roman"/>
                <w:color w:val="000000"/>
                <w:vertAlign w:val="superscript"/>
              </w:rPr>
              <w:t>-1</w:t>
            </w:r>
          </w:p>
        </w:tc>
        <w:tc>
          <w:tcPr>
            <w:tcW w:w="1321" w:type="dxa"/>
            <w:tcBorders>
              <w:top w:val="single" w:sz="6" w:space="0" w:color="CCCCCC"/>
              <w:left w:val="single" w:sz="6" w:space="0" w:color="CCCCCC"/>
              <w:bottom w:val="single" w:sz="6" w:space="0" w:color="CCCCCC"/>
              <w:right w:val="single" w:sz="6" w:space="0" w:color="CCCCCC"/>
            </w:tcBorders>
            <w:vAlign w:val="bottom"/>
          </w:tcPr>
          <w:p w14:paraId="0C50459A"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1,680</w:t>
            </w:r>
          </w:p>
        </w:tc>
        <w:tc>
          <w:tcPr>
            <w:tcW w:w="1319" w:type="dxa"/>
            <w:tcBorders>
              <w:top w:val="single" w:sz="6" w:space="0" w:color="CCCCCC"/>
              <w:left w:val="single" w:sz="6" w:space="0" w:color="CCCCCC"/>
              <w:bottom w:val="single" w:sz="6" w:space="0" w:color="CCCCCC"/>
              <w:right w:val="single" w:sz="6" w:space="0" w:color="CCCCCC"/>
            </w:tcBorders>
            <w:vAlign w:val="bottom"/>
          </w:tcPr>
          <w:p w14:paraId="0C50459B"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130</w:t>
            </w:r>
          </w:p>
        </w:tc>
        <w:tc>
          <w:tcPr>
            <w:tcW w:w="1321" w:type="dxa"/>
            <w:tcBorders>
              <w:top w:val="single" w:sz="6" w:space="0" w:color="CCCCCC"/>
              <w:left w:val="single" w:sz="6" w:space="0" w:color="CCCCCC"/>
              <w:bottom w:val="single" w:sz="6" w:space="0" w:color="CCCCCC"/>
              <w:right w:val="single" w:sz="6" w:space="0" w:color="CCCCCC"/>
            </w:tcBorders>
            <w:vAlign w:val="bottom"/>
          </w:tcPr>
          <w:p w14:paraId="0C50459C"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17,770</w:t>
            </w:r>
          </w:p>
        </w:tc>
      </w:tr>
      <w:tr w:rsidR="00665441" w14:paraId="0C5045A3" w14:textId="77777777">
        <w:trPr>
          <w:trHeight w:val="330"/>
        </w:trPr>
        <w:tc>
          <w:tcPr>
            <w:tcW w:w="1499" w:type="dxa"/>
            <w:tcBorders>
              <w:top w:val="single" w:sz="6" w:space="0" w:color="CCCCCC"/>
              <w:left w:val="single" w:sz="6" w:space="0" w:color="CCCCCC"/>
              <w:bottom w:val="single" w:sz="6" w:space="0" w:color="CCCCCC"/>
              <w:right w:val="single" w:sz="6" w:space="0" w:color="CCCCCC"/>
            </w:tcBorders>
            <w:vAlign w:val="bottom"/>
          </w:tcPr>
          <w:p w14:paraId="0C50459E"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Carbon</w:t>
            </w:r>
          </w:p>
        </w:tc>
        <w:tc>
          <w:tcPr>
            <w:tcW w:w="1500" w:type="dxa"/>
            <w:tcBorders>
              <w:top w:val="single" w:sz="6" w:space="0" w:color="CCCCCC"/>
              <w:left w:val="single" w:sz="6" w:space="0" w:color="CCCCCC"/>
              <w:bottom w:val="single" w:sz="6" w:space="0" w:color="CCCCCC"/>
              <w:right w:val="single" w:sz="6" w:space="0" w:color="CCCCCC"/>
            </w:tcBorders>
            <w:vAlign w:val="bottom"/>
          </w:tcPr>
          <w:p w14:paraId="0C50459F"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mg·m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·yr</w:t>
            </w:r>
            <w:r>
              <w:rPr>
                <w:rFonts w:ascii="Times New Roman" w:eastAsia="Times New Roman" w:hAnsi="Times New Roman" w:cs="Times New Roman"/>
                <w:color w:val="000000"/>
                <w:vertAlign w:val="superscript"/>
              </w:rPr>
              <w:t>-1</w:t>
            </w:r>
          </w:p>
        </w:tc>
        <w:tc>
          <w:tcPr>
            <w:tcW w:w="1321" w:type="dxa"/>
            <w:tcBorders>
              <w:top w:val="single" w:sz="6" w:space="0" w:color="CCCCCC"/>
              <w:left w:val="single" w:sz="6" w:space="0" w:color="CCCCCC"/>
              <w:bottom w:val="single" w:sz="6" w:space="0" w:color="CCCCCC"/>
              <w:right w:val="single" w:sz="6" w:space="0" w:color="CCCCCC"/>
            </w:tcBorders>
            <w:vAlign w:val="bottom"/>
          </w:tcPr>
          <w:p w14:paraId="0C5045A0"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750</w:t>
            </w:r>
          </w:p>
        </w:tc>
        <w:tc>
          <w:tcPr>
            <w:tcW w:w="1319" w:type="dxa"/>
            <w:tcBorders>
              <w:top w:val="single" w:sz="6" w:space="0" w:color="CCCCCC"/>
              <w:left w:val="single" w:sz="6" w:space="0" w:color="CCCCCC"/>
              <w:bottom w:val="single" w:sz="6" w:space="0" w:color="CCCCCC"/>
              <w:right w:val="single" w:sz="6" w:space="0" w:color="CCCCCC"/>
            </w:tcBorders>
            <w:vAlign w:val="bottom"/>
          </w:tcPr>
          <w:p w14:paraId="0C5045A1"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60</w:t>
            </w:r>
          </w:p>
        </w:tc>
        <w:tc>
          <w:tcPr>
            <w:tcW w:w="1321" w:type="dxa"/>
            <w:tcBorders>
              <w:top w:val="single" w:sz="6" w:space="0" w:color="CCCCCC"/>
              <w:left w:val="single" w:sz="6" w:space="0" w:color="CCCCCC"/>
              <w:bottom w:val="single" w:sz="6" w:space="0" w:color="CCCCCC"/>
              <w:right w:val="single" w:sz="6" w:space="0" w:color="CCCCCC"/>
            </w:tcBorders>
            <w:vAlign w:val="bottom"/>
          </w:tcPr>
          <w:p w14:paraId="0C5045A2"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8,000</w:t>
            </w:r>
          </w:p>
        </w:tc>
      </w:tr>
      <w:tr w:rsidR="00665441" w14:paraId="0C5045A9" w14:textId="77777777">
        <w:trPr>
          <w:trHeight w:val="330"/>
        </w:trPr>
        <w:tc>
          <w:tcPr>
            <w:tcW w:w="1499" w:type="dxa"/>
            <w:tcBorders>
              <w:top w:val="single" w:sz="6" w:space="0" w:color="CCCCCC"/>
              <w:left w:val="single" w:sz="6" w:space="0" w:color="CCCCCC"/>
              <w:bottom w:val="single" w:sz="6" w:space="0" w:color="CCCCCC"/>
              <w:right w:val="single" w:sz="6" w:space="0" w:color="CCCCCC"/>
            </w:tcBorders>
            <w:vAlign w:val="bottom"/>
          </w:tcPr>
          <w:p w14:paraId="0C5045A4"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Nitrogen</w:t>
            </w:r>
          </w:p>
        </w:tc>
        <w:tc>
          <w:tcPr>
            <w:tcW w:w="1500" w:type="dxa"/>
            <w:tcBorders>
              <w:top w:val="single" w:sz="6" w:space="0" w:color="CCCCCC"/>
              <w:left w:val="single" w:sz="6" w:space="0" w:color="CCCCCC"/>
              <w:bottom w:val="single" w:sz="6" w:space="0" w:color="CCCCCC"/>
              <w:right w:val="single" w:sz="6" w:space="0" w:color="CCCCCC"/>
            </w:tcBorders>
            <w:vAlign w:val="bottom"/>
          </w:tcPr>
          <w:p w14:paraId="0C5045A5"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mg·m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·yr</w:t>
            </w:r>
            <w:r>
              <w:rPr>
                <w:rFonts w:ascii="Times New Roman" w:eastAsia="Times New Roman" w:hAnsi="Times New Roman" w:cs="Times New Roman"/>
                <w:color w:val="000000"/>
                <w:vertAlign w:val="superscript"/>
              </w:rPr>
              <w:t>-1</w:t>
            </w:r>
          </w:p>
        </w:tc>
        <w:tc>
          <w:tcPr>
            <w:tcW w:w="1321" w:type="dxa"/>
            <w:tcBorders>
              <w:top w:val="single" w:sz="6" w:space="0" w:color="CCCCCC"/>
              <w:left w:val="single" w:sz="6" w:space="0" w:color="CCCCCC"/>
              <w:bottom w:val="single" w:sz="6" w:space="0" w:color="CCCCCC"/>
              <w:right w:val="single" w:sz="6" w:space="0" w:color="CCCCCC"/>
            </w:tcBorders>
            <w:vAlign w:val="bottom"/>
          </w:tcPr>
          <w:p w14:paraId="0C5045A6"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120</w:t>
            </w:r>
          </w:p>
        </w:tc>
        <w:tc>
          <w:tcPr>
            <w:tcW w:w="1319" w:type="dxa"/>
            <w:tcBorders>
              <w:top w:val="single" w:sz="6" w:space="0" w:color="CCCCCC"/>
              <w:left w:val="single" w:sz="6" w:space="0" w:color="CCCCCC"/>
              <w:bottom w:val="single" w:sz="6" w:space="0" w:color="CCCCCC"/>
              <w:right w:val="single" w:sz="6" w:space="0" w:color="CCCCCC"/>
            </w:tcBorders>
            <w:vAlign w:val="bottom"/>
          </w:tcPr>
          <w:p w14:paraId="0C5045A7"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10</w:t>
            </w:r>
          </w:p>
        </w:tc>
        <w:tc>
          <w:tcPr>
            <w:tcW w:w="1321" w:type="dxa"/>
            <w:tcBorders>
              <w:top w:val="single" w:sz="6" w:space="0" w:color="CCCCCC"/>
              <w:left w:val="single" w:sz="6" w:space="0" w:color="CCCCCC"/>
              <w:bottom w:val="single" w:sz="6" w:space="0" w:color="CCCCCC"/>
              <w:right w:val="single" w:sz="6" w:space="0" w:color="CCCCCC"/>
            </w:tcBorders>
            <w:vAlign w:val="bottom"/>
          </w:tcPr>
          <w:p w14:paraId="0C5045A8"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1,270</w:t>
            </w:r>
          </w:p>
        </w:tc>
      </w:tr>
      <w:tr w:rsidR="00665441" w14:paraId="0C5045AF" w14:textId="77777777">
        <w:trPr>
          <w:trHeight w:val="330"/>
        </w:trPr>
        <w:tc>
          <w:tcPr>
            <w:tcW w:w="1499" w:type="dxa"/>
            <w:tcBorders>
              <w:top w:val="single" w:sz="6" w:space="0" w:color="CCCCCC"/>
              <w:left w:val="single" w:sz="6" w:space="0" w:color="CCCCCC"/>
              <w:bottom w:val="single" w:sz="6" w:space="0" w:color="CCCCCC"/>
              <w:right w:val="single" w:sz="6" w:space="0" w:color="CCCCCC"/>
            </w:tcBorders>
            <w:vAlign w:val="bottom"/>
          </w:tcPr>
          <w:p w14:paraId="0C5045AA"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PUFA</w:t>
            </w:r>
          </w:p>
        </w:tc>
        <w:tc>
          <w:tcPr>
            <w:tcW w:w="1500" w:type="dxa"/>
            <w:tcBorders>
              <w:top w:val="single" w:sz="6" w:space="0" w:color="CCCCCC"/>
              <w:left w:val="single" w:sz="6" w:space="0" w:color="CCCCCC"/>
              <w:bottom w:val="single" w:sz="6" w:space="0" w:color="CCCCCC"/>
              <w:right w:val="single" w:sz="6" w:space="0" w:color="CCCCCC"/>
            </w:tcBorders>
            <w:vAlign w:val="bottom"/>
          </w:tcPr>
          <w:p w14:paraId="0C5045AB"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mg·m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·yr</w:t>
            </w:r>
            <w:r>
              <w:rPr>
                <w:rFonts w:ascii="Times New Roman" w:eastAsia="Times New Roman" w:hAnsi="Times New Roman" w:cs="Times New Roman"/>
                <w:color w:val="000000"/>
                <w:vertAlign w:val="superscript"/>
              </w:rPr>
              <w:t>-1</w:t>
            </w:r>
          </w:p>
        </w:tc>
        <w:tc>
          <w:tcPr>
            <w:tcW w:w="1321" w:type="dxa"/>
            <w:tcBorders>
              <w:top w:val="single" w:sz="6" w:space="0" w:color="CCCCCC"/>
              <w:left w:val="single" w:sz="6" w:space="0" w:color="CCCCCC"/>
              <w:bottom w:val="single" w:sz="6" w:space="0" w:color="CCCCCC"/>
              <w:right w:val="single" w:sz="6" w:space="0" w:color="CCCCCC"/>
            </w:tcBorders>
            <w:vAlign w:val="bottom"/>
          </w:tcPr>
          <w:p w14:paraId="0C5045AC"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20</w:t>
            </w:r>
          </w:p>
        </w:tc>
        <w:tc>
          <w:tcPr>
            <w:tcW w:w="1319" w:type="dxa"/>
            <w:tcBorders>
              <w:top w:val="single" w:sz="6" w:space="0" w:color="CCCCCC"/>
              <w:left w:val="single" w:sz="6" w:space="0" w:color="CCCCCC"/>
              <w:bottom w:val="single" w:sz="6" w:space="0" w:color="CCCCCC"/>
              <w:right w:val="single" w:sz="6" w:space="0" w:color="CCCCCC"/>
            </w:tcBorders>
            <w:vAlign w:val="bottom"/>
          </w:tcPr>
          <w:p w14:paraId="0C5045AD"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0</w:t>
            </w:r>
          </w:p>
        </w:tc>
        <w:tc>
          <w:tcPr>
            <w:tcW w:w="1321" w:type="dxa"/>
            <w:tcBorders>
              <w:top w:val="single" w:sz="6" w:space="0" w:color="CCCCCC"/>
              <w:left w:val="single" w:sz="6" w:space="0" w:color="CCCCCC"/>
              <w:bottom w:val="single" w:sz="6" w:space="0" w:color="CCCCCC"/>
              <w:right w:val="single" w:sz="6" w:space="0" w:color="CCCCCC"/>
            </w:tcBorders>
            <w:vAlign w:val="bottom"/>
          </w:tcPr>
          <w:p w14:paraId="0C5045AE"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210</w:t>
            </w:r>
          </w:p>
        </w:tc>
      </w:tr>
      <w:tr w:rsidR="00665441" w14:paraId="0C5045B5" w14:textId="77777777">
        <w:trPr>
          <w:trHeight w:val="330"/>
        </w:trPr>
        <w:tc>
          <w:tcPr>
            <w:tcW w:w="1499" w:type="dxa"/>
            <w:tcBorders>
              <w:top w:val="single" w:sz="6" w:space="0" w:color="CCCCCC"/>
              <w:left w:val="single" w:sz="6" w:space="0" w:color="CCCCCC"/>
              <w:bottom w:val="single" w:sz="6" w:space="0" w:color="CCCCCC"/>
              <w:right w:val="single" w:sz="6" w:space="0" w:color="CCCCCC"/>
            </w:tcBorders>
            <w:vAlign w:val="bottom"/>
          </w:tcPr>
          <w:p w14:paraId="0C5045B0"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Phosphorus</w:t>
            </w:r>
          </w:p>
        </w:tc>
        <w:tc>
          <w:tcPr>
            <w:tcW w:w="1500" w:type="dxa"/>
            <w:tcBorders>
              <w:top w:val="single" w:sz="6" w:space="0" w:color="CCCCCC"/>
              <w:left w:val="single" w:sz="6" w:space="0" w:color="CCCCCC"/>
              <w:bottom w:val="single" w:sz="6" w:space="0" w:color="CCCCCC"/>
              <w:right w:val="single" w:sz="6" w:space="0" w:color="CCCCCC"/>
            </w:tcBorders>
            <w:vAlign w:val="bottom"/>
          </w:tcPr>
          <w:p w14:paraId="0C5045B1"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mg·m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·yr</w:t>
            </w:r>
            <w:r>
              <w:rPr>
                <w:rFonts w:ascii="Times New Roman" w:eastAsia="Times New Roman" w:hAnsi="Times New Roman" w:cs="Times New Roman"/>
                <w:color w:val="000000"/>
                <w:vertAlign w:val="superscript"/>
              </w:rPr>
              <w:t>-1</w:t>
            </w:r>
          </w:p>
        </w:tc>
        <w:tc>
          <w:tcPr>
            <w:tcW w:w="1321" w:type="dxa"/>
            <w:tcBorders>
              <w:top w:val="single" w:sz="6" w:space="0" w:color="CCCCCC"/>
              <w:left w:val="single" w:sz="6" w:space="0" w:color="CCCCCC"/>
              <w:bottom w:val="single" w:sz="6" w:space="0" w:color="CCCCCC"/>
              <w:right w:val="single" w:sz="6" w:space="0" w:color="CCCCCC"/>
            </w:tcBorders>
            <w:vAlign w:val="bottom"/>
          </w:tcPr>
          <w:p w14:paraId="0C5045B2"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10</w:t>
            </w:r>
          </w:p>
        </w:tc>
        <w:tc>
          <w:tcPr>
            <w:tcW w:w="1319" w:type="dxa"/>
            <w:tcBorders>
              <w:top w:val="single" w:sz="6" w:space="0" w:color="CCCCCC"/>
              <w:left w:val="single" w:sz="6" w:space="0" w:color="CCCCCC"/>
              <w:bottom w:val="single" w:sz="6" w:space="0" w:color="CCCCCC"/>
              <w:right w:val="single" w:sz="6" w:space="0" w:color="CCCCCC"/>
            </w:tcBorders>
            <w:vAlign w:val="bottom"/>
          </w:tcPr>
          <w:p w14:paraId="0C5045B3"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0</w:t>
            </w:r>
          </w:p>
        </w:tc>
        <w:tc>
          <w:tcPr>
            <w:tcW w:w="1321" w:type="dxa"/>
            <w:tcBorders>
              <w:top w:val="single" w:sz="6" w:space="0" w:color="CCCCCC"/>
              <w:left w:val="single" w:sz="6" w:space="0" w:color="CCCCCC"/>
              <w:bottom w:val="single" w:sz="6" w:space="0" w:color="CCCCCC"/>
              <w:right w:val="single" w:sz="6" w:space="0" w:color="CCCCCC"/>
            </w:tcBorders>
            <w:vAlign w:val="bottom"/>
          </w:tcPr>
          <w:p w14:paraId="0C5045B4"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60</w:t>
            </w:r>
          </w:p>
        </w:tc>
      </w:tr>
      <w:tr w:rsidR="00665441" w14:paraId="0C5045BB" w14:textId="77777777">
        <w:trPr>
          <w:trHeight w:val="315"/>
        </w:trPr>
        <w:tc>
          <w:tcPr>
            <w:tcW w:w="1499" w:type="dxa"/>
            <w:tcBorders>
              <w:top w:val="single" w:sz="6" w:space="0" w:color="CCCCCC"/>
              <w:left w:val="single" w:sz="6" w:space="0" w:color="CCCCCC"/>
              <w:bottom w:val="single" w:sz="6" w:space="0" w:color="CCCCCC"/>
              <w:right w:val="single" w:sz="6" w:space="0" w:color="CCCCCC"/>
            </w:tcBorders>
            <w:vAlign w:val="bottom"/>
          </w:tcPr>
          <w:p w14:paraId="0C5045B6" w14:textId="77777777" w:rsidR="00665441" w:rsidRDefault="00665441">
            <w:pPr>
              <w:pStyle w:val="normal1"/>
              <w:widowControl w:val="0"/>
              <w:spacing w:line="240" w:lineRule="auto"/>
              <w:jc w:val="both"/>
              <w:rPr>
                <w:rFonts w:ascii="Times New Roman" w:eastAsia="Times New Roman" w:hAnsi="Times New Roman" w:cs="Times New Roman"/>
                <w:color w:val="000000"/>
              </w:rPr>
            </w:pPr>
          </w:p>
        </w:tc>
        <w:tc>
          <w:tcPr>
            <w:tcW w:w="1500" w:type="dxa"/>
            <w:tcBorders>
              <w:top w:val="single" w:sz="6" w:space="0" w:color="CCCCCC"/>
              <w:left w:val="single" w:sz="6" w:space="0" w:color="CCCCCC"/>
              <w:bottom w:val="single" w:sz="6" w:space="0" w:color="CCCCCC"/>
              <w:right w:val="single" w:sz="6" w:space="0" w:color="CCCCCC"/>
            </w:tcBorders>
            <w:vAlign w:val="bottom"/>
          </w:tcPr>
          <w:p w14:paraId="0C5045B7" w14:textId="77777777" w:rsidR="00665441" w:rsidRDefault="00665441">
            <w:pPr>
              <w:pStyle w:val="normal1"/>
              <w:widowControl w:val="0"/>
              <w:spacing w:line="240" w:lineRule="auto"/>
              <w:jc w:val="both"/>
              <w:rPr>
                <w:rFonts w:ascii="Times New Roman" w:eastAsia="Times New Roman" w:hAnsi="Times New Roman" w:cs="Times New Roman"/>
                <w:color w:val="000000"/>
              </w:rPr>
            </w:pPr>
          </w:p>
        </w:tc>
        <w:tc>
          <w:tcPr>
            <w:tcW w:w="1321" w:type="dxa"/>
            <w:tcBorders>
              <w:top w:val="single" w:sz="6" w:space="0" w:color="CCCCCC"/>
              <w:left w:val="single" w:sz="6" w:space="0" w:color="CCCCCC"/>
              <w:bottom w:val="single" w:sz="6" w:space="0" w:color="CCCCCC"/>
              <w:right w:val="single" w:sz="6" w:space="0" w:color="CCCCCC"/>
            </w:tcBorders>
            <w:vAlign w:val="bottom"/>
          </w:tcPr>
          <w:p w14:paraId="0C5045B8" w14:textId="77777777" w:rsidR="00665441" w:rsidRDefault="00665441">
            <w:pPr>
              <w:pStyle w:val="normal1"/>
              <w:widowControl w:val="0"/>
              <w:spacing w:line="240" w:lineRule="auto"/>
              <w:jc w:val="both"/>
              <w:rPr>
                <w:rFonts w:ascii="Times New Roman" w:eastAsia="Times New Roman" w:hAnsi="Times New Roman" w:cs="Times New Roman"/>
                <w:color w:val="000000"/>
              </w:rPr>
            </w:pPr>
          </w:p>
        </w:tc>
        <w:tc>
          <w:tcPr>
            <w:tcW w:w="1319" w:type="dxa"/>
            <w:tcBorders>
              <w:top w:val="single" w:sz="6" w:space="0" w:color="CCCCCC"/>
              <w:left w:val="single" w:sz="6" w:space="0" w:color="CCCCCC"/>
              <w:bottom w:val="single" w:sz="6" w:space="0" w:color="CCCCCC"/>
              <w:right w:val="single" w:sz="6" w:space="0" w:color="CCCCCC"/>
            </w:tcBorders>
            <w:vAlign w:val="bottom"/>
          </w:tcPr>
          <w:p w14:paraId="0C5045B9" w14:textId="77777777" w:rsidR="00665441" w:rsidRDefault="00665441">
            <w:pPr>
              <w:pStyle w:val="normal1"/>
              <w:widowControl w:val="0"/>
              <w:spacing w:line="240" w:lineRule="auto"/>
              <w:jc w:val="both"/>
              <w:rPr>
                <w:rFonts w:ascii="Times New Roman" w:eastAsia="Times New Roman" w:hAnsi="Times New Roman" w:cs="Times New Roman"/>
                <w:color w:val="000000"/>
              </w:rPr>
            </w:pPr>
          </w:p>
        </w:tc>
        <w:tc>
          <w:tcPr>
            <w:tcW w:w="1321" w:type="dxa"/>
            <w:tcBorders>
              <w:top w:val="single" w:sz="6" w:space="0" w:color="CCCCCC"/>
              <w:left w:val="single" w:sz="6" w:space="0" w:color="CCCCCC"/>
              <w:bottom w:val="single" w:sz="6" w:space="0" w:color="CCCCCC"/>
              <w:right w:val="single" w:sz="6" w:space="0" w:color="CCCCCC"/>
            </w:tcBorders>
            <w:vAlign w:val="bottom"/>
          </w:tcPr>
          <w:p w14:paraId="0C5045BA" w14:textId="77777777" w:rsidR="00665441" w:rsidRDefault="00665441">
            <w:pPr>
              <w:pStyle w:val="normal1"/>
              <w:widowControl w:val="0"/>
              <w:spacing w:line="240" w:lineRule="auto"/>
              <w:jc w:val="both"/>
              <w:rPr>
                <w:rFonts w:ascii="Times New Roman" w:eastAsia="Times New Roman" w:hAnsi="Times New Roman" w:cs="Times New Roman"/>
                <w:color w:val="000000"/>
              </w:rPr>
            </w:pPr>
          </w:p>
        </w:tc>
      </w:tr>
      <w:tr w:rsidR="00665441" w14:paraId="0C5045BF" w14:textId="77777777">
        <w:trPr>
          <w:trHeight w:val="330"/>
        </w:trPr>
        <w:tc>
          <w:tcPr>
            <w:tcW w:w="4320" w:type="dxa"/>
            <w:gridSpan w:val="3"/>
            <w:tcBorders>
              <w:top w:val="single" w:sz="6" w:space="0" w:color="CCCCCC"/>
              <w:left w:val="single" w:sz="6" w:space="0" w:color="CCCCCC"/>
              <w:bottom w:val="single" w:sz="6" w:space="0" w:color="CCCCCC"/>
              <w:right w:val="single" w:sz="6" w:space="0" w:color="CCCCCC"/>
            </w:tcBorders>
            <w:vAlign w:val="bottom"/>
          </w:tcPr>
          <w:p w14:paraId="0C5045BC"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i/>
                <w:iCs/>
                <w:color w:val="000000"/>
              </w:rPr>
              <w:t>Global export</w:t>
            </w:r>
          </w:p>
        </w:tc>
        <w:tc>
          <w:tcPr>
            <w:tcW w:w="1319" w:type="dxa"/>
            <w:tcBorders>
              <w:top w:val="single" w:sz="6" w:space="0" w:color="CCCCCC"/>
              <w:left w:val="single" w:sz="6" w:space="0" w:color="CCCCCC"/>
              <w:bottom w:val="single" w:sz="6" w:space="0" w:color="CCCCCC"/>
              <w:right w:val="single" w:sz="6" w:space="0" w:color="CCCCCC"/>
            </w:tcBorders>
            <w:vAlign w:val="bottom"/>
          </w:tcPr>
          <w:p w14:paraId="0C5045BD" w14:textId="77777777" w:rsidR="00665441" w:rsidRDefault="00665441">
            <w:pPr>
              <w:pStyle w:val="normal1"/>
              <w:widowControl w:val="0"/>
              <w:spacing w:line="240" w:lineRule="auto"/>
              <w:jc w:val="both"/>
              <w:rPr>
                <w:rFonts w:ascii="Times New Roman" w:eastAsia="Times New Roman" w:hAnsi="Times New Roman" w:cs="Times New Roman"/>
                <w:color w:val="000000"/>
              </w:rPr>
            </w:pPr>
          </w:p>
        </w:tc>
        <w:tc>
          <w:tcPr>
            <w:tcW w:w="1321" w:type="dxa"/>
            <w:tcBorders>
              <w:top w:val="single" w:sz="6" w:space="0" w:color="CCCCCC"/>
              <w:left w:val="single" w:sz="6" w:space="0" w:color="CCCCCC"/>
              <w:bottom w:val="single" w:sz="6" w:space="0" w:color="CCCCCC"/>
              <w:right w:val="single" w:sz="6" w:space="0" w:color="CCCCCC"/>
            </w:tcBorders>
            <w:vAlign w:val="bottom"/>
          </w:tcPr>
          <w:p w14:paraId="0C5045BE" w14:textId="77777777" w:rsidR="00665441" w:rsidRDefault="00665441">
            <w:pPr>
              <w:pStyle w:val="normal1"/>
              <w:widowControl w:val="0"/>
              <w:spacing w:line="240" w:lineRule="auto"/>
              <w:jc w:val="both"/>
              <w:rPr>
                <w:rFonts w:ascii="Times New Roman" w:eastAsia="Times New Roman" w:hAnsi="Times New Roman" w:cs="Times New Roman"/>
                <w:color w:val="000000"/>
              </w:rPr>
            </w:pPr>
          </w:p>
        </w:tc>
      </w:tr>
      <w:tr w:rsidR="00665441" w14:paraId="0C5045C5" w14:textId="77777777">
        <w:trPr>
          <w:trHeight w:val="330"/>
        </w:trPr>
        <w:tc>
          <w:tcPr>
            <w:tcW w:w="1499" w:type="dxa"/>
            <w:tcBorders>
              <w:top w:val="single" w:sz="6" w:space="0" w:color="CCCCCC"/>
              <w:left w:val="single" w:sz="6" w:space="0" w:color="CCCCCC"/>
              <w:bottom w:val="single" w:sz="6" w:space="0" w:color="CCCCCC"/>
              <w:right w:val="single" w:sz="6" w:space="0" w:color="CCCCCC"/>
            </w:tcBorders>
            <w:vAlign w:val="bottom"/>
          </w:tcPr>
          <w:p w14:paraId="0C5045C0"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Dry Mass</w:t>
            </w:r>
          </w:p>
        </w:tc>
        <w:tc>
          <w:tcPr>
            <w:tcW w:w="1500" w:type="dxa"/>
            <w:tcBorders>
              <w:top w:val="single" w:sz="6" w:space="0" w:color="CCCCCC"/>
              <w:left w:val="single" w:sz="6" w:space="0" w:color="CCCCCC"/>
              <w:bottom w:val="single" w:sz="6" w:space="0" w:color="CCCCCC"/>
              <w:right w:val="single" w:sz="6" w:space="0" w:color="CCCCCC"/>
            </w:tcBorders>
            <w:vAlign w:val="bottom"/>
          </w:tcPr>
          <w:p w14:paraId="0C5045C1"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t·yr</w:t>
            </w:r>
            <w:r>
              <w:rPr>
                <w:rFonts w:ascii="Times New Roman" w:eastAsia="Times New Roman" w:hAnsi="Times New Roman" w:cs="Times New Roman"/>
                <w:color w:val="000000"/>
                <w:vertAlign w:val="superscript"/>
              </w:rPr>
              <w:t>-1</w:t>
            </w:r>
          </w:p>
        </w:tc>
        <w:tc>
          <w:tcPr>
            <w:tcW w:w="1321" w:type="dxa"/>
            <w:tcBorders>
              <w:top w:val="single" w:sz="6" w:space="0" w:color="CCCCCC"/>
              <w:left w:val="single" w:sz="6" w:space="0" w:color="CCCCCC"/>
              <w:bottom w:val="single" w:sz="6" w:space="0" w:color="CCCCCC"/>
              <w:right w:val="single" w:sz="6" w:space="0" w:color="CCCCCC"/>
            </w:tcBorders>
            <w:vAlign w:val="bottom"/>
          </w:tcPr>
          <w:p w14:paraId="0C5045C2"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1,820,000</w:t>
            </w:r>
          </w:p>
        </w:tc>
        <w:tc>
          <w:tcPr>
            <w:tcW w:w="1319" w:type="dxa"/>
            <w:tcBorders>
              <w:top w:val="single" w:sz="6" w:space="0" w:color="CCCCCC"/>
              <w:left w:val="single" w:sz="6" w:space="0" w:color="CCCCCC"/>
              <w:bottom w:val="single" w:sz="6" w:space="0" w:color="CCCCCC"/>
              <w:right w:val="single" w:sz="6" w:space="0" w:color="CCCCCC"/>
            </w:tcBorders>
            <w:vAlign w:val="bottom"/>
          </w:tcPr>
          <w:p w14:paraId="0C5045C3"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1,232,000</w:t>
            </w:r>
          </w:p>
        </w:tc>
        <w:tc>
          <w:tcPr>
            <w:tcW w:w="1321" w:type="dxa"/>
            <w:tcBorders>
              <w:top w:val="single" w:sz="6" w:space="0" w:color="CCCCCC"/>
              <w:left w:val="single" w:sz="6" w:space="0" w:color="CCCCCC"/>
              <w:bottom w:val="single" w:sz="6" w:space="0" w:color="CCCCCC"/>
              <w:right w:val="single" w:sz="6" w:space="0" w:color="CCCCCC"/>
            </w:tcBorders>
            <w:vAlign w:val="bottom"/>
          </w:tcPr>
          <w:p w14:paraId="0C5045C4"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3,160,000</w:t>
            </w:r>
          </w:p>
        </w:tc>
      </w:tr>
      <w:tr w:rsidR="00665441" w14:paraId="0C5045CB" w14:textId="77777777">
        <w:trPr>
          <w:trHeight w:val="330"/>
        </w:trPr>
        <w:tc>
          <w:tcPr>
            <w:tcW w:w="1499" w:type="dxa"/>
            <w:tcBorders>
              <w:top w:val="single" w:sz="6" w:space="0" w:color="CCCCCC"/>
              <w:left w:val="single" w:sz="6" w:space="0" w:color="CCCCCC"/>
              <w:bottom w:val="single" w:sz="6" w:space="0" w:color="CCCCCC"/>
              <w:right w:val="single" w:sz="6" w:space="0" w:color="CCCCCC"/>
            </w:tcBorders>
            <w:vAlign w:val="bottom"/>
          </w:tcPr>
          <w:p w14:paraId="0C5045C6"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Carbon</w:t>
            </w:r>
          </w:p>
        </w:tc>
        <w:tc>
          <w:tcPr>
            <w:tcW w:w="1500" w:type="dxa"/>
            <w:tcBorders>
              <w:top w:val="single" w:sz="6" w:space="0" w:color="CCCCCC"/>
              <w:left w:val="single" w:sz="6" w:space="0" w:color="CCCCCC"/>
              <w:bottom w:val="single" w:sz="6" w:space="0" w:color="CCCCCC"/>
              <w:right w:val="single" w:sz="6" w:space="0" w:color="CCCCCC"/>
            </w:tcBorders>
            <w:vAlign w:val="bottom"/>
          </w:tcPr>
          <w:p w14:paraId="0C5045C7"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t·yr</w:t>
            </w:r>
            <w:r>
              <w:rPr>
                <w:rFonts w:ascii="Times New Roman" w:eastAsia="Times New Roman" w:hAnsi="Times New Roman" w:cs="Times New Roman"/>
                <w:color w:val="000000"/>
                <w:vertAlign w:val="superscript"/>
              </w:rPr>
              <w:t>-1</w:t>
            </w:r>
          </w:p>
        </w:tc>
        <w:tc>
          <w:tcPr>
            <w:tcW w:w="1321" w:type="dxa"/>
            <w:tcBorders>
              <w:top w:val="single" w:sz="6" w:space="0" w:color="CCCCCC"/>
              <w:left w:val="single" w:sz="6" w:space="0" w:color="CCCCCC"/>
              <w:bottom w:val="single" w:sz="6" w:space="0" w:color="CCCCCC"/>
              <w:right w:val="single" w:sz="6" w:space="0" w:color="CCCCCC"/>
            </w:tcBorders>
            <w:vAlign w:val="bottom"/>
          </w:tcPr>
          <w:p w14:paraId="0C5045C8"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819,000</w:t>
            </w:r>
          </w:p>
        </w:tc>
        <w:tc>
          <w:tcPr>
            <w:tcW w:w="1319" w:type="dxa"/>
            <w:tcBorders>
              <w:top w:val="single" w:sz="6" w:space="0" w:color="CCCCCC"/>
              <w:left w:val="single" w:sz="6" w:space="0" w:color="CCCCCC"/>
              <w:bottom w:val="single" w:sz="6" w:space="0" w:color="CCCCCC"/>
              <w:right w:val="single" w:sz="6" w:space="0" w:color="CCCCCC"/>
            </w:tcBorders>
            <w:vAlign w:val="bottom"/>
          </w:tcPr>
          <w:p w14:paraId="0C5045C9"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555,000</w:t>
            </w:r>
          </w:p>
        </w:tc>
        <w:tc>
          <w:tcPr>
            <w:tcW w:w="1321" w:type="dxa"/>
            <w:tcBorders>
              <w:top w:val="single" w:sz="6" w:space="0" w:color="CCCCCC"/>
              <w:left w:val="single" w:sz="6" w:space="0" w:color="CCCCCC"/>
              <w:bottom w:val="single" w:sz="6" w:space="0" w:color="CCCCCC"/>
              <w:right w:val="single" w:sz="6" w:space="0" w:color="CCCCCC"/>
            </w:tcBorders>
            <w:vAlign w:val="bottom"/>
          </w:tcPr>
          <w:p w14:paraId="0C5045CA"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1,422,000</w:t>
            </w:r>
          </w:p>
        </w:tc>
      </w:tr>
      <w:tr w:rsidR="00665441" w14:paraId="0C5045D1" w14:textId="77777777">
        <w:trPr>
          <w:trHeight w:val="330"/>
        </w:trPr>
        <w:tc>
          <w:tcPr>
            <w:tcW w:w="1499" w:type="dxa"/>
            <w:tcBorders>
              <w:top w:val="single" w:sz="6" w:space="0" w:color="CCCCCC"/>
              <w:left w:val="single" w:sz="6" w:space="0" w:color="CCCCCC"/>
              <w:bottom w:val="single" w:sz="6" w:space="0" w:color="CCCCCC"/>
              <w:right w:val="single" w:sz="6" w:space="0" w:color="CCCCCC"/>
            </w:tcBorders>
            <w:vAlign w:val="bottom"/>
          </w:tcPr>
          <w:p w14:paraId="0C5045CC"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Nitrogen</w:t>
            </w:r>
          </w:p>
        </w:tc>
        <w:tc>
          <w:tcPr>
            <w:tcW w:w="1500" w:type="dxa"/>
            <w:tcBorders>
              <w:top w:val="single" w:sz="6" w:space="0" w:color="CCCCCC"/>
              <w:left w:val="single" w:sz="6" w:space="0" w:color="CCCCCC"/>
              <w:bottom w:val="single" w:sz="6" w:space="0" w:color="CCCCCC"/>
              <w:right w:val="single" w:sz="6" w:space="0" w:color="CCCCCC"/>
            </w:tcBorders>
            <w:vAlign w:val="bottom"/>
          </w:tcPr>
          <w:p w14:paraId="0C5045CD"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t·yr</w:t>
            </w:r>
            <w:r>
              <w:rPr>
                <w:rFonts w:ascii="Times New Roman" w:eastAsia="Times New Roman" w:hAnsi="Times New Roman" w:cs="Times New Roman"/>
                <w:color w:val="000000"/>
                <w:vertAlign w:val="superscript"/>
              </w:rPr>
              <w:t>-1</w:t>
            </w:r>
          </w:p>
        </w:tc>
        <w:tc>
          <w:tcPr>
            <w:tcW w:w="1321" w:type="dxa"/>
            <w:tcBorders>
              <w:top w:val="single" w:sz="6" w:space="0" w:color="CCCCCC"/>
              <w:left w:val="single" w:sz="6" w:space="0" w:color="CCCCCC"/>
              <w:bottom w:val="single" w:sz="6" w:space="0" w:color="CCCCCC"/>
              <w:right w:val="single" w:sz="6" w:space="0" w:color="CCCCCC"/>
            </w:tcBorders>
            <w:vAlign w:val="bottom"/>
          </w:tcPr>
          <w:p w14:paraId="0C5045CE"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130,000</w:t>
            </w:r>
          </w:p>
        </w:tc>
        <w:tc>
          <w:tcPr>
            <w:tcW w:w="1319" w:type="dxa"/>
            <w:tcBorders>
              <w:top w:val="single" w:sz="6" w:space="0" w:color="CCCCCC"/>
              <w:left w:val="single" w:sz="6" w:space="0" w:color="CCCCCC"/>
              <w:bottom w:val="single" w:sz="6" w:space="0" w:color="CCCCCC"/>
              <w:right w:val="single" w:sz="6" w:space="0" w:color="CCCCCC"/>
            </w:tcBorders>
            <w:vAlign w:val="bottom"/>
          </w:tcPr>
          <w:p w14:paraId="0C5045CF"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88,000</w:t>
            </w:r>
          </w:p>
        </w:tc>
        <w:tc>
          <w:tcPr>
            <w:tcW w:w="1321" w:type="dxa"/>
            <w:tcBorders>
              <w:top w:val="single" w:sz="6" w:space="0" w:color="CCCCCC"/>
              <w:left w:val="single" w:sz="6" w:space="0" w:color="CCCCCC"/>
              <w:bottom w:val="single" w:sz="6" w:space="0" w:color="CCCCCC"/>
              <w:right w:val="single" w:sz="6" w:space="0" w:color="CCCCCC"/>
            </w:tcBorders>
            <w:vAlign w:val="bottom"/>
          </w:tcPr>
          <w:p w14:paraId="0C5045D0"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226,000</w:t>
            </w:r>
          </w:p>
        </w:tc>
      </w:tr>
      <w:tr w:rsidR="00665441" w14:paraId="0C5045D7" w14:textId="77777777">
        <w:trPr>
          <w:trHeight w:val="330"/>
        </w:trPr>
        <w:tc>
          <w:tcPr>
            <w:tcW w:w="1499" w:type="dxa"/>
            <w:tcBorders>
              <w:top w:val="single" w:sz="6" w:space="0" w:color="CCCCCC"/>
              <w:left w:val="single" w:sz="6" w:space="0" w:color="CCCCCC"/>
              <w:bottom w:val="single" w:sz="6" w:space="0" w:color="CCCCCC"/>
              <w:right w:val="single" w:sz="6" w:space="0" w:color="CCCCCC"/>
            </w:tcBorders>
            <w:vAlign w:val="bottom"/>
          </w:tcPr>
          <w:p w14:paraId="0C5045D2"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PUFA</w:t>
            </w:r>
          </w:p>
        </w:tc>
        <w:tc>
          <w:tcPr>
            <w:tcW w:w="1500" w:type="dxa"/>
            <w:tcBorders>
              <w:top w:val="single" w:sz="6" w:space="0" w:color="CCCCCC"/>
              <w:left w:val="single" w:sz="6" w:space="0" w:color="CCCCCC"/>
              <w:bottom w:val="single" w:sz="6" w:space="0" w:color="CCCCCC"/>
              <w:right w:val="single" w:sz="6" w:space="0" w:color="CCCCCC"/>
            </w:tcBorders>
            <w:vAlign w:val="bottom"/>
          </w:tcPr>
          <w:p w14:paraId="0C5045D3"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t·yr</w:t>
            </w:r>
            <w:r>
              <w:rPr>
                <w:rFonts w:ascii="Times New Roman" w:eastAsia="Times New Roman" w:hAnsi="Times New Roman" w:cs="Times New Roman"/>
                <w:color w:val="000000"/>
                <w:vertAlign w:val="superscript"/>
              </w:rPr>
              <w:t>-1</w:t>
            </w:r>
          </w:p>
        </w:tc>
        <w:tc>
          <w:tcPr>
            <w:tcW w:w="1321" w:type="dxa"/>
            <w:tcBorders>
              <w:top w:val="single" w:sz="6" w:space="0" w:color="CCCCCC"/>
              <w:left w:val="single" w:sz="6" w:space="0" w:color="CCCCCC"/>
              <w:bottom w:val="single" w:sz="6" w:space="0" w:color="CCCCCC"/>
              <w:right w:val="single" w:sz="6" w:space="0" w:color="CCCCCC"/>
            </w:tcBorders>
            <w:vAlign w:val="bottom"/>
          </w:tcPr>
          <w:p w14:paraId="0C5045D4"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17,000</w:t>
            </w:r>
          </w:p>
        </w:tc>
        <w:tc>
          <w:tcPr>
            <w:tcW w:w="1319" w:type="dxa"/>
            <w:tcBorders>
              <w:top w:val="single" w:sz="6" w:space="0" w:color="CCCCCC"/>
              <w:left w:val="single" w:sz="6" w:space="0" w:color="CCCCCC"/>
              <w:bottom w:val="single" w:sz="6" w:space="0" w:color="CCCCCC"/>
              <w:right w:val="single" w:sz="6" w:space="0" w:color="CCCCCC"/>
            </w:tcBorders>
            <w:vAlign w:val="bottom"/>
          </w:tcPr>
          <w:p w14:paraId="0C5045D5"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4,000</w:t>
            </w:r>
          </w:p>
        </w:tc>
        <w:tc>
          <w:tcPr>
            <w:tcW w:w="1321" w:type="dxa"/>
            <w:tcBorders>
              <w:top w:val="single" w:sz="6" w:space="0" w:color="CCCCCC"/>
              <w:left w:val="single" w:sz="6" w:space="0" w:color="CCCCCC"/>
              <w:bottom w:val="single" w:sz="6" w:space="0" w:color="CCCCCC"/>
              <w:right w:val="single" w:sz="6" w:space="0" w:color="CCCCCC"/>
            </w:tcBorders>
            <w:vAlign w:val="bottom"/>
          </w:tcPr>
          <w:p w14:paraId="0C5045D6"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69,000</w:t>
            </w:r>
          </w:p>
        </w:tc>
      </w:tr>
      <w:tr w:rsidR="00665441" w14:paraId="0C5045DD" w14:textId="77777777">
        <w:trPr>
          <w:trHeight w:val="330"/>
        </w:trPr>
        <w:tc>
          <w:tcPr>
            <w:tcW w:w="1499" w:type="dxa"/>
            <w:tcBorders>
              <w:top w:val="single" w:sz="6" w:space="0" w:color="CCCCCC"/>
              <w:left w:val="single" w:sz="6" w:space="0" w:color="CCCCCC"/>
              <w:bottom w:val="single" w:sz="6" w:space="0" w:color="000000"/>
              <w:right w:val="single" w:sz="6" w:space="0" w:color="CCCCCC"/>
            </w:tcBorders>
            <w:vAlign w:val="bottom"/>
          </w:tcPr>
          <w:p w14:paraId="0C5045D8"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Phosphorus</w:t>
            </w:r>
          </w:p>
        </w:tc>
        <w:tc>
          <w:tcPr>
            <w:tcW w:w="1500" w:type="dxa"/>
            <w:tcBorders>
              <w:top w:val="single" w:sz="6" w:space="0" w:color="CCCCCC"/>
              <w:left w:val="single" w:sz="6" w:space="0" w:color="CCCCCC"/>
              <w:bottom w:val="single" w:sz="6" w:space="0" w:color="000000"/>
              <w:right w:val="single" w:sz="6" w:space="0" w:color="CCCCCC"/>
            </w:tcBorders>
            <w:vAlign w:val="bottom"/>
          </w:tcPr>
          <w:p w14:paraId="0C5045D9"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t·yr</w:t>
            </w:r>
            <w:r>
              <w:rPr>
                <w:rFonts w:ascii="Times New Roman" w:eastAsia="Times New Roman" w:hAnsi="Times New Roman" w:cs="Times New Roman"/>
                <w:color w:val="000000"/>
                <w:vertAlign w:val="superscript"/>
              </w:rPr>
              <w:t>-1</w:t>
            </w:r>
          </w:p>
        </w:tc>
        <w:tc>
          <w:tcPr>
            <w:tcW w:w="1321" w:type="dxa"/>
            <w:tcBorders>
              <w:top w:val="single" w:sz="6" w:space="0" w:color="CCCCCC"/>
              <w:left w:val="single" w:sz="6" w:space="0" w:color="CCCCCC"/>
              <w:bottom w:val="single" w:sz="6" w:space="0" w:color="000000"/>
              <w:right w:val="single" w:sz="6" w:space="0" w:color="CCCCCC"/>
            </w:tcBorders>
            <w:vAlign w:val="bottom"/>
          </w:tcPr>
          <w:p w14:paraId="0C5045DA"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7,000</w:t>
            </w:r>
          </w:p>
        </w:tc>
        <w:tc>
          <w:tcPr>
            <w:tcW w:w="1319" w:type="dxa"/>
            <w:tcBorders>
              <w:top w:val="single" w:sz="6" w:space="0" w:color="CCCCCC"/>
              <w:left w:val="single" w:sz="6" w:space="0" w:color="CCCCCC"/>
              <w:bottom w:val="single" w:sz="6" w:space="0" w:color="000000"/>
              <w:right w:val="single" w:sz="6" w:space="0" w:color="CCCCCC"/>
            </w:tcBorders>
            <w:vAlign w:val="bottom"/>
          </w:tcPr>
          <w:p w14:paraId="0C5045DB"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4,000</w:t>
            </w:r>
          </w:p>
        </w:tc>
        <w:tc>
          <w:tcPr>
            <w:tcW w:w="1321" w:type="dxa"/>
            <w:tcBorders>
              <w:top w:val="single" w:sz="6" w:space="0" w:color="CCCCCC"/>
              <w:left w:val="single" w:sz="6" w:space="0" w:color="CCCCCC"/>
              <w:bottom w:val="single" w:sz="6" w:space="0" w:color="000000"/>
              <w:right w:val="single" w:sz="6" w:space="0" w:color="CCCCCC"/>
            </w:tcBorders>
            <w:vAlign w:val="bottom"/>
          </w:tcPr>
          <w:p w14:paraId="0C5045DC"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11,000</w:t>
            </w:r>
          </w:p>
        </w:tc>
      </w:tr>
    </w:tbl>
    <w:p w14:paraId="0C5045DE" w14:textId="77777777" w:rsidR="00665441" w:rsidRDefault="00665441">
      <w:pPr>
        <w:pStyle w:val="normal1"/>
        <w:widowControl w:val="0"/>
        <w:spacing w:line="240" w:lineRule="auto"/>
        <w:jc w:val="both"/>
        <w:rPr>
          <w:rFonts w:ascii="Times New Roman" w:eastAsia="Times New Roman" w:hAnsi="Times New Roman" w:cs="Times New Roman"/>
          <w:i/>
          <w:iCs/>
          <w:color w:val="000000"/>
        </w:rPr>
      </w:pPr>
    </w:p>
    <w:p w14:paraId="0C5045DF" w14:textId="77777777" w:rsidR="00665441" w:rsidRDefault="00665441">
      <w:pPr>
        <w:pStyle w:val="normal1"/>
        <w:spacing w:line="240" w:lineRule="auto"/>
        <w:rPr>
          <w:rFonts w:ascii="Times New Roman" w:eastAsia="Times New Roman" w:hAnsi="Times New Roman" w:cs="Times New Roman"/>
          <w:i/>
          <w:iCs/>
          <w:color w:val="000000"/>
        </w:rPr>
      </w:pPr>
    </w:p>
    <w:p w14:paraId="0C5045E0" w14:textId="77777777" w:rsidR="00665441" w:rsidRDefault="00665441">
      <w:pPr>
        <w:pStyle w:val="normal1"/>
        <w:spacing w:line="240" w:lineRule="auto"/>
        <w:rPr>
          <w:rFonts w:ascii="Times New Roman" w:eastAsia="Times New Roman" w:hAnsi="Times New Roman" w:cs="Times New Roman"/>
          <w:i/>
          <w:iCs/>
          <w:color w:val="000000"/>
        </w:rPr>
      </w:pPr>
    </w:p>
    <w:p w14:paraId="0C5045E1" w14:textId="77777777" w:rsidR="00665441" w:rsidRDefault="00665441">
      <w:pPr>
        <w:pStyle w:val="normal1"/>
        <w:spacing w:line="240" w:lineRule="auto"/>
        <w:rPr>
          <w:rFonts w:ascii="Times New Roman" w:eastAsia="Times New Roman" w:hAnsi="Times New Roman" w:cs="Times New Roman"/>
          <w:i/>
          <w:iCs/>
          <w:color w:val="000000"/>
        </w:rPr>
      </w:pPr>
    </w:p>
    <w:p w14:paraId="0C5045E2" w14:textId="77777777" w:rsidR="00665441" w:rsidRDefault="00000000">
      <w:pPr>
        <w:pStyle w:val="normal1"/>
        <w:spacing w:line="240" w:lineRule="auto"/>
        <w:rPr>
          <w:rFonts w:ascii="Times New Roman" w:eastAsia="Times New Roman" w:hAnsi="Times New Roman" w:cs="Times New Roman"/>
          <w:i/>
          <w:iCs/>
          <w:color w:val="000000"/>
        </w:rPr>
      </w:pPr>
      <w:r>
        <w:br w:type="page"/>
      </w:r>
    </w:p>
    <w:p w14:paraId="0C5045E3" w14:textId="77777777" w:rsidR="00665441" w:rsidRDefault="00000000">
      <w:pPr>
        <w:pStyle w:val="normal1"/>
        <w:widowControl w:val="0"/>
        <w:spacing w:line="240" w:lineRule="auto"/>
        <w:rPr>
          <w:color w:val="000000"/>
        </w:rPr>
      </w:pPr>
      <w:r>
        <w:rPr>
          <w:rFonts w:ascii="Times New Roman" w:eastAsia="Times New Roman" w:hAnsi="Times New Roman" w:cs="Times New Roman"/>
          <w:b/>
          <w:bCs/>
          <w:color w:val="000000"/>
        </w:rPr>
        <w:lastRenderedPageBreak/>
        <w:t>Table S2</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 Global contaminant export.</w:t>
      </w:r>
      <w:r>
        <w:rPr>
          <w:rFonts w:ascii="Times New Roman" w:eastAsia="Times New Roman" w:hAnsi="Times New Roman" w:cs="Times New Roman"/>
          <w:color w:val="000000"/>
        </w:rPr>
        <w:t xml:space="preserve"> Modeled estimates of annual global metal (including essential metals) and pesticide export from water to land by adult aquatic insects from rivers. Values represent the posterior median and upper and lower 95% </w:t>
      </w:r>
      <w:proofErr w:type="spellStart"/>
      <w:r>
        <w:rPr>
          <w:rFonts w:ascii="Times New Roman" w:eastAsia="Times New Roman" w:hAnsi="Times New Roman" w:cs="Times New Roman"/>
          <w:color w:val="000000"/>
        </w:rPr>
        <w:t>CrI</w:t>
      </w:r>
      <w:proofErr w:type="spellEnd"/>
      <w:r>
        <w:rPr>
          <w:rFonts w:ascii="Times New Roman" w:eastAsia="Times New Roman" w:hAnsi="Times New Roman" w:cs="Times New Roman"/>
          <w:color w:val="000000"/>
        </w:rPr>
        <w:t>. Each row is calculated separately across posterior iterations of a right-skewed posterior; hence sums of the median for each element may not match the totals</w:t>
      </w:r>
    </w:p>
    <w:p w14:paraId="0C5045E4" w14:textId="77777777" w:rsidR="00665441" w:rsidRDefault="00665441">
      <w:pPr>
        <w:pStyle w:val="normal1"/>
        <w:widowControl w:val="0"/>
        <w:spacing w:line="240" w:lineRule="auto"/>
        <w:rPr>
          <w:rFonts w:ascii="Times New Roman" w:eastAsia="Times New Roman" w:hAnsi="Times New Roman" w:cs="Times New Roman"/>
          <w:i/>
          <w:iCs/>
          <w:color w:val="000000"/>
        </w:rPr>
      </w:pPr>
    </w:p>
    <w:tbl>
      <w:tblPr>
        <w:tblW w:w="7500" w:type="dxa"/>
        <w:tblLayout w:type="fixed"/>
        <w:tblCellMar>
          <w:top w:w="40" w:type="dxa"/>
          <w:left w:w="40" w:type="dxa"/>
          <w:bottom w:w="40" w:type="dxa"/>
          <w:right w:w="40" w:type="dxa"/>
        </w:tblCellMar>
        <w:tblLook w:val="0600" w:firstRow="0" w:lastRow="0" w:firstColumn="0" w:lastColumn="0" w:noHBand="1" w:noVBand="1"/>
      </w:tblPr>
      <w:tblGrid>
        <w:gridCol w:w="1500"/>
        <w:gridCol w:w="1500"/>
        <w:gridCol w:w="1500"/>
        <w:gridCol w:w="1500"/>
        <w:gridCol w:w="1500"/>
      </w:tblGrid>
      <w:tr w:rsidR="00665441" w14:paraId="0C5045EA" w14:textId="77777777">
        <w:trPr>
          <w:trHeight w:val="410"/>
        </w:trPr>
        <w:tc>
          <w:tcPr>
            <w:tcW w:w="1500" w:type="dxa"/>
            <w:tcBorders>
              <w:top w:val="single" w:sz="4" w:space="0" w:color="CCCCCC"/>
              <w:left w:val="single" w:sz="4" w:space="0" w:color="CCCCCC"/>
              <w:bottom w:val="single" w:sz="4" w:space="0" w:color="000000"/>
              <w:right w:val="single" w:sz="4" w:space="0" w:color="CCCCCC"/>
            </w:tcBorders>
            <w:vAlign w:val="bottom"/>
          </w:tcPr>
          <w:p w14:paraId="0C5045E5"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Contaminants</w:t>
            </w:r>
          </w:p>
        </w:tc>
        <w:tc>
          <w:tcPr>
            <w:tcW w:w="1500" w:type="dxa"/>
            <w:tcBorders>
              <w:top w:val="single" w:sz="4" w:space="0" w:color="CCCCCC"/>
              <w:left w:val="single" w:sz="4" w:space="0" w:color="CCCCCC"/>
              <w:bottom w:val="single" w:sz="4" w:space="0" w:color="000000"/>
              <w:right w:val="single" w:sz="4" w:space="0" w:color="CCCCCC"/>
            </w:tcBorders>
            <w:vAlign w:val="bottom"/>
          </w:tcPr>
          <w:p w14:paraId="0C5045E6"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Units</w:t>
            </w:r>
          </w:p>
        </w:tc>
        <w:tc>
          <w:tcPr>
            <w:tcW w:w="1500" w:type="dxa"/>
            <w:tcBorders>
              <w:top w:val="single" w:sz="4" w:space="0" w:color="CCCCCC"/>
              <w:left w:val="single" w:sz="4" w:space="0" w:color="CCCCCC"/>
              <w:bottom w:val="single" w:sz="4" w:space="0" w:color="000000"/>
              <w:right w:val="single" w:sz="4" w:space="0" w:color="CCCCCC"/>
            </w:tcBorders>
            <w:vAlign w:val="bottom"/>
          </w:tcPr>
          <w:p w14:paraId="0C5045E7"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Median</w:t>
            </w:r>
          </w:p>
        </w:tc>
        <w:tc>
          <w:tcPr>
            <w:tcW w:w="1500" w:type="dxa"/>
            <w:tcBorders>
              <w:top w:val="single" w:sz="4" w:space="0" w:color="CCCCCC"/>
              <w:left w:val="single" w:sz="4" w:space="0" w:color="CCCCCC"/>
              <w:bottom w:val="single" w:sz="4" w:space="0" w:color="000000"/>
              <w:right w:val="single" w:sz="4" w:space="0" w:color="CCCCCC"/>
            </w:tcBorders>
            <w:vAlign w:val="bottom"/>
          </w:tcPr>
          <w:p w14:paraId="0C5045E8"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Q2.5</w:t>
            </w:r>
          </w:p>
        </w:tc>
        <w:tc>
          <w:tcPr>
            <w:tcW w:w="1500" w:type="dxa"/>
            <w:tcBorders>
              <w:top w:val="single" w:sz="4" w:space="0" w:color="CCCCCC"/>
              <w:left w:val="single" w:sz="4" w:space="0" w:color="CCCCCC"/>
              <w:bottom w:val="single" w:sz="4" w:space="0" w:color="000000"/>
              <w:right w:val="single" w:sz="4" w:space="0" w:color="CCCCCC"/>
            </w:tcBorders>
            <w:vAlign w:val="bottom"/>
          </w:tcPr>
          <w:p w14:paraId="0C5045E9"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Q97.5</w:t>
            </w:r>
          </w:p>
        </w:tc>
      </w:tr>
      <w:tr w:rsidR="00665441" w14:paraId="0C5045EE" w14:textId="77777777">
        <w:trPr>
          <w:trHeight w:val="330"/>
        </w:trPr>
        <w:tc>
          <w:tcPr>
            <w:tcW w:w="4500" w:type="dxa"/>
            <w:gridSpan w:val="3"/>
            <w:tcBorders>
              <w:top w:val="single" w:sz="4" w:space="0" w:color="CCCCCC"/>
              <w:left w:val="single" w:sz="4" w:space="0" w:color="CCCCCC"/>
              <w:bottom w:val="single" w:sz="4" w:space="0" w:color="CCCCCC"/>
              <w:right w:val="single" w:sz="4" w:space="0" w:color="CCCCCC"/>
            </w:tcBorders>
            <w:vAlign w:val="bottom"/>
          </w:tcPr>
          <w:p w14:paraId="0C5045EB" w14:textId="77777777" w:rsidR="00665441" w:rsidRDefault="00665441">
            <w:pPr>
              <w:pStyle w:val="normal1"/>
              <w:widowControl w:val="0"/>
              <w:spacing w:line="240" w:lineRule="auto"/>
              <w:rPr>
                <w:rFonts w:ascii="Times New Roman" w:eastAsia="Times New Roman" w:hAnsi="Times New Roman" w:cs="Times New Roman"/>
                <w:color w:val="000000"/>
              </w:rPr>
            </w:pPr>
          </w:p>
        </w:tc>
        <w:tc>
          <w:tcPr>
            <w:tcW w:w="1500" w:type="dxa"/>
            <w:tcBorders>
              <w:top w:val="single" w:sz="4" w:space="0" w:color="CCCCCC"/>
              <w:left w:val="single" w:sz="4" w:space="0" w:color="CCCCCC"/>
              <w:bottom w:val="single" w:sz="4" w:space="0" w:color="CCCCCC"/>
              <w:right w:val="single" w:sz="4" w:space="0" w:color="CCCCCC"/>
            </w:tcBorders>
            <w:vAlign w:val="bottom"/>
          </w:tcPr>
          <w:p w14:paraId="0C5045EC" w14:textId="77777777" w:rsidR="00665441" w:rsidRDefault="00665441">
            <w:pPr>
              <w:pStyle w:val="normal1"/>
              <w:widowControl w:val="0"/>
              <w:spacing w:line="240" w:lineRule="auto"/>
              <w:jc w:val="both"/>
              <w:rPr>
                <w:rFonts w:ascii="Times New Roman" w:eastAsia="Times New Roman" w:hAnsi="Times New Roman" w:cs="Times New Roman"/>
                <w:color w:val="000000"/>
              </w:rPr>
            </w:pPr>
          </w:p>
        </w:tc>
        <w:tc>
          <w:tcPr>
            <w:tcW w:w="1500" w:type="dxa"/>
            <w:tcBorders>
              <w:top w:val="single" w:sz="4" w:space="0" w:color="CCCCCC"/>
              <w:left w:val="single" w:sz="4" w:space="0" w:color="CCCCCC"/>
              <w:bottom w:val="single" w:sz="4" w:space="0" w:color="CCCCCC"/>
              <w:right w:val="single" w:sz="4" w:space="0" w:color="CCCCCC"/>
            </w:tcBorders>
            <w:vAlign w:val="bottom"/>
          </w:tcPr>
          <w:p w14:paraId="0C5045ED" w14:textId="77777777" w:rsidR="00665441" w:rsidRDefault="00665441">
            <w:pPr>
              <w:pStyle w:val="normal1"/>
              <w:widowControl w:val="0"/>
              <w:spacing w:line="240" w:lineRule="auto"/>
              <w:jc w:val="both"/>
              <w:rPr>
                <w:rFonts w:ascii="Times New Roman" w:eastAsia="Times New Roman" w:hAnsi="Times New Roman" w:cs="Times New Roman"/>
                <w:color w:val="000000"/>
              </w:rPr>
            </w:pPr>
          </w:p>
        </w:tc>
      </w:tr>
      <w:tr w:rsidR="00665441" w14:paraId="0C5045F4" w14:textId="77777777">
        <w:trPr>
          <w:trHeight w:val="330"/>
        </w:trPr>
        <w:tc>
          <w:tcPr>
            <w:tcW w:w="1500" w:type="dxa"/>
            <w:tcBorders>
              <w:top w:val="single" w:sz="4" w:space="0" w:color="CCCCCC"/>
              <w:left w:val="single" w:sz="4" w:space="0" w:color="CCCCCC"/>
              <w:bottom w:val="single" w:sz="4" w:space="0" w:color="CCCCCC"/>
              <w:right w:val="single" w:sz="4" w:space="0" w:color="CCCCCC"/>
            </w:tcBorders>
            <w:vAlign w:val="bottom"/>
          </w:tcPr>
          <w:p w14:paraId="0C5045EF"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Zn</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5F0"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t·yr</w:t>
            </w:r>
            <w:r>
              <w:rPr>
                <w:rFonts w:ascii="Times New Roman" w:eastAsia="Times New Roman" w:hAnsi="Times New Roman" w:cs="Times New Roman"/>
                <w:color w:val="000000"/>
                <w:vertAlign w:val="superscript"/>
              </w:rPr>
              <w:t>-1</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5F1"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309.1</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5F2"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58.8</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5F3"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801.4</w:t>
            </w:r>
          </w:p>
        </w:tc>
      </w:tr>
      <w:tr w:rsidR="00665441" w14:paraId="0C5045FA" w14:textId="77777777">
        <w:trPr>
          <w:trHeight w:val="330"/>
        </w:trPr>
        <w:tc>
          <w:tcPr>
            <w:tcW w:w="1500" w:type="dxa"/>
            <w:tcBorders>
              <w:top w:val="single" w:sz="4" w:space="0" w:color="CCCCCC"/>
              <w:left w:val="single" w:sz="4" w:space="0" w:color="CCCCCC"/>
              <w:bottom w:val="single" w:sz="4" w:space="0" w:color="CCCCCC"/>
              <w:right w:val="single" w:sz="4" w:space="0" w:color="CCCCCC"/>
            </w:tcBorders>
            <w:vAlign w:val="bottom"/>
          </w:tcPr>
          <w:p w14:paraId="0C5045F5"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Cu</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5F6"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t·yr</w:t>
            </w:r>
            <w:r>
              <w:rPr>
                <w:rFonts w:ascii="Times New Roman" w:eastAsia="Times New Roman" w:hAnsi="Times New Roman" w:cs="Times New Roman"/>
                <w:color w:val="000000"/>
                <w:vertAlign w:val="superscript"/>
              </w:rPr>
              <w:t>-1</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5F7"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53.7</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5F8"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34.8</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5F9"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79.6</w:t>
            </w:r>
          </w:p>
        </w:tc>
      </w:tr>
      <w:tr w:rsidR="00665441" w14:paraId="0C504600" w14:textId="77777777">
        <w:trPr>
          <w:trHeight w:val="330"/>
        </w:trPr>
        <w:tc>
          <w:tcPr>
            <w:tcW w:w="1500" w:type="dxa"/>
            <w:tcBorders>
              <w:top w:val="single" w:sz="4" w:space="0" w:color="CCCCCC"/>
              <w:left w:val="single" w:sz="4" w:space="0" w:color="CCCCCC"/>
              <w:bottom w:val="single" w:sz="4" w:space="0" w:color="CCCCCC"/>
              <w:right w:val="single" w:sz="4" w:space="0" w:color="CCCCCC"/>
            </w:tcBorders>
            <w:vAlign w:val="bottom"/>
          </w:tcPr>
          <w:p w14:paraId="0C5045FB"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Pb</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5FC"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t·yr</w:t>
            </w:r>
            <w:r>
              <w:rPr>
                <w:rFonts w:ascii="Times New Roman" w:eastAsia="Times New Roman" w:hAnsi="Times New Roman" w:cs="Times New Roman"/>
                <w:color w:val="000000"/>
                <w:vertAlign w:val="superscript"/>
              </w:rPr>
              <w:t>-1</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5FD"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7.9</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5FE"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2.4</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5FF"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46.0</w:t>
            </w:r>
          </w:p>
        </w:tc>
      </w:tr>
      <w:tr w:rsidR="00665441" w14:paraId="0C504606" w14:textId="77777777">
        <w:trPr>
          <w:trHeight w:val="330"/>
        </w:trPr>
        <w:tc>
          <w:tcPr>
            <w:tcW w:w="1500" w:type="dxa"/>
            <w:tcBorders>
              <w:top w:val="single" w:sz="4" w:space="0" w:color="CCCCCC"/>
              <w:left w:val="single" w:sz="4" w:space="0" w:color="CCCCCC"/>
              <w:bottom w:val="single" w:sz="4" w:space="0" w:color="CCCCCC"/>
              <w:right w:val="single" w:sz="4" w:space="0" w:color="CCCCCC"/>
            </w:tcBorders>
            <w:vAlign w:val="bottom"/>
          </w:tcPr>
          <w:p w14:paraId="0C504601"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Se</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602"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t·yr</w:t>
            </w:r>
            <w:r>
              <w:rPr>
                <w:rFonts w:ascii="Times New Roman" w:eastAsia="Times New Roman" w:hAnsi="Times New Roman" w:cs="Times New Roman"/>
                <w:color w:val="000000"/>
                <w:vertAlign w:val="superscript"/>
              </w:rPr>
              <w:t>-1</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603"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4.8</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604"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1.5</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605"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13.7</w:t>
            </w:r>
          </w:p>
        </w:tc>
      </w:tr>
      <w:tr w:rsidR="00665441" w14:paraId="0C50460C" w14:textId="77777777">
        <w:trPr>
          <w:trHeight w:val="330"/>
        </w:trPr>
        <w:tc>
          <w:tcPr>
            <w:tcW w:w="1500" w:type="dxa"/>
            <w:tcBorders>
              <w:top w:val="single" w:sz="4" w:space="0" w:color="CCCCCC"/>
              <w:left w:val="single" w:sz="4" w:space="0" w:color="CCCCCC"/>
              <w:bottom w:val="single" w:sz="4" w:space="0" w:color="CCCCCC"/>
              <w:right w:val="single" w:sz="4" w:space="0" w:color="CCCCCC"/>
            </w:tcBorders>
            <w:vAlign w:val="bottom"/>
          </w:tcPr>
          <w:p w14:paraId="0C504607"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Cd</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608"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t·yr</w:t>
            </w:r>
            <w:r>
              <w:rPr>
                <w:rFonts w:ascii="Times New Roman" w:eastAsia="Times New Roman" w:hAnsi="Times New Roman" w:cs="Times New Roman"/>
                <w:color w:val="000000"/>
                <w:vertAlign w:val="superscript"/>
              </w:rPr>
              <w:t>-1</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609"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2.1</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60A"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0.4</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60B"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6.5</w:t>
            </w:r>
          </w:p>
        </w:tc>
      </w:tr>
      <w:tr w:rsidR="00665441" w14:paraId="0C504612" w14:textId="77777777">
        <w:trPr>
          <w:trHeight w:val="330"/>
        </w:trPr>
        <w:tc>
          <w:tcPr>
            <w:tcW w:w="1500" w:type="dxa"/>
            <w:tcBorders>
              <w:top w:val="single" w:sz="4" w:space="0" w:color="CCCCCC"/>
              <w:left w:val="single" w:sz="4" w:space="0" w:color="CCCCCC"/>
              <w:bottom w:val="single" w:sz="4" w:space="0" w:color="CCCCCC"/>
              <w:right w:val="single" w:sz="4" w:space="0" w:color="CCCCCC"/>
            </w:tcBorders>
            <w:vAlign w:val="bottom"/>
          </w:tcPr>
          <w:p w14:paraId="0C50460D"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Hg</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60E"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t·yr</w:t>
            </w:r>
            <w:r>
              <w:rPr>
                <w:rFonts w:ascii="Times New Roman" w:eastAsia="Times New Roman" w:hAnsi="Times New Roman" w:cs="Times New Roman"/>
                <w:color w:val="000000"/>
                <w:vertAlign w:val="superscript"/>
              </w:rPr>
              <w:t>-1</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60F"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0.7</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610"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0.2</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611"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2.5</w:t>
            </w:r>
          </w:p>
        </w:tc>
      </w:tr>
      <w:tr w:rsidR="00665441" w14:paraId="0C504618" w14:textId="77777777">
        <w:trPr>
          <w:trHeight w:val="330"/>
        </w:trPr>
        <w:tc>
          <w:tcPr>
            <w:tcW w:w="1500" w:type="dxa"/>
            <w:tcBorders>
              <w:top w:val="single" w:sz="4" w:space="0" w:color="CCCCCC"/>
              <w:left w:val="single" w:sz="4" w:space="0" w:color="CCCCCC"/>
              <w:bottom w:val="single" w:sz="8" w:space="0" w:color="666666"/>
              <w:right w:val="single" w:sz="4" w:space="0" w:color="CCCCCC"/>
            </w:tcBorders>
            <w:vAlign w:val="bottom"/>
          </w:tcPr>
          <w:p w14:paraId="0C504613"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Total metal</w:t>
            </w:r>
          </w:p>
        </w:tc>
        <w:tc>
          <w:tcPr>
            <w:tcW w:w="1500" w:type="dxa"/>
            <w:tcBorders>
              <w:top w:val="single" w:sz="4" w:space="0" w:color="CCCCCC"/>
              <w:left w:val="single" w:sz="4" w:space="0" w:color="CCCCCC"/>
              <w:bottom w:val="single" w:sz="4" w:space="0" w:color="666666"/>
              <w:right w:val="single" w:sz="4" w:space="0" w:color="CCCCCC"/>
            </w:tcBorders>
            <w:vAlign w:val="bottom"/>
          </w:tcPr>
          <w:p w14:paraId="0C504614"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t·yr</w:t>
            </w:r>
            <w:r>
              <w:rPr>
                <w:rFonts w:ascii="Times New Roman" w:eastAsia="Times New Roman" w:hAnsi="Times New Roman" w:cs="Times New Roman"/>
                <w:color w:val="000000"/>
                <w:vertAlign w:val="superscript"/>
              </w:rPr>
              <w:t>-1</w:t>
            </w:r>
          </w:p>
        </w:tc>
        <w:tc>
          <w:tcPr>
            <w:tcW w:w="1500" w:type="dxa"/>
            <w:tcBorders>
              <w:top w:val="single" w:sz="4" w:space="0" w:color="CCCCCC"/>
              <w:left w:val="single" w:sz="4" w:space="0" w:color="CCCCCC"/>
              <w:bottom w:val="single" w:sz="4" w:space="0" w:color="000000"/>
              <w:right w:val="single" w:sz="4" w:space="0" w:color="CCCCCC"/>
            </w:tcBorders>
            <w:vAlign w:val="bottom"/>
          </w:tcPr>
          <w:p w14:paraId="0C504615"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389.0</w:t>
            </w:r>
          </w:p>
        </w:tc>
        <w:tc>
          <w:tcPr>
            <w:tcW w:w="1500" w:type="dxa"/>
            <w:tcBorders>
              <w:top w:val="single" w:sz="4" w:space="0" w:color="CCCCCC"/>
              <w:left w:val="single" w:sz="4" w:space="0" w:color="CCCCCC"/>
              <w:bottom w:val="single" w:sz="4" w:space="0" w:color="000000"/>
              <w:right w:val="single" w:sz="4" w:space="0" w:color="CCCCCC"/>
            </w:tcBorders>
            <w:vAlign w:val="bottom"/>
          </w:tcPr>
          <w:p w14:paraId="0C504616"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120.6</w:t>
            </w:r>
          </w:p>
        </w:tc>
        <w:tc>
          <w:tcPr>
            <w:tcW w:w="1500" w:type="dxa"/>
            <w:tcBorders>
              <w:top w:val="single" w:sz="4" w:space="0" w:color="CCCCCC"/>
              <w:left w:val="single" w:sz="4" w:space="0" w:color="CCCCCC"/>
              <w:bottom w:val="single" w:sz="4" w:space="0" w:color="000000"/>
              <w:right w:val="single" w:sz="4" w:space="0" w:color="CCCCCC"/>
            </w:tcBorders>
            <w:vAlign w:val="bottom"/>
          </w:tcPr>
          <w:p w14:paraId="0C504617"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856.7</w:t>
            </w:r>
          </w:p>
        </w:tc>
      </w:tr>
      <w:tr w:rsidR="00665441" w14:paraId="0C50461E" w14:textId="77777777">
        <w:trPr>
          <w:trHeight w:val="330"/>
        </w:trPr>
        <w:tc>
          <w:tcPr>
            <w:tcW w:w="1500" w:type="dxa"/>
            <w:tcBorders>
              <w:top w:val="single" w:sz="8" w:space="0" w:color="666666"/>
              <w:left w:val="single" w:sz="4" w:space="0" w:color="CCCCCC"/>
              <w:bottom w:val="single" w:sz="4" w:space="0" w:color="B7B7B7"/>
              <w:right w:val="single" w:sz="4" w:space="0" w:color="CCCCCC"/>
            </w:tcBorders>
            <w:vAlign w:val="bottom"/>
          </w:tcPr>
          <w:p w14:paraId="0C504619" w14:textId="77777777" w:rsidR="00665441" w:rsidRDefault="00665441">
            <w:pPr>
              <w:pStyle w:val="normal1"/>
              <w:widowControl w:val="0"/>
              <w:spacing w:line="240" w:lineRule="auto"/>
              <w:jc w:val="both"/>
              <w:rPr>
                <w:rFonts w:ascii="Times New Roman" w:eastAsia="Times New Roman" w:hAnsi="Times New Roman" w:cs="Times New Roman"/>
                <w:color w:val="000000"/>
              </w:rPr>
            </w:pPr>
          </w:p>
        </w:tc>
        <w:tc>
          <w:tcPr>
            <w:tcW w:w="1500" w:type="dxa"/>
            <w:tcBorders>
              <w:top w:val="single" w:sz="4" w:space="0" w:color="666666"/>
              <w:left w:val="single" w:sz="4" w:space="0" w:color="CCCCCC"/>
              <w:bottom w:val="single" w:sz="4" w:space="0" w:color="B7B7B7"/>
              <w:right w:val="single" w:sz="4" w:space="0" w:color="CCCCCC"/>
            </w:tcBorders>
            <w:vAlign w:val="bottom"/>
          </w:tcPr>
          <w:p w14:paraId="0C50461A" w14:textId="77777777" w:rsidR="00665441" w:rsidRDefault="00665441">
            <w:pPr>
              <w:pStyle w:val="normal1"/>
              <w:widowControl w:val="0"/>
              <w:spacing w:line="240" w:lineRule="auto"/>
              <w:jc w:val="center"/>
              <w:rPr>
                <w:rFonts w:ascii="Times New Roman" w:eastAsia="Times New Roman" w:hAnsi="Times New Roman" w:cs="Times New Roman"/>
                <w:color w:val="000000"/>
              </w:rPr>
            </w:pPr>
          </w:p>
        </w:tc>
        <w:tc>
          <w:tcPr>
            <w:tcW w:w="1500" w:type="dxa"/>
            <w:tcBorders>
              <w:top w:val="single" w:sz="4" w:space="0" w:color="666666"/>
              <w:left w:val="single" w:sz="4" w:space="0" w:color="CCCCCC"/>
              <w:bottom w:val="single" w:sz="4" w:space="0" w:color="B7B7B7"/>
              <w:right w:val="single" w:sz="4" w:space="0" w:color="CCCCCC"/>
            </w:tcBorders>
            <w:vAlign w:val="bottom"/>
          </w:tcPr>
          <w:p w14:paraId="0C50461B" w14:textId="77777777" w:rsidR="00665441" w:rsidRDefault="00665441">
            <w:pPr>
              <w:pStyle w:val="normal1"/>
              <w:widowControl w:val="0"/>
              <w:spacing w:line="240" w:lineRule="auto"/>
              <w:jc w:val="center"/>
              <w:rPr>
                <w:rFonts w:ascii="Times New Roman" w:eastAsia="Times New Roman" w:hAnsi="Times New Roman" w:cs="Times New Roman"/>
                <w:color w:val="000000"/>
              </w:rPr>
            </w:pPr>
          </w:p>
        </w:tc>
        <w:tc>
          <w:tcPr>
            <w:tcW w:w="1500" w:type="dxa"/>
            <w:tcBorders>
              <w:top w:val="single" w:sz="4" w:space="0" w:color="666666"/>
              <w:left w:val="single" w:sz="4" w:space="0" w:color="CCCCCC"/>
              <w:bottom w:val="single" w:sz="4" w:space="0" w:color="B7B7B7"/>
              <w:right w:val="single" w:sz="4" w:space="0" w:color="CCCCCC"/>
            </w:tcBorders>
            <w:vAlign w:val="bottom"/>
          </w:tcPr>
          <w:p w14:paraId="0C50461C" w14:textId="77777777" w:rsidR="00665441" w:rsidRDefault="00665441">
            <w:pPr>
              <w:pStyle w:val="normal1"/>
              <w:widowControl w:val="0"/>
              <w:spacing w:line="240" w:lineRule="auto"/>
              <w:jc w:val="center"/>
              <w:rPr>
                <w:rFonts w:ascii="Times New Roman" w:eastAsia="Times New Roman" w:hAnsi="Times New Roman" w:cs="Times New Roman"/>
                <w:color w:val="000000"/>
              </w:rPr>
            </w:pPr>
          </w:p>
        </w:tc>
        <w:tc>
          <w:tcPr>
            <w:tcW w:w="1500" w:type="dxa"/>
            <w:tcBorders>
              <w:top w:val="single" w:sz="4" w:space="0" w:color="666666"/>
              <w:left w:val="single" w:sz="4" w:space="0" w:color="CCCCCC"/>
              <w:bottom w:val="single" w:sz="4" w:space="0" w:color="B7B7B7"/>
              <w:right w:val="single" w:sz="4" w:space="0" w:color="CCCCCC"/>
            </w:tcBorders>
            <w:vAlign w:val="bottom"/>
          </w:tcPr>
          <w:p w14:paraId="0C50461D" w14:textId="77777777" w:rsidR="00665441" w:rsidRDefault="00665441">
            <w:pPr>
              <w:pStyle w:val="normal1"/>
              <w:widowControl w:val="0"/>
              <w:spacing w:line="240" w:lineRule="auto"/>
              <w:jc w:val="center"/>
              <w:rPr>
                <w:rFonts w:ascii="Times New Roman" w:eastAsia="Times New Roman" w:hAnsi="Times New Roman" w:cs="Times New Roman"/>
                <w:color w:val="000000"/>
              </w:rPr>
            </w:pPr>
          </w:p>
        </w:tc>
      </w:tr>
      <w:tr w:rsidR="00665441" w14:paraId="0C504624" w14:textId="77777777">
        <w:trPr>
          <w:trHeight w:val="330"/>
        </w:trPr>
        <w:tc>
          <w:tcPr>
            <w:tcW w:w="1500" w:type="dxa"/>
            <w:tcBorders>
              <w:top w:val="single" w:sz="4" w:space="0" w:color="B7B7B7"/>
              <w:left w:val="single" w:sz="4" w:space="0" w:color="CCCCCC"/>
              <w:bottom w:val="single" w:sz="4" w:space="0" w:color="CCCCCC"/>
              <w:right w:val="single" w:sz="4" w:space="0" w:color="CCCCCC"/>
            </w:tcBorders>
            <w:vAlign w:val="bottom"/>
          </w:tcPr>
          <w:p w14:paraId="0C50461F"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Herbicide</w:t>
            </w:r>
          </w:p>
        </w:tc>
        <w:tc>
          <w:tcPr>
            <w:tcW w:w="1500" w:type="dxa"/>
            <w:tcBorders>
              <w:top w:val="single" w:sz="4" w:space="0" w:color="B7B7B7"/>
              <w:left w:val="single" w:sz="4" w:space="0" w:color="CCCCCC"/>
              <w:bottom w:val="single" w:sz="4" w:space="0" w:color="CCCCCC"/>
              <w:right w:val="single" w:sz="4" w:space="0" w:color="CCCCCC"/>
            </w:tcBorders>
            <w:vAlign w:val="bottom"/>
          </w:tcPr>
          <w:p w14:paraId="0C504620"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t·yr</w:t>
            </w:r>
            <w:r>
              <w:rPr>
                <w:rFonts w:ascii="Times New Roman" w:eastAsia="Times New Roman" w:hAnsi="Times New Roman" w:cs="Times New Roman"/>
                <w:color w:val="000000"/>
                <w:vertAlign w:val="superscript"/>
              </w:rPr>
              <w:t>-1</w:t>
            </w:r>
          </w:p>
        </w:tc>
        <w:tc>
          <w:tcPr>
            <w:tcW w:w="1500" w:type="dxa"/>
            <w:tcBorders>
              <w:top w:val="single" w:sz="4" w:space="0" w:color="B7B7B7"/>
              <w:left w:val="single" w:sz="4" w:space="0" w:color="CCCCCC"/>
              <w:bottom w:val="single" w:sz="4" w:space="0" w:color="CCCCCC"/>
              <w:right w:val="single" w:sz="4" w:space="0" w:color="CCCCCC"/>
            </w:tcBorders>
            <w:vAlign w:val="bottom"/>
          </w:tcPr>
          <w:p w14:paraId="0C504621"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0.086</w:t>
            </w:r>
          </w:p>
        </w:tc>
        <w:tc>
          <w:tcPr>
            <w:tcW w:w="1500" w:type="dxa"/>
            <w:tcBorders>
              <w:top w:val="single" w:sz="4" w:space="0" w:color="B7B7B7"/>
              <w:left w:val="single" w:sz="4" w:space="0" w:color="CCCCCC"/>
              <w:bottom w:val="single" w:sz="4" w:space="0" w:color="CCCCCC"/>
              <w:right w:val="single" w:sz="4" w:space="0" w:color="CCCCCC"/>
            </w:tcBorders>
            <w:vAlign w:val="bottom"/>
          </w:tcPr>
          <w:p w14:paraId="0C504622"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0.014</w:t>
            </w:r>
          </w:p>
        </w:tc>
        <w:tc>
          <w:tcPr>
            <w:tcW w:w="1500" w:type="dxa"/>
            <w:tcBorders>
              <w:top w:val="single" w:sz="4" w:space="0" w:color="B7B7B7"/>
              <w:left w:val="single" w:sz="4" w:space="0" w:color="CCCCCC"/>
              <w:bottom w:val="single" w:sz="4" w:space="0" w:color="CCCCCC"/>
              <w:right w:val="single" w:sz="4" w:space="0" w:color="CCCCCC"/>
            </w:tcBorders>
            <w:vAlign w:val="bottom"/>
          </w:tcPr>
          <w:p w14:paraId="0C504623"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0.421</w:t>
            </w:r>
          </w:p>
        </w:tc>
      </w:tr>
      <w:tr w:rsidR="00665441" w14:paraId="0C50462A" w14:textId="77777777">
        <w:trPr>
          <w:trHeight w:val="330"/>
        </w:trPr>
        <w:tc>
          <w:tcPr>
            <w:tcW w:w="1500" w:type="dxa"/>
            <w:tcBorders>
              <w:top w:val="single" w:sz="4" w:space="0" w:color="CCCCCC"/>
              <w:left w:val="single" w:sz="4" w:space="0" w:color="CCCCCC"/>
              <w:bottom w:val="single" w:sz="4" w:space="0" w:color="CCCCCC"/>
              <w:right w:val="single" w:sz="4" w:space="0" w:color="CCCCCC"/>
            </w:tcBorders>
            <w:vAlign w:val="bottom"/>
          </w:tcPr>
          <w:p w14:paraId="0C504625"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Insecticide</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626"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t·yr</w:t>
            </w:r>
            <w:r>
              <w:rPr>
                <w:rFonts w:ascii="Times New Roman" w:eastAsia="Times New Roman" w:hAnsi="Times New Roman" w:cs="Times New Roman"/>
                <w:color w:val="000000"/>
                <w:vertAlign w:val="superscript"/>
              </w:rPr>
              <w:t>-1</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627"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0.009</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628"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0.002</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629"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0.037</w:t>
            </w:r>
          </w:p>
        </w:tc>
      </w:tr>
      <w:tr w:rsidR="00665441" w14:paraId="0C504630" w14:textId="77777777">
        <w:trPr>
          <w:trHeight w:val="330"/>
        </w:trPr>
        <w:tc>
          <w:tcPr>
            <w:tcW w:w="1500" w:type="dxa"/>
            <w:tcBorders>
              <w:top w:val="single" w:sz="4" w:space="0" w:color="CCCCCC"/>
              <w:left w:val="single" w:sz="4" w:space="0" w:color="CCCCCC"/>
              <w:bottom w:val="single" w:sz="4" w:space="0" w:color="CCCCCC"/>
              <w:right w:val="single" w:sz="4" w:space="0" w:color="CCCCCC"/>
            </w:tcBorders>
            <w:vAlign w:val="bottom"/>
          </w:tcPr>
          <w:p w14:paraId="0C50462B"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Fungicide</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62C"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t·yr</w:t>
            </w:r>
            <w:r>
              <w:rPr>
                <w:rFonts w:ascii="Times New Roman" w:eastAsia="Times New Roman" w:hAnsi="Times New Roman" w:cs="Times New Roman"/>
                <w:color w:val="000000"/>
                <w:vertAlign w:val="superscript"/>
              </w:rPr>
              <w:t>-1</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62D"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0.003</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62E"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0.001</w:t>
            </w:r>
          </w:p>
        </w:tc>
        <w:tc>
          <w:tcPr>
            <w:tcW w:w="1500" w:type="dxa"/>
            <w:tcBorders>
              <w:top w:val="single" w:sz="4" w:space="0" w:color="CCCCCC"/>
              <w:left w:val="single" w:sz="4" w:space="0" w:color="CCCCCC"/>
              <w:bottom w:val="single" w:sz="4" w:space="0" w:color="CCCCCC"/>
              <w:right w:val="single" w:sz="4" w:space="0" w:color="CCCCCC"/>
            </w:tcBorders>
            <w:vAlign w:val="bottom"/>
          </w:tcPr>
          <w:p w14:paraId="0C50462F"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0.012</w:t>
            </w:r>
          </w:p>
        </w:tc>
      </w:tr>
      <w:tr w:rsidR="00665441" w14:paraId="0C504636" w14:textId="77777777">
        <w:trPr>
          <w:trHeight w:val="330"/>
        </w:trPr>
        <w:tc>
          <w:tcPr>
            <w:tcW w:w="1500" w:type="dxa"/>
            <w:tcBorders>
              <w:top w:val="single" w:sz="4" w:space="0" w:color="CCCCCC"/>
              <w:left w:val="single" w:sz="4" w:space="0" w:color="CCCCCC"/>
              <w:bottom w:val="single" w:sz="4" w:space="0" w:color="000000"/>
              <w:right w:val="single" w:sz="4" w:space="0" w:color="CCCCCC"/>
            </w:tcBorders>
            <w:vAlign w:val="bottom"/>
          </w:tcPr>
          <w:p w14:paraId="0C504631" w14:textId="77777777" w:rsidR="00665441" w:rsidRDefault="00000000">
            <w:pPr>
              <w:pStyle w:val="normal1"/>
              <w:widowControl w:val="0"/>
              <w:spacing w:line="240" w:lineRule="auto"/>
              <w:jc w:val="both"/>
              <w:rPr>
                <w:color w:val="000000"/>
              </w:rPr>
            </w:pPr>
            <w:r>
              <w:rPr>
                <w:rFonts w:ascii="Times New Roman" w:eastAsia="Times New Roman" w:hAnsi="Times New Roman" w:cs="Times New Roman"/>
                <w:color w:val="000000"/>
              </w:rPr>
              <w:t>Total pesticide</w:t>
            </w:r>
          </w:p>
        </w:tc>
        <w:tc>
          <w:tcPr>
            <w:tcW w:w="1500" w:type="dxa"/>
            <w:tcBorders>
              <w:top w:val="single" w:sz="4" w:space="0" w:color="CCCCCC"/>
              <w:left w:val="single" w:sz="4" w:space="0" w:color="CCCCCC"/>
              <w:bottom w:val="single" w:sz="4" w:space="0" w:color="000000"/>
              <w:right w:val="single" w:sz="4" w:space="0" w:color="CCCCCC"/>
            </w:tcBorders>
            <w:vAlign w:val="bottom"/>
          </w:tcPr>
          <w:p w14:paraId="0C504632"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t·yr</w:t>
            </w:r>
            <w:r>
              <w:rPr>
                <w:rFonts w:ascii="Times New Roman" w:eastAsia="Times New Roman" w:hAnsi="Times New Roman" w:cs="Times New Roman"/>
                <w:color w:val="000000"/>
                <w:vertAlign w:val="superscript"/>
              </w:rPr>
              <w:t>-1</w:t>
            </w:r>
          </w:p>
        </w:tc>
        <w:tc>
          <w:tcPr>
            <w:tcW w:w="1500" w:type="dxa"/>
            <w:tcBorders>
              <w:top w:val="single" w:sz="4" w:space="0" w:color="CCCCCC"/>
              <w:left w:val="single" w:sz="4" w:space="0" w:color="CCCCCC"/>
              <w:bottom w:val="single" w:sz="4" w:space="0" w:color="000000"/>
              <w:right w:val="single" w:sz="4" w:space="0" w:color="CCCCCC"/>
            </w:tcBorders>
            <w:vAlign w:val="bottom"/>
          </w:tcPr>
          <w:p w14:paraId="0C504633"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0.102</w:t>
            </w:r>
          </w:p>
        </w:tc>
        <w:tc>
          <w:tcPr>
            <w:tcW w:w="1500" w:type="dxa"/>
            <w:tcBorders>
              <w:top w:val="single" w:sz="4" w:space="0" w:color="CCCCCC"/>
              <w:left w:val="single" w:sz="4" w:space="0" w:color="CCCCCC"/>
              <w:bottom w:val="single" w:sz="4" w:space="0" w:color="000000"/>
              <w:right w:val="single" w:sz="4" w:space="0" w:color="CCCCCC"/>
            </w:tcBorders>
            <w:vAlign w:val="bottom"/>
          </w:tcPr>
          <w:p w14:paraId="0C504634"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0.023</w:t>
            </w:r>
          </w:p>
        </w:tc>
        <w:tc>
          <w:tcPr>
            <w:tcW w:w="1500" w:type="dxa"/>
            <w:tcBorders>
              <w:top w:val="single" w:sz="4" w:space="0" w:color="CCCCCC"/>
              <w:left w:val="single" w:sz="4" w:space="0" w:color="CCCCCC"/>
              <w:bottom w:val="single" w:sz="4" w:space="0" w:color="000000"/>
              <w:right w:val="single" w:sz="4" w:space="0" w:color="CCCCCC"/>
            </w:tcBorders>
            <w:vAlign w:val="bottom"/>
          </w:tcPr>
          <w:p w14:paraId="0C504635"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0.438</w:t>
            </w:r>
          </w:p>
        </w:tc>
      </w:tr>
    </w:tbl>
    <w:p w14:paraId="0C504637" w14:textId="77777777" w:rsidR="00665441" w:rsidRDefault="00665441">
      <w:pPr>
        <w:pStyle w:val="normal1"/>
        <w:widowControl w:val="0"/>
        <w:spacing w:line="240" w:lineRule="auto"/>
        <w:rPr>
          <w:rFonts w:ascii="Times New Roman" w:eastAsia="Times New Roman" w:hAnsi="Times New Roman" w:cs="Times New Roman"/>
          <w:b/>
          <w:bCs/>
          <w:color w:val="000000"/>
        </w:rPr>
      </w:pPr>
    </w:p>
    <w:p w14:paraId="0C504638" w14:textId="77777777" w:rsidR="00665441" w:rsidRDefault="00000000">
      <w:pPr>
        <w:pStyle w:val="normal1"/>
        <w:spacing w:line="240" w:lineRule="auto"/>
        <w:rPr>
          <w:rFonts w:ascii="Times New Roman" w:eastAsia="Times New Roman" w:hAnsi="Times New Roman" w:cs="Times New Roman"/>
          <w:i/>
          <w:iCs/>
          <w:color w:val="000000"/>
        </w:rPr>
      </w:pPr>
      <w:r>
        <w:br w:type="page"/>
      </w:r>
    </w:p>
    <w:p w14:paraId="0C504639" w14:textId="77777777" w:rsidR="00665441" w:rsidRDefault="00000000">
      <w:pPr>
        <w:pStyle w:val="normal1"/>
        <w:spacing w:line="240" w:lineRule="auto"/>
        <w:rPr>
          <w:color w:val="000000"/>
        </w:rPr>
      </w:pPr>
      <w:r>
        <w:rPr>
          <w:rFonts w:ascii="Times New Roman" w:eastAsia="Times New Roman" w:hAnsi="Times New Roman" w:cs="Times New Roman"/>
          <w:b/>
          <w:bCs/>
          <w:color w:val="000000"/>
        </w:rPr>
        <w:lastRenderedPageBreak/>
        <w:t xml:space="preserve">Table S3. Relative importance of annual emergence biomass and aqueous concentrations in explaining variation in insect-mediated contaminant </w:t>
      </w:r>
      <w:proofErr w:type="gramStart"/>
      <w:r>
        <w:rPr>
          <w:rFonts w:ascii="Times New Roman" w:eastAsia="Times New Roman" w:hAnsi="Times New Roman" w:cs="Times New Roman"/>
          <w:b/>
          <w:bCs/>
          <w:color w:val="000000"/>
        </w:rPr>
        <w:t>export</w:t>
      </w:r>
      <w:proofErr w:type="gramEnd"/>
      <w:r>
        <w:rPr>
          <w:rFonts w:ascii="Times New Roman" w:eastAsia="Times New Roman" w:hAnsi="Times New Roman" w:cs="Times New Roman"/>
          <w:b/>
          <w:bCs/>
          <w:color w:val="000000"/>
        </w:rPr>
        <w:t xml:space="preserve"> from river and streams. </w:t>
      </w:r>
      <w:r>
        <w:rPr>
          <w:rFonts w:ascii="Times New Roman" w:eastAsia="Times New Roman" w:hAnsi="Times New Roman" w:cs="Times New Roman"/>
          <w:color w:val="000000"/>
        </w:rPr>
        <w:t>Values show the contribution of a model's total R</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that is explained by each predictor.</w:t>
      </w:r>
    </w:p>
    <w:tbl>
      <w:tblPr>
        <w:tblW w:w="4695" w:type="dxa"/>
        <w:tblInd w:w="1" w:type="dxa"/>
        <w:tblLayout w:type="fixed"/>
        <w:tblCellMar>
          <w:top w:w="40" w:type="dxa"/>
          <w:left w:w="40" w:type="dxa"/>
          <w:bottom w:w="40" w:type="dxa"/>
          <w:right w:w="40" w:type="dxa"/>
        </w:tblCellMar>
        <w:tblLook w:val="0600" w:firstRow="0" w:lastRow="0" w:firstColumn="0" w:lastColumn="0" w:noHBand="1" w:noVBand="1"/>
      </w:tblPr>
      <w:tblGrid>
        <w:gridCol w:w="1500"/>
        <w:gridCol w:w="1500"/>
        <w:gridCol w:w="1695"/>
      </w:tblGrid>
      <w:tr w:rsidR="00665441" w14:paraId="0C50463C" w14:textId="77777777">
        <w:trPr>
          <w:trHeight w:val="345"/>
        </w:trPr>
        <w:tc>
          <w:tcPr>
            <w:tcW w:w="1500" w:type="dxa"/>
            <w:tcBorders>
              <w:top w:val="single" w:sz="6" w:space="0" w:color="CCCCCC"/>
              <w:left w:val="single" w:sz="6" w:space="0" w:color="CCCCCC"/>
              <w:bottom w:val="single" w:sz="6" w:space="0" w:color="CCCCCC"/>
              <w:right w:val="single" w:sz="6" w:space="0" w:color="CCCCCC"/>
            </w:tcBorders>
            <w:vAlign w:val="bottom"/>
          </w:tcPr>
          <w:p w14:paraId="0C50463A" w14:textId="77777777" w:rsidR="00665441" w:rsidRDefault="00665441">
            <w:pPr>
              <w:pStyle w:val="normal1"/>
              <w:widowControl w:val="0"/>
              <w:spacing w:line="240" w:lineRule="auto"/>
              <w:rPr>
                <w:rFonts w:ascii="Times New Roman" w:eastAsia="Times New Roman" w:hAnsi="Times New Roman" w:cs="Times New Roman"/>
                <w:color w:val="000000"/>
              </w:rPr>
            </w:pPr>
          </w:p>
        </w:tc>
        <w:tc>
          <w:tcPr>
            <w:tcW w:w="3195" w:type="dxa"/>
            <w:gridSpan w:val="2"/>
            <w:tcBorders>
              <w:top w:val="single" w:sz="6" w:space="0" w:color="CCCCCC"/>
              <w:left w:val="single" w:sz="6" w:space="0" w:color="CCCCCC"/>
              <w:bottom w:val="single" w:sz="6" w:space="0" w:color="000000"/>
              <w:right w:val="single" w:sz="6" w:space="0" w:color="CCCCCC"/>
            </w:tcBorders>
            <w:vAlign w:val="bottom"/>
          </w:tcPr>
          <w:p w14:paraId="0C50463B"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Relative Importance</w:t>
            </w:r>
          </w:p>
        </w:tc>
      </w:tr>
      <w:tr w:rsidR="00665441" w14:paraId="0C504640" w14:textId="77777777">
        <w:trPr>
          <w:trHeight w:val="615"/>
        </w:trPr>
        <w:tc>
          <w:tcPr>
            <w:tcW w:w="1500" w:type="dxa"/>
            <w:tcBorders>
              <w:top w:val="single" w:sz="6" w:space="0" w:color="CCCCCC"/>
              <w:left w:val="single" w:sz="6" w:space="0" w:color="CCCCCC"/>
              <w:bottom w:val="single" w:sz="6" w:space="0" w:color="000000"/>
              <w:right w:val="single" w:sz="6" w:space="0" w:color="CCCCCC"/>
            </w:tcBorders>
            <w:vAlign w:val="bottom"/>
          </w:tcPr>
          <w:p w14:paraId="0C50463D"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Contaminant</w:t>
            </w:r>
          </w:p>
        </w:tc>
        <w:tc>
          <w:tcPr>
            <w:tcW w:w="1500" w:type="dxa"/>
            <w:tcBorders>
              <w:top w:val="single" w:sz="6" w:space="0" w:color="CCCCCC"/>
              <w:left w:val="single" w:sz="6" w:space="0" w:color="CCCCCC"/>
              <w:bottom w:val="single" w:sz="6" w:space="0" w:color="000000"/>
              <w:right w:val="single" w:sz="6" w:space="0" w:color="CCCCCC"/>
            </w:tcBorders>
            <w:vAlign w:val="bottom"/>
          </w:tcPr>
          <w:p w14:paraId="0C50463E"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Biomass Export</w:t>
            </w:r>
          </w:p>
        </w:tc>
        <w:tc>
          <w:tcPr>
            <w:tcW w:w="1695" w:type="dxa"/>
            <w:tcBorders>
              <w:top w:val="single" w:sz="6" w:space="0" w:color="CCCCCC"/>
              <w:left w:val="single" w:sz="6" w:space="0" w:color="CCCCCC"/>
              <w:bottom w:val="single" w:sz="6" w:space="0" w:color="000000"/>
              <w:right w:val="single" w:sz="6" w:space="0" w:color="CCCCCC"/>
            </w:tcBorders>
            <w:vAlign w:val="bottom"/>
          </w:tcPr>
          <w:p w14:paraId="0C50463F"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Aqueous Concentration</w:t>
            </w:r>
          </w:p>
        </w:tc>
      </w:tr>
      <w:tr w:rsidR="00665441" w14:paraId="0C504644" w14:textId="77777777">
        <w:trPr>
          <w:trHeight w:val="345"/>
        </w:trPr>
        <w:tc>
          <w:tcPr>
            <w:tcW w:w="1500" w:type="dxa"/>
            <w:tcBorders>
              <w:top w:val="single" w:sz="6" w:space="0" w:color="CCCCCC"/>
              <w:left w:val="single" w:sz="6" w:space="0" w:color="CCCCCC"/>
              <w:bottom w:val="single" w:sz="6" w:space="0" w:color="CCCCCC"/>
              <w:right w:val="single" w:sz="6" w:space="0" w:color="CCCCCC"/>
            </w:tcBorders>
            <w:vAlign w:val="bottom"/>
          </w:tcPr>
          <w:p w14:paraId="0C504641"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Pb</w:t>
            </w:r>
          </w:p>
        </w:tc>
        <w:tc>
          <w:tcPr>
            <w:tcW w:w="1500" w:type="dxa"/>
            <w:tcBorders>
              <w:top w:val="single" w:sz="6" w:space="0" w:color="CCCCCC"/>
              <w:left w:val="single" w:sz="6" w:space="0" w:color="CCCCCC"/>
              <w:bottom w:val="single" w:sz="6" w:space="0" w:color="CCCCCC"/>
              <w:right w:val="single" w:sz="6" w:space="0" w:color="CCCCCC"/>
            </w:tcBorders>
            <w:vAlign w:val="bottom"/>
          </w:tcPr>
          <w:p w14:paraId="0C504642" w14:textId="77777777" w:rsidR="00665441" w:rsidRDefault="00000000">
            <w:pPr>
              <w:pStyle w:val="normal1"/>
              <w:widowControl w:val="0"/>
              <w:spacing w:line="240" w:lineRule="auto"/>
              <w:jc w:val="right"/>
              <w:rPr>
                <w:color w:val="000000"/>
              </w:rPr>
            </w:pPr>
            <w:r>
              <w:rPr>
                <w:rFonts w:ascii="Times New Roman" w:eastAsia="Times New Roman" w:hAnsi="Times New Roman" w:cs="Times New Roman"/>
                <w:color w:val="000000"/>
              </w:rPr>
              <w:t>0.9</w:t>
            </w:r>
          </w:p>
        </w:tc>
        <w:tc>
          <w:tcPr>
            <w:tcW w:w="1695" w:type="dxa"/>
            <w:tcBorders>
              <w:top w:val="single" w:sz="6" w:space="0" w:color="CCCCCC"/>
              <w:left w:val="single" w:sz="6" w:space="0" w:color="CCCCCC"/>
              <w:bottom w:val="single" w:sz="6" w:space="0" w:color="CCCCCC"/>
              <w:right w:val="single" w:sz="6" w:space="0" w:color="CCCCCC"/>
            </w:tcBorders>
            <w:vAlign w:val="bottom"/>
          </w:tcPr>
          <w:p w14:paraId="0C504643" w14:textId="77777777" w:rsidR="00665441" w:rsidRDefault="00000000">
            <w:pPr>
              <w:pStyle w:val="normal1"/>
              <w:widowControl w:val="0"/>
              <w:spacing w:line="240" w:lineRule="auto"/>
              <w:jc w:val="right"/>
              <w:rPr>
                <w:color w:val="000000"/>
              </w:rPr>
            </w:pPr>
            <w:r>
              <w:rPr>
                <w:rFonts w:ascii="Times New Roman" w:eastAsia="Times New Roman" w:hAnsi="Times New Roman" w:cs="Times New Roman"/>
                <w:color w:val="000000"/>
              </w:rPr>
              <w:t>0.078</w:t>
            </w:r>
          </w:p>
        </w:tc>
      </w:tr>
      <w:tr w:rsidR="00665441" w14:paraId="0C504648" w14:textId="77777777">
        <w:trPr>
          <w:trHeight w:val="345"/>
        </w:trPr>
        <w:tc>
          <w:tcPr>
            <w:tcW w:w="1500" w:type="dxa"/>
            <w:tcBorders>
              <w:top w:val="single" w:sz="6" w:space="0" w:color="CCCCCC"/>
              <w:left w:val="single" w:sz="6" w:space="0" w:color="CCCCCC"/>
              <w:bottom w:val="single" w:sz="6" w:space="0" w:color="CCCCCC"/>
              <w:right w:val="single" w:sz="6" w:space="0" w:color="CCCCCC"/>
            </w:tcBorders>
            <w:vAlign w:val="bottom"/>
          </w:tcPr>
          <w:p w14:paraId="0C504645"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Se</w:t>
            </w:r>
          </w:p>
        </w:tc>
        <w:tc>
          <w:tcPr>
            <w:tcW w:w="1500" w:type="dxa"/>
            <w:tcBorders>
              <w:top w:val="single" w:sz="6" w:space="0" w:color="CCCCCC"/>
              <w:left w:val="single" w:sz="6" w:space="0" w:color="CCCCCC"/>
              <w:bottom w:val="single" w:sz="6" w:space="0" w:color="CCCCCC"/>
              <w:right w:val="single" w:sz="6" w:space="0" w:color="CCCCCC"/>
            </w:tcBorders>
            <w:vAlign w:val="bottom"/>
          </w:tcPr>
          <w:p w14:paraId="0C504646" w14:textId="77777777" w:rsidR="00665441" w:rsidRDefault="00000000">
            <w:pPr>
              <w:pStyle w:val="normal1"/>
              <w:widowControl w:val="0"/>
              <w:spacing w:line="240" w:lineRule="auto"/>
              <w:jc w:val="right"/>
              <w:rPr>
                <w:color w:val="000000"/>
              </w:rPr>
            </w:pPr>
            <w:r>
              <w:rPr>
                <w:rFonts w:ascii="Times New Roman" w:eastAsia="Times New Roman" w:hAnsi="Times New Roman" w:cs="Times New Roman"/>
                <w:color w:val="000000"/>
              </w:rPr>
              <w:t>0.96</w:t>
            </w:r>
          </w:p>
        </w:tc>
        <w:tc>
          <w:tcPr>
            <w:tcW w:w="1695" w:type="dxa"/>
            <w:tcBorders>
              <w:top w:val="single" w:sz="6" w:space="0" w:color="CCCCCC"/>
              <w:left w:val="single" w:sz="6" w:space="0" w:color="CCCCCC"/>
              <w:bottom w:val="single" w:sz="6" w:space="0" w:color="CCCCCC"/>
              <w:right w:val="single" w:sz="6" w:space="0" w:color="CCCCCC"/>
            </w:tcBorders>
            <w:vAlign w:val="bottom"/>
          </w:tcPr>
          <w:p w14:paraId="0C504647" w14:textId="77777777" w:rsidR="00665441" w:rsidRDefault="00000000">
            <w:pPr>
              <w:pStyle w:val="normal1"/>
              <w:widowControl w:val="0"/>
              <w:spacing w:line="240" w:lineRule="auto"/>
              <w:jc w:val="right"/>
              <w:rPr>
                <w:color w:val="000000"/>
              </w:rPr>
            </w:pPr>
            <w:r>
              <w:rPr>
                <w:rFonts w:ascii="Times New Roman" w:eastAsia="Times New Roman" w:hAnsi="Times New Roman" w:cs="Times New Roman"/>
                <w:color w:val="000000"/>
              </w:rPr>
              <w:t>0.016</w:t>
            </w:r>
          </w:p>
        </w:tc>
      </w:tr>
      <w:tr w:rsidR="00665441" w14:paraId="0C50464C" w14:textId="77777777">
        <w:trPr>
          <w:trHeight w:val="345"/>
        </w:trPr>
        <w:tc>
          <w:tcPr>
            <w:tcW w:w="1500" w:type="dxa"/>
            <w:tcBorders>
              <w:top w:val="single" w:sz="6" w:space="0" w:color="CCCCCC"/>
              <w:left w:val="single" w:sz="6" w:space="0" w:color="CCCCCC"/>
              <w:bottom w:val="single" w:sz="6" w:space="0" w:color="CCCCCC"/>
              <w:right w:val="single" w:sz="6" w:space="0" w:color="CCCCCC"/>
            </w:tcBorders>
            <w:vAlign w:val="bottom"/>
          </w:tcPr>
          <w:p w14:paraId="0C504649"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Cu</w:t>
            </w:r>
          </w:p>
        </w:tc>
        <w:tc>
          <w:tcPr>
            <w:tcW w:w="1500" w:type="dxa"/>
            <w:tcBorders>
              <w:top w:val="single" w:sz="6" w:space="0" w:color="CCCCCC"/>
              <w:left w:val="single" w:sz="6" w:space="0" w:color="CCCCCC"/>
              <w:bottom w:val="single" w:sz="6" w:space="0" w:color="CCCCCC"/>
              <w:right w:val="single" w:sz="6" w:space="0" w:color="CCCCCC"/>
            </w:tcBorders>
            <w:vAlign w:val="bottom"/>
          </w:tcPr>
          <w:p w14:paraId="0C50464A" w14:textId="77777777" w:rsidR="00665441" w:rsidRDefault="00000000">
            <w:pPr>
              <w:pStyle w:val="normal1"/>
              <w:widowControl w:val="0"/>
              <w:spacing w:line="240" w:lineRule="auto"/>
              <w:jc w:val="right"/>
              <w:rPr>
                <w:color w:val="000000"/>
              </w:rPr>
            </w:pPr>
            <w:r>
              <w:rPr>
                <w:rFonts w:ascii="Times New Roman" w:eastAsia="Times New Roman" w:hAnsi="Times New Roman" w:cs="Times New Roman"/>
                <w:color w:val="000000"/>
              </w:rPr>
              <w:t>0.98</w:t>
            </w:r>
          </w:p>
        </w:tc>
        <w:tc>
          <w:tcPr>
            <w:tcW w:w="1695" w:type="dxa"/>
            <w:tcBorders>
              <w:top w:val="single" w:sz="6" w:space="0" w:color="CCCCCC"/>
              <w:left w:val="single" w:sz="6" w:space="0" w:color="CCCCCC"/>
              <w:bottom w:val="single" w:sz="6" w:space="0" w:color="CCCCCC"/>
              <w:right w:val="single" w:sz="6" w:space="0" w:color="CCCCCC"/>
            </w:tcBorders>
            <w:vAlign w:val="bottom"/>
          </w:tcPr>
          <w:p w14:paraId="0C50464B" w14:textId="77777777" w:rsidR="00665441" w:rsidRDefault="00000000">
            <w:pPr>
              <w:pStyle w:val="normal1"/>
              <w:widowControl w:val="0"/>
              <w:spacing w:line="240" w:lineRule="auto"/>
              <w:jc w:val="right"/>
              <w:rPr>
                <w:color w:val="000000"/>
              </w:rPr>
            </w:pPr>
            <w:r>
              <w:rPr>
                <w:rFonts w:ascii="Times New Roman" w:eastAsia="Times New Roman" w:hAnsi="Times New Roman" w:cs="Times New Roman"/>
                <w:color w:val="000000"/>
              </w:rPr>
              <w:t>0.0078</w:t>
            </w:r>
          </w:p>
        </w:tc>
      </w:tr>
      <w:tr w:rsidR="00665441" w14:paraId="0C504650" w14:textId="77777777">
        <w:trPr>
          <w:trHeight w:val="345"/>
        </w:trPr>
        <w:tc>
          <w:tcPr>
            <w:tcW w:w="1500" w:type="dxa"/>
            <w:tcBorders>
              <w:top w:val="single" w:sz="6" w:space="0" w:color="CCCCCC"/>
              <w:left w:val="single" w:sz="6" w:space="0" w:color="CCCCCC"/>
              <w:bottom w:val="single" w:sz="6" w:space="0" w:color="CCCCCC"/>
              <w:right w:val="single" w:sz="6" w:space="0" w:color="CCCCCC"/>
            </w:tcBorders>
            <w:vAlign w:val="bottom"/>
          </w:tcPr>
          <w:p w14:paraId="0C50464D"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Hg</w:t>
            </w:r>
          </w:p>
        </w:tc>
        <w:tc>
          <w:tcPr>
            <w:tcW w:w="1500" w:type="dxa"/>
            <w:tcBorders>
              <w:top w:val="single" w:sz="6" w:space="0" w:color="CCCCCC"/>
              <w:left w:val="single" w:sz="6" w:space="0" w:color="CCCCCC"/>
              <w:bottom w:val="single" w:sz="6" w:space="0" w:color="CCCCCC"/>
              <w:right w:val="single" w:sz="6" w:space="0" w:color="CCCCCC"/>
            </w:tcBorders>
            <w:vAlign w:val="bottom"/>
          </w:tcPr>
          <w:p w14:paraId="0C50464E" w14:textId="77777777" w:rsidR="00665441" w:rsidRDefault="00000000">
            <w:pPr>
              <w:pStyle w:val="normal1"/>
              <w:widowControl w:val="0"/>
              <w:spacing w:line="240" w:lineRule="auto"/>
              <w:jc w:val="right"/>
              <w:rPr>
                <w:color w:val="000000"/>
              </w:rPr>
            </w:pPr>
            <w:r>
              <w:rPr>
                <w:rFonts w:ascii="Times New Roman" w:eastAsia="Times New Roman" w:hAnsi="Times New Roman" w:cs="Times New Roman"/>
                <w:color w:val="000000"/>
              </w:rPr>
              <w:t>0.91</w:t>
            </w:r>
          </w:p>
        </w:tc>
        <w:tc>
          <w:tcPr>
            <w:tcW w:w="1695" w:type="dxa"/>
            <w:tcBorders>
              <w:top w:val="single" w:sz="6" w:space="0" w:color="CCCCCC"/>
              <w:left w:val="single" w:sz="6" w:space="0" w:color="CCCCCC"/>
              <w:bottom w:val="single" w:sz="6" w:space="0" w:color="CCCCCC"/>
              <w:right w:val="single" w:sz="6" w:space="0" w:color="CCCCCC"/>
            </w:tcBorders>
            <w:vAlign w:val="bottom"/>
          </w:tcPr>
          <w:p w14:paraId="0C50464F" w14:textId="77777777" w:rsidR="00665441" w:rsidRDefault="00000000">
            <w:pPr>
              <w:pStyle w:val="normal1"/>
              <w:widowControl w:val="0"/>
              <w:spacing w:line="240" w:lineRule="auto"/>
              <w:jc w:val="right"/>
              <w:rPr>
                <w:color w:val="000000"/>
              </w:rPr>
            </w:pPr>
            <w:r>
              <w:rPr>
                <w:rFonts w:ascii="Times New Roman" w:eastAsia="Times New Roman" w:hAnsi="Times New Roman" w:cs="Times New Roman"/>
                <w:color w:val="000000"/>
              </w:rPr>
              <w:t>0.023</w:t>
            </w:r>
          </w:p>
        </w:tc>
      </w:tr>
      <w:tr w:rsidR="00665441" w14:paraId="0C504654" w14:textId="77777777">
        <w:trPr>
          <w:trHeight w:val="345"/>
        </w:trPr>
        <w:tc>
          <w:tcPr>
            <w:tcW w:w="1500" w:type="dxa"/>
            <w:tcBorders>
              <w:top w:val="single" w:sz="6" w:space="0" w:color="CCCCCC"/>
              <w:left w:val="single" w:sz="6" w:space="0" w:color="CCCCCC"/>
              <w:bottom w:val="single" w:sz="6" w:space="0" w:color="CCCCCC"/>
              <w:right w:val="single" w:sz="6" w:space="0" w:color="CCCCCC"/>
            </w:tcBorders>
            <w:vAlign w:val="bottom"/>
          </w:tcPr>
          <w:p w14:paraId="0C504651"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Zn</w:t>
            </w:r>
          </w:p>
        </w:tc>
        <w:tc>
          <w:tcPr>
            <w:tcW w:w="1500" w:type="dxa"/>
            <w:tcBorders>
              <w:top w:val="single" w:sz="6" w:space="0" w:color="CCCCCC"/>
              <w:left w:val="single" w:sz="6" w:space="0" w:color="CCCCCC"/>
              <w:bottom w:val="single" w:sz="6" w:space="0" w:color="CCCCCC"/>
              <w:right w:val="single" w:sz="6" w:space="0" w:color="CCCCCC"/>
            </w:tcBorders>
            <w:vAlign w:val="bottom"/>
          </w:tcPr>
          <w:p w14:paraId="0C504652" w14:textId="77777777" w:rsidR="00665441" w:rsidRDefault="00000000">
            <w:pPr>
              <w:pStyle w:val="normal1"/>
              <w:widowControl w:val="0"/>
              <w:spacing w:line="240" w:lineRule="auto"/>
              <w:jc w:val="right"/>
              <w:rPr>
                <w:color w:val="000000"/>
              </w:rPr>
            </w:pPr>
            <w:r>
              <w:rPr>
                <w:rFonts w:ascii="Times New Roman" w:eastAsia="Times New Roman" w:hAnsi="Times New Roman" w:cs="Times New Roman"/>
                <w:color w:val="000000"/>
              </w:rPr>
              <w:t>0.98</w:t>
            </w:r>
          </w:p>
        </w:tc>
        <w:tc>
          <w:tcPr>
            <w:tcW w:w="1695" w:type="dxa"/>
            <w:tcBorders>
              <w:top w:val="single" w:sz="6" w:space="0" w:color="CCCCCC"/>
              <w:left w:val="single" w:sz="6" w:space="0" w:color="CCCCCC"/>
              <w:bottom w:val="single" w:sz="6" w:space="0" w:color="CCCCCC"/>
              <w:right w:val="single" w:sz="6" w:space="0" w:color="CCCCCC"/>
            </w:tcBorders>
            <w:vAlign w:val="bottom"/>
          </w:tcPr>
          <w:p w14:paraId="0C504653" w14:textId="77777777" w:rsidR="00665441" w:rsidRDefault="00000000">
            <w:pPr>
              <w:pStyle w:val="normal1"/>
              <w:widowControl w:val="0"/>
              <w:spacing w:line="240" w:lineRule="auto"/>
              <w:jc w:val="right"/>
              <w:rPr>
                <w:color w:val="000000"/>
              </w:rPr>
            </w:pPr>
            <w:r>
              <w:rPr>
                <w:rFonts w:ascii="Times New Roman" w:eastAsia="Times New Roman" w:hAnsi="Times New Roman" w:cs="Times New Roman"/>
                <w:color w:val="000000"/>
              </w:rPr>
              <w:t>0.0031</w:t>
            </w:r>
          </w:p>
        </w:tc>
      </w:tr>
      <w:tr w:rsidR="00665441" w14:paraId="0C504658" w14:textId="77777777">
        <w:trPr>
          <w:trHeight w:val="345"/>
        </w:trPr>
        <w:tc>
          <w:tcPr>
            <w:tcW w:w="1500" w:type="dxa"/>
            <w:tcBorders>
              <w:top w:val="single" w:sz="6" w:space="0" w:color="CCCCCC"/>
              <w:left w:val="single" w:sz="6" w:space="0" w:color="CCCCCC"/>
              <w:bottom w:val="single" w:sz="6" w:space="0" w:color="CCCCCC"/>
              <w:right w:val="single" w:sz="6" w:space="0" w:color="CCCCCC"/>
            </w:tcBorders>
            <w:vAlign w:val="bottom"/>
          </w:tcPr>
          <w:p w14:paraId="0C504655"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Cd</w:t>
            </w:r>
          </w:p>
        </w:tc>
        <w:tc>
          <w:tcPr>
            <w:tcW w:w="1500" w:type="dxa"/>
            <w:tcBorders>
              <w:top w:val="single" w:sz="6" w:space="0" w:color="CCCCCC"/>
              <w:left w:val="single" w:sz="6" w:space="0" w:color="CCCCCC"/>
              <w:bottom w:val="single" w:sz="6" w:space="0" w:color="CCCCCC"/>
              <w:right w:val="single" w:sz="6" w:space="0" w:color="CCCCCC"/>
            </w:tcBorders>
            <w:vAlign w:val="bottom"/>
          </w:tcPr>
          <w:p w14:paraId="0C504656" w14:textId="77777777" w:rsidR="00665441" w:rsidRDefault="00000000">
            <w:pPr>
              <w:pStyle w:val="normal1"/>
              <w:widowControl w:val="0"/>
              <w:spacing w:line="240" w:lineRule="auto"/>
              <w:jc w:val="right"/>
              <w:rPr>
                <w:color w:val="000000"/>
              </w:rPr>
            </w:pPr>
            <w:r>
              <w:rPr>
                <w:rFonts w:ascii="Times New Roman" w:eastAsia="Times New Roman" w:hAnsi="Times New Roman" w:cs="Times New Roman"/>
                <w:color w:val="000000"/>
              </w:rPr>
              <w:t>0.97</w:t>
            </w:r>
          </w:p>
        </w:tc>
        <w:tc>
          <w:tcPr>
            <w:tcW w:w="1695" w:type="dxa"/>
            <w:tcBorders>
              <w:top w:val="single" w:sz="6" w:space="0" w:color="CCCCCC"/>
              <w:left w:val="single" w:sz="6" w:space="0" w:color="CCCCCC"/>
              <w:bottom w:val="single" w:sz="6" w:space="0" w:color="CCCCCC"/>
              <w:right w:val="single" w:sz="6" w:space="0" w:color="CCCCCC"/>
            </w:tcBorders>
            <w:vAlign w:val="bottom"/>
          </w:tcPr>
          <w:p w14:paraId="0C504657" w14:textId="77777777" w:rsidR="00665441" w:rsidRDefault="00000000">
            <w:pPr>
              <w:pStyle w:val="normal1"/>
              <w:widowControl w:val="0"/>
              <w:spacing w:line="240" w:lineRule="auto"/>
              <w:jc w:val="right"/>
              <w:rPr>
                <w:color w:val="000000"/>
              </w:rPr>
            </w:pPr>
            <w:r>
              <w:rPr>
                <w:rFonts w:ascii="Times New Roman" w:eastAsia="Times New Roman" w:hAnsi="Times New Roman" w:cs="Times New Roman"/>
                <w:color w:val="000000"/>
              </w:rPr>
              <w:t>0.0043</w:t>
            </w:r>
          </w:p>
        </w:tc>
      </w:tr>
      <w:tr w:rsidR="00665441" w14:paraId="0C50465C" w14:textId="77777777">
        <w:trPr>
          <w:trHeight w:val="345"/>
        </w:trPr>
        <w:tc>
          <w:tcPr>
            <w:tcW w:w="1500" w:type="dxa"/>
            <w:tcBorders>
              <w:top w:val="single" w:sz="6" w:space="0" w:color="CCCCCC"/>
              <w:left w:val="single" w:sz="6" w:space="0" w:color="CCCCCC"/>
              <w:bottom w:val="single" w:sz="6" w:space="0" w:color="CCCCCC"/>
              <w:right w:val="single" w:sz="6" w:space="0" w:color="CCCCCC"/>
            </w:tcBorders>
            <w:vAlign w:val="bottom"/>
          </w:tcPr>
          <w:p w14:paraId="0C504659"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Herbicides</w:t>
            </w:r>
          </w:p>
        </w:tc>
        <w:tc>
          <w:tcPr>
            <w:tcW w:w="1500" w:type="dxa"/>
            <w:tcBorders>
              <w:top w:val="single" w:sz="6" w:space="0" w:color="CCCCCC"/>
              <w:left w:val="single" w:sz="6" w:space="0" w:color="CCCCCC"/>
              <w:bottom w:val="single" w:sz="6" w:space="0" w:color="CCCCCC"/>
              <w:right w:val="single" w:sz="6" w:space="0" w:color="CCCCCC"/>
            </w:tcBorders>
            <w:vAlign w:val="bottom"/>
          </w:tcPr>
          <w:p w14:paraId="0C50465A" w14:textId="77777777" w:rsidR="00665441" w:rsidRDefault="00000000">
            <w:pPr>
              <w:pStyle w:val="normal1"/>
              <w:widowControl w:val="0"/>
              <w:spacing w:line="240" w:lineRule="auto"/>
              <w:jc w:val="right"/>
              <w:rPr>
                <w:color w:val="000000"/>
              </w:rPr>
            </w:pPr>
            <w:r>
              <w:rPr>
                <w:rFonts w:ascii="Times New Roman" w:eastAsia="Times New Roman" w:hAnsi="Times New Roman" w:cs="Times New Roman"/>
                <w:color w:val="000000"/>
              </w:rPr>
              <w:t>0.2</w:t>
            </w:r>
          </w:p>
        </w:tc>
        <w:tc>
          <w:tcPr>
            <w:tcW w:w="1695" w:type="dxa"/>
            <w:tcBorders>
              <w:top w:val="single" w:sz="6" w:space="0" w:color="CCCCCC"/>
              <w:left w:val="single" w:sz="6" w:space="0" w:color="CCCCCC"/>
              <w:bottom w:val="single" w:sz="6" w:space="0" w:color="CCCCCC"/>
              <w:right w:val="single" w:sz="6" w:space="0" w:color="CCCCCC"/>
            </w:tcBorders>
            <w:vAlign w:val="bottom"/>
          </w:tcPr>
          <w:p w14:paraId="0C50465B" w14:textId="77777777" w:rsidR="00665441" w:rsidRDefault="00000000">
            <w:pPr>
              <w:pStyle w:val="normal1"/>
              <w:widowControl w:val="0"/>
              <w:spacing w:line="240" w:lineRule="auto"/>
              <w:jc w:val="right"/>
              <w:rPr>
                <w:color w:val="000000"/>
              </w:rPr>
            </w:pPr>
            <w:r>
              <w:rPr>
                <w:rFonts w:ascii="Times New Roman" w:eastAsia="Times New Roman" w:hAnsi="Times New Roman" w:cs="Times New Roman"/>
                <w:color w:val="000000"/>
              </w:rPr>
              <w:t>0.18</w:t>
            </w:r>
          </w:p>
        </w:tc>
      </w:tr>
      <w:tr w:rsidR="00665441" w14:paraId="0C504660" w14:textId="77777777">
        <w:trPr>
          <w:trHeight w:val="345"/>
        </w:trPr>
        <w:tc>
          <w:tcPr>
            <w:tcW w:w="1500" w:type="dxa"/>
            <w:tcBorders>
              <w:top w:val="single" w:sz="6" w:space="0" w:color="CCCCCC"/>
              <w:left w:val="single" w:sz="6" w:space="0" w:color="CCCCCC"/>
              <w:bottom w:val="single" w:sz="6" w:space="0" w:color="CCCCCC"/>
              <w:right w:val="single" w:sz="6" w:space="0" w:color="CCCCCC"/>
            </w:tcBorders>
            <w:vAlign w:val="bottom"/>
          </w:tcPr>
          <w:p w14:paraId="0C50465D"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Insecticides</w:t>
            </w:r>
          </w:p>
        </w:tc>
        <w:tc>
          <w:tcPr>
            <w:tcW w:w="1500" w:type="dxa"/>
            <w:tcBorders>
              <w:top w:val="single" w:sz="6" w:space="0" w:color="CCCCCC"/>
              <w:left w:val="single" w:sz="6" w:space="0" w:color="CCCCCC"/>
              <w:bottom w:val="single" w:sz="6" w:space="0" w:color="CCCCCC"/>
              <w:right w:val="single" w:sz="6" w:space="0" w:color="CCCCCC"/>
            </w:tcBorders>
            <w:vAlign w:val="bottom"/>
          </w:tcPr>
          <w:p w14:paraId="0C50465E" w14:textId="77777777" w:rsidR="00665441" w:rsidRDefault="00000000">
            <w:pPr>
              <w:pStyle w:val="normal1"/>
              <w:widowControl w:val="0"/>
              <w:spacing w:line="240" w:lineRule="auto"/>
              <w:jc w:val="right"/>
              <w:rPr>
                <w:color w:val="000000"/>
              </w:rPr>
            </w:pPr>
            <w:r>
              <w:rPr>
                <w:rFonts w:ascii="Times New Roman" w:eastAsia="Times New Roman" w:hAnsi="Times New Roman" w:cs="Times New Roman"/>
                <w:color w:val="000000"/>
              </w:rPr>
              <w:t>0.32</w:t>
            </w:r>
          </w:p>
        </w:tc>
        <w:tc>
          <w:tcPr>
            <w:tcW w:w="1695" w:type="dxa"/>
            <w:tcBorders>
              <w:top w:val="single" w:sz="6" w:space="0" w:color="CCCCCC"/>
              <w:left w:val="single" w:sz="6" w:space="0" w:color="CCCCCC"/>
              <w:bottom w:val="single" w:sz="6" w:space="0" w:color="CCCCCC"/>
              <w:right w:val="single" w:sz="6" w:space="0" w:color="CCCCCC"/>
            </w:tcBorders>
            <w:vAlign w:val="bottom"/>
          </w:tcPr>
          <w:p w14:paraId="0C50465F" w14:textId="77777777" w:rsidR="00665441" w:rsidRDefault="00000000">
            <w:pPr>
              <w:pStyle w:val="normal1"/>
              <w:widowControl w:val="0"/>
              <w:spacing w:line="240" w:lineRule="auto"/>
              <w:jc w:val="right"/>
              <w:rPr>
                <w:color w:val="000000"/>
              </w:rPr>
            </w:pPr>
            <w:r>
              <w:rPr>
                <w:rFonts w:ascii="Times New Roman" w:eastAsia="Times New Roman" w:hAnsi="Times New Roman" w:cs="Times New Roman"/>
                <w:color w:val="000000"/>
              </w:rPr>
              <w:t>0.056</w:t>
            </w:r>
          </w:p>
        </w:tc>
      </w:tr>
      <w:tr w:rsidR="00665441" w14:paraId="0C504664" w14:textId="77777777">
        <w:trPr>
          <w:trHeight w:val="345"/>
        </w:trPr>
        <w:tc>
          <w:tcPr>
            <w:tcW w:w="1500" w:type="dxa"/>
            <w:tcBorders>
              <w:top w:val="single" w:sz="6" w:space="0" w:color="CCCCCC"/>
              <w:left w:val="single" w:sz="6" w:space="0" w:color="CCCCCC"/>
              <w:bottom w:val="single" w:sz="6" w:space="0" w:color="000000"/>
              <w:right w:val="single" w:sz="6" w:space="0" w:color="CCCCCC"/>
            </w:tcBorders>
            <w:vAlign w:val="bottom"/>
          </w:tcPr>
          <w:p w14:paraId="0C504661"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Fungicides</w:t>
            </w:r>
          </w:p>
        </w:tc>
        <w:tc>
          <w:tcPr>
            <w:tcW w:w="1500" w:type="dxa"/>
            <w:tcBorders>
              <w:top w:val="single" w:sz="6" w:space="0" w:color="CCCCCC"/>
              <w:left w:val="single" w:sz="6" w:space="0" w:color="CCCCCC"/>
              <w:bottom w:val="single" w:sz="6" w:space="0" w:color="000000"/>
              <w:right w:val="single" w:sz="6" w:space="0" w:color="CCCCCC"/>
            </w:tcBorders>
            <w:vAlign w:val="bottom"/>
          </w:tcPr>
          <w:p w14:paraId="0C504662" w14:textId="77777777" w:rsidR="00665441" w:rsidRDefault="00000000">
            <w:pPr>
              <w:pStyle w:val="normal1"/>
              <w:widowControl w:val="0"/>
              <w:spacing w:line="240" w:lineRule="auto"/>
              <w:jc w:val="right"/>
              <w:rPr>
                <w:color w:val="000000"/>
              </w:rPr>
            </w:pPr>
            <w:r>
              <w:rPr>
                <w:rFonts w:ascii="Times New Roman" w:eastAsia="Times New Roman" w:hAnsi="Times New Roman" w:cs="Times New Roman"/>
                <w:color w:val="000000"/>
              </w:rPr>
              <w:t>0.26</w:t>
            </w:r>
          </w:p>
        </w:tc>
        <w:tc>
          <w:tcPr>
            <w:tcW w:w="1695" w:type="dxa"/>
            <w:tcBorders>
              <w:top w:val="single" w:sz="6" w:space="0" w:color="CCCCCC"/>
              <w:left w:val="single" w:sz="6" w:space="0" w:color="CCCCCC"/>
              <w:bottom w:val="single" w:sz="6" w:space="0" w:color="000000"/>
              <w:right w:val="single" w:sz="6" w:space="0" w:color="CCCCCC"/>
            </w:tcBorders>
            <w:vAlign w:val="bottom"/>
          </w:tcPr>
          <w:p w14:paraId="0C504663" w14:textId="77777777" w:rsidR="00665441" w:rsidRDefault="00000000">
            <w:pPr>
              <w:pStyle w:val="normal1"/>
              <w:widowControl w:val="0"/>
              <w:spacing w:line="240" w:lineRule="auto"/>
              <w:jc w:val="right"/>
              <w:rPr>
                <w:color w:val="000000"/>
              </w:rPr>
            </w:pPr>
            <w:r>
              <w:rPr>
                <w:rFonts w:ascii="Times New Roman" w:eastAsia="Times New Roman" w:hAnsi="Times New Roman" w:cs="Times New Roman"/>
                <w:color w:val="000000"/>
              </w:rPr>
              <w:t>0.058</w:t>
            </w:r>
          </w:p>
        </w:tc>
      </w:tr>
    </w:tbl>
    <w:p w14:paraId="0C504665" w14:textId="77777777" w:rsidR="00665441" w:rsidRDefault="00665441">
      <w:pPr>
        <w:pStyle w:val="normal1"/>
        <w:spacing w:line="240" w:lineRule="auto"/>
        <w:jc w:val="both"/>
        <w:rPr>
          <w:rFonts w:ascii="Times New Roman" w:eastAsia="Times New Roman" w:hAnsi="Times New Roman" w:cs="Times New Roman"/>
          <w:i/>
          <w:iCs/>
          <w:color w:val="000000"/>
        </w:rPr>
      </w:pPr>
    </w:p>
    <w:p w14:paraId="0C504666" w14:textId="77777777" w:rsidR="00665441" w:rsidRDefault="00000000">
      <w:pPr>
        <w:pStyle w:val="normal1"/>
        <w:spacing w:line="240" w:lineRule="auto"/>
        <w:rPr>
          <w:rFonts w:ascii="Times New Roman" w:eastAsia="Times New Roman" w:hAnsi="Times New Roman" w:cs="Times New Roman"/>
          <w:color w:val="000000"/>
        </w:rPr>
      </w:pPr>
      <w:r>
        <w:br w:type="page"/>
      </w:r>
    </w:p>
    <w:tbl>
      <w:tblPr>
        <w:tblW w:w="8983" w:type="dxa"/>
        <w:tblInd w:w="46" w:type="dxa"/>
        <w:tblLayout w:type="fixed"/>
        <w:tblLook w:val="0620" w:firstRow="1" w:lastRow="0" w:firstColumn="0" w:lastColumn="0" w:noHBand="1" w:noVBand="1"/>
      </w:tblPr>
      <w:tblGrid>
        <w:gridCol w:w="1527"/>
        <w:gridCol w:w="4159"/>
        <w:gridCol w:w="1623"/>
        <w:gridCol w:w="1674"/>
      </w:tblGrid>
      <w:tr w:rsidR="00665441" w14:paraId="0C504668" w14:textId="77777777">
        <w:tc>
          <w:tcPr>
            <w:tcW w:w="8983" w:type="dxa"/>
            <w:gridSpan w:val="4"/>
            <w:tcBorders>
              <w:bottom w:val="single" w:sz="4" w:space="0" w:color="000000"/>
            </w:tcBorders>
          </w:tcPr>
          <w:p w14:paraId="0C504667" w14:textId="77777777" w:rsidR="00665441" w:rsidRDefault="00000000">
            <w:pPr>
              <w:pStyle w:val="normal1"/>
              <w:pageBreakBefore/>
              <w:rPr>
                <w:color w:val="000000"/>
              </w:rPr>
            </w:pPr>
            <w:r>
              <w:rPr>
                <w:rFonts w:ascii="Times New Roman" w:eastAsia="Times New Roman" w:hAnsi="Times New Roman" w:cs="Times New Roman"/>
                <w:color w:val="000000"/>
              </w:rPr>
              <w:lastRenderedPageBreak/>
              <w:t>Table S4. Parameter definitions used in modelling the export of biomass, nutrients, and contaminants in adult aquatic insects from rivers and streams. For equations, “Statistical model” indicates that the parameter is derived from the fit of a regression model that is explained in the text.</w:t>
            </w:r>
          </w:p>
        </w:tc>
      </w:tr>
      <w:tr w:rsidR="00665441" w14:paraId="0C50466D" w14:textId="77777777">
        <w:tc>
          <w:tcPr>
            <w:tcW w:w="1527" w:type="dxa"/>
            <w:tcBorders>
              <w:top w:val="single" w:sz="4" w:space="0" w:color="000000"/>
              <w:left w:val="single" w:sz="8" w:space="0" w:color="196B24"/>
              <w:bottom w:val="single" w:sz="4" w:space="0" w:color="000000"/>
            </w:tcBorders>
          </w:tcPr>
          <w:p w14:paraId="0C504669" w14:textId="77777777" w:rsidR="00665441" w:rsidRDefault="00000000">
            <w:pPr>
              <w:pStyle w:val="normal1"/>
              <w:rPr>
                <w:color w:val="000000"/>
              </w:rPr>
            </w:pPr>
            <w:r>
              <w:rPr>
                <w:rFonts w:ascii="Times New Roman" w:eastAsia="Times New Roman" w:hAnsi="Times New Roman" w:cs="Times New Roman"/>
                <w:b/>
                <w:bCs/>
                <w:color w:val="000000"/>
              </w:rPr>
              <w:t>Parameter</w:t>
            </w:r>
          </w:p>
        </w:tc>
        <w:tc>
          <w:tcPr>
            <w:tcW w:w="4159" w:type="dxa"/>
            <w:tcBorders>
              <w:top w:val="single" w:sz="4" w:space="0" w:color="000000"/>
              <w:bottom w:val="single" w:sz="4" w:space="0" w:color="000000"/>
            </w:tcBorders>
          </w:tcPr>
          <w:p w14:paraId="0C50466A" w14:textId="77777777" w:rsidR="00665441" w:rsidRDefault="00000000">
            <w:pPr>
              <w:pStyle w:val="normal1"/>
              <w:rPr>
                <w:color w:val="000000"/>
              </w:rPr>
            </w:pPr>
            <w:r>
              <w:rPr>
                <w:rFonts w:ascii="Times New Roman" w:eastAsia="Times New Roman" w:hAnsi="Times New Roman" w:cs="Times New Roman"/>
                <w:b/>
                <w:bCs/>
                <w:color w:val="000000"/>
              </w:rPr>
              <w:t>Definition</w:t>
            </w:r>
          </w:p>
        </w:tc>
        <w:tc>
          <w:tcPr>
            <w:tcW w:w="1623" w:type="dxa"/>
            <w:tcBorders>
              <w:top w:val="single" w:sz="4" w:space="0" w:color="000000"/>
              <w:bottom w:val="single" w:sz="4" w:space="0" w:color="000000"/>
            </w:tcBorders>
          </w:tcPr>
          <w:p w14:paraId="0C50466B" w14:textId="77777777" w:rsidR="00665441" w:rsidRDefault="00000000">
            <w:pPr>
              <w:pStyle w:val="normal1"/>
              <w:rPr>
                <w:color w:val="000000"/>
              </w:rPr>
            </w:pPr>
            <w:r>
              <w:rPr>
                <w:rFonts w:ascii="Times New Roman" w:eastAsia="Times New Roman" w:hAnsi="Times New Roman" w:cs="Times New Roman"/>
                <w:b/>
                <w:bCs/>
                <w:color w:val="000000"/>
              </w:rPr>
              <w:t>Units</w:t>
            </w:r>
          </w:p>
        </w:tc>
        <w:tc>
          <w:tcPr>
            <w:tcW w:w="1674" w:type="dxa"/>
            <w:tcBorders>
              <w:top w:val="single" w:sz="4" w:space="0" w:color="000000"/>
              <w:bottom w:val="single" w:sz="4" w:space="0" w:color="000000"/>
              <w:right w:val="single" w:sz="8" w:space="0" w:color="196B24"/>
            </w:tcBorders>
          </w:tcPr>
          <w:p w14:paraId="0C50466C" w14:textId="77777777" w:rsidR="00665441" w:rsidRDefault="00000000">
            <w:pPr>
              <w:pStyle w:val="normal1"/>
              <w:rPr>
                <w:color w:val="000000"/>
              </w:rPr>
            </w:pPr>
            <w:r>
              <w:rPr>
                <w:rFonts w:ascii="Times New Roman" w:eastAsia="Times New Roman" w:hAnsi="Times New Roman" w:cs="Times New Roman"/>
                <w:b/>
                <w:bCs/>
                <w:color w:val="000000"/>
              </w:rPr>
              <w:t>Equation</w:t>
            </w:r>
          </w:p>
        </w:tc>
      </w:tr>
      <w:tr w:rsidR="00665441" w14:paraId="0C504672" w14:textId="77777777">
        <w:tc>
          <w:tcPr>
            <w:tcW w:w="1527" w:type="dxa"/>
            <w:tcBorders>
              <w:top w:val="single" w:sz="4" w:space="0" w:color="000000"/>
              <w:left w:val="single" w:sz="4" w:space="0" w:color="000000"/>
              <w:bottom w:val="single" w:sz="4" w:space="0" w:color="000000"/>
              <w:right w:val="single" w:sz="4" w:space="0" w:color="000000"/>
            </w:tcBorders>
          </w:tcPr>
          <w:p w14:paraId="0C50466E" w14:textId="77777777" w:rsidR="00665441" w:rsidRDefault="00000000">
            <w:pPr>
              <w:pStyle w:val="normal1"/>
              <w:rPr>
                <w:rFonts w:ascii="Times New Roman" w:hAnsi="Times New Roman"/>
                <w:color w:val="000000"/>
                <w:sz w:val="22"/>
                <w:szCs w:val="22"/>
              </w:rPr>
            </w:pPr>
            <m:oMathPara>
              <m:oMathParaPr>
                <m:jc m:val="left"/>
              </m:oMathParaPr>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f</m:t>
                        </m:r>
                      </m:e>
                      <m:sub>
                        <m:r>
                          <w:rPr>
                            <w:rFonts w:ascii="Cambria Math" w:hAnsi="Cambria Math"/>
                          </w:rPr>
                          <m:t>i</m:t>
                        </m:r>
                      </m:sub>
                    </m:sSub>
                  </m:sub>
                </m:sSub>
              </m:oMath>
            </m:oMathPara>
          </w:p>
        </w:tc>
        <w:tc>
          <w:tcPr>
            <w:tcW w:w="4159" w:type="dxa"/>
            <w:tcBorders>
              <w:top w:val="single" w:sz="4" w:space="0" w:color="000000"/>
              <w:left w:val="single" w:sz="4" w:space="0" w:color="000000"/>
              <w:bottom w:val="single" w:sz="4" w:space="0" w:color="000000"/>
              <w:right w:val="single" w:sz="4" w:space="0" w:color="000000"/>
            </w:tcBorders>
          </w:tcPr>
          <w:p w14:paraId="0C50466F" w14:textId="77777777" w:rsidR="00665441" w:rsidRDefault="00000000">
            <w:pPr>
              <w:pStyle w:val="normal1"/>
              <w:rPr>
                <w:rFonts w:ascii="Times New Roman" w:hAnsi="Times New Roman"/>
                <w:color w:val="000000"/>
                <w:sz w:val="22"/>
                <w:szCs w:val="22"/>
              </w:rPr>
            </w:pPr>
            <w:r>
              <w:rPr>
                <w:rFonts w:ascii="Times New Roman" w:eastAsia="Times New Roman" w:hAnsi="Times New Roman" w:cs="Times New Roman"/>
                <w:color w:val="000000"/>
                <w:sz w:val="22"/>
                <w:szCs w:val="22"/>
              </w:rPr>
              <w:t>Mean fraction of total community production that is comprised only of insects</w:t>
            </w:r>
          </w:p>
        </w:tc>
        <w:tc>
          <w:tcPr>
            <w:tcW w:w="1623" w:type="dxa"/>
            <w:tcBorders>
              <w:top w:val="single" w:sz="4" w:space="0" w:color="000000"/>
              <w:left w:val="single" w:sz="4" w:space="0" w:color="000000"/>
              <w:bottom w:val="single" w:sz="4" w:space="0" w:color="000000"/>
              <w:right w:val="single" w:sz="4" w:space="0" w:color="000000"/>
            </w:tcBorders>
          </w:tcPr>
          <w:p w14:paraId="0C504670" w14:textId="77777777" w:rsidR="00665441" w:rsidRDefault="00665441">
            <w:pPr>
              <w:pStyle w:val="normal1"/>
              <w:rPr>
                <w:rFonts w:ascii="Times New Roman" w:eastAsia="Times New Roman" w:hAnsi="Times New Roman" w:cs="Times New Roman"/>
                <w:color w:val="000000"/>
                <w:sz w:val="22"/>
                <w:szCs w:val="22"/>
              </w:rPr>
            </w:pPr>
          </w:p>
        </w:tc>
        <w:tc>
          <w:tcPr>
            <w:tcW w:w="1674" w:type="dxa"/>
            <w:tcBorders>
              <w:top w:val="single" w:sz="4" w:space="0" w:color="000000"/>
              <w:left w:val="single" w:sz="4" w:space="0" w:color="000000"/>
              <w:bottom w:val="single" w:sz="4" w:space="0" w:color="000000"/>
              <w:right w:val="single" w:sz="4" w:space="0" w:color="000000"/>
            </w:tcBorders>
          </w:tcPr>
          <w:p w14:paraId="0C504671" w14:textId="77777777" w:rsidR="00665441" w:rsidRDefault="00000000">
            <w:pPr>
              <w:pStyle w:val="normal1"/>
              <w:jc w:val="center"/>
              <w:rPr>
                <w:rFonts w:ascii="Times New Roman" w:hAnsi="Times New Roman"/>
                <w:color w:val="000000"/>
                <w:sz w:val="22"/>
                <w:szCs w:val="22"/>
              </w:rPr>
            </w:pPr>
            <w:r>
              <w:rPr>
                <w:rFonts w:ascii="Times New Roman" w:eastAsia="Times New Roman" w:hAnsi="Times New Roman" w:cs="Times New Roman"/>
                <w:color w:val="000000"/>
                <w:sz w:val="22"/>
                <w:szCs w:val="22"/>
              </w:rPr>
              <w:t>Statistical model</w:t>
            </w:r>
          </w:p>
        </w:tc>
      </w:tr>
      <w:tr w:rsidR="00665441" w14:paraId="0C504677" w14:textId="77777777">
        <w:tc>
          <w:tcPr>
            <w:tcW w:w="1527" w:type="dxa"/>
            <w:tcBorders>
              <w:top w:val="single" w:sz="4" w:space="0" w:color="000000"/>
              <w:left w:val="single" w:sz="4" w:space="0" w:color="000000"/>
              <w:bottom w:val="single" w:sz="4" w:space="0" w:color="000000"/>
              <w:right w:val="single" w:sz="4" w:space="0" w:color="000000"/>
            </w:tcBorders>
          </w:tcPr>
          <w:p w14:paraId="0C504673" w14:textId="77777777" w:rsidR="00665441" w:rsidRDefault="00000000">
            <w:pPr>
              <w:pStyle w:val="normal1"/>
              <w:rPr>
                <w:rFonts w:ascii="Times New Roman" w:hAnsi="Times New Roman"/>
                <w:color w:val="000000"/>
                <w:sz w:val="22"/>
                <w:szCs w:val="22"/>
              </w:rPr>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b</m:t>
                    </m:r>
                  </m:sub>
                </m:sSub>
              </m:oMath>
            </m:oMathPara>
          </w:p>
        </w:tc>
        <w:tc>
          <w:tcPr>
            <w:tcW w:w="4159" w:type="dxa"/>
            <w:tcBorders>
              <w:top w:val="single" w:sz="4" w:space="0" w:color="000000"/>
              <w:left w:val="single" w:sz="4" w:space="0" w:color="000000"/>
              <w:bottom w:val="single" w:sz="4" w:space="0" w:color="000000"/>
              <w:right w:val="single" w:sz="4" w:space="0" w:color="000000"/>
            </w:tcBorders>
          </w:tcPr>
          <w:p w14:paraId="0C504674" w14:textId="77777777" w:rsidR="00665441" w:rsidRDefault="00000000">
            <w:pPr>
              <w:pStyle w:val="normal1"/>
              <w:rPr>
                <w:rFonts w:ascii="Times New Roman" w:hAnsi="Times New Roman"/>
                <w:color w:val="000000"/>
                <w:sz w:val="22"/>
                <w:szCs w:val="22"/>
              </w:rPr>
            </w:pPr>
            <w:r>
              <w:rPr>
                <w:rFonts w:ascii="Times New Roman" w:eastAsia="Times New Roman" w:hAnsi="Times New Roman" w:cs="Times New Roman"/>
                <w:color w:val="000000"/>
                <w:sz w:val="22"/>
                <w:szCs w:val="22"/>
              </w:rPr>
              <w:t>Annual benthic 2° production - all taxa</w:t>
            </w:r>
          </w:p>
        </w:tc>
        <w:tc>
          <w:tcPr>
            <w:tcW w:w="1623" w:type="dxa"/>
            <w:tcBorders>
              <w:top w:val="single" w:sz="4" w:space="0" w:color="000000"/>
              <w:left w:val="single" w:sz="4" w:space="0" w:color="000000"/>
              <w:bottom w:val="single" w:sz="4" w:space="0" w:color="000000"/>
              <w:right w:val="single" w:sz="4" w:space="0" w:color="000000"/>
            </w:tcBorders>
          </w:tcPr>
          <w:p w14:paraId="0C504675" w14:textId="77777777" w:rsidR="00665441" w:rsidRDefault="00000000">
            <w:pPr>
              <w:pStyle w:val="normal1"/>
              <w:jc w:val="center"/>
              <w:rPr>
                <w:rFonts w:ascii="Times New Roman" w:hAnsi="Times New Roman"/>
                <w:color w:val="000000"/>
                <w:sz w:val="22"/>
                <w:szCs w:val="22"/>
              </w:rPr>
            </w:pPr>
            <m:oMathPara>
              <m:oMathParaPr>
                <m:jc m:val="center"/>
              </m:oMathParaPr>
              <m:oMath>
                <m:r>
                  <w:rPr>
                    <w:rFonts w:ascii="Cambria Math" w:hAnsi="Cambria Math"/>
                  </w:rPr>
                  <m:t>mgDM⋅</m:t>
                </m:r>
                <m:sSup>
                  <m:sSupPr>
                    <m:ctrlPr>
                      <w:rPr>
                        <w:rFonts w:ascii="Cambria Math" w:hAnsi="Cambria Math"/>
                      </w:rPr>
                    </m:ctrlPr>
                  </m:sSupPr>
                  <m:e>
                    <m:r>
                      <w:rPr>
                        <w:rFonts w:ascii="Cambria Math" w:hAnsi="Cambria Math"/>
                      </w:rPr>
                      <m:t>m</m:t>
                    </m:r>
                  </m:e>
                  <m:sup>
                    <m:r>
                      <m:rPr>
                        <m:lit/>
                        <m:nor/>
                      </m:rPr>
                      <m:t>-</m:t>
                    </m:r>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m:rPr>
                        <m:lit/>
                        <m:nor/>
                      </m:rPr>
                      <m:t>-</m:t>
                    </m:r>
                    <m:r>
                      <w:rPr>
                        <w:rFonts w:ascii="Cambria Math" w:hAnsi="Cambria Math"/>
                      </w:rPr>
                      <m:t>1</m:t>
                    </m:r>
                  </m:sup>
                </m:sSup>
              </m:oMath>
            </m:oMathPara>
          </w:p>
        </w:tc>
        <w:tc>
          <w:tcPr>
            <w:tcW w:w="1674" w:type="dxa"/>
            <w:tcBorders>
              <w:top w:val="single" w:sz="4" w:space="0" w:color="000000"/>
              <w:left w:val="single" w:sz="4" w:space="0" w:color="000000"/>
              <w:bottom w:val="single" w:sz="4" w:space="0" w:color="000000"/>
              <w:right w:val="single" w:sz="4" w:space="0" w:color="000000"/>
            </w:tcBorders>
          </w:tcPr>
          <w:p w14:paraId="0C504676" w14:textId="77777777" w:rsidR="00665441" w:rsidRDefault="00665441">
            <w:pPr>
              <w:pStyle w:val="normal1"/>
              <w:jc w:val="center"/>
              <w:rPr>
                <w:rFonts w:ascii="Times New Roman" w:eastAsia="Times New Roman" w:hAnsi="Times New Roman" w:cs="Times New Roman"/>
                <w:color w:val="000000"/>
                <w:sz w:val="22"/>
                <w:szCs w:val="22"/>
              </w:rPr>
            </w:pPr>
          </w:p>
        </w:tc>
      </w:tr>
      <w:tr w:rsidR="00665441" w14:paraId="0C50467C" w14:textId="77777777">
        <w:tc>
          <w:tcPr>
            <w:tcW w:w="1527" w:type="dxa"/>
            <w:tcBorders>
              <w:top w:val="single" w:sz="4" w:space="0" w:color="000000"/>
              <w:left w:val="single" w:sz="4" w:space="0" w:color="000000"/>
              <w:bottom w:val="single" w:sz="4" w:space="0" w:color="000000"/>
              <w:right w:val="single" w:sz="4" w:space="0" w:color="000000"/>
            </w:tcBorders>
          </w:tcPr>
          <w:p w14:paraId="0C504678" w14:textId="77777777" w:rsidR="00665441" w:rsidRDefault="00000000">
            <w:pPr>
              <w:pStyle w:val="normal1"/>
              <w:rPr>
                <w:rFonts w:ascii="Times New Roman" w:hAnsi="Times New Roman"/>
                <w:color w:val="000000"/>
                <w:sz w:val="22"/>
                <w:szCs w:val="22"/>
              </w:rPr>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i</m:t>
                    </m:r>
                  </m:sub>
                </m:sSub>
              </m:oMath>
            </m:oMathPara>
          </w:p>
        </w:tc>
        <w:tc>
          <w:tcPr>
            <w:tcW w:w="4159" w:type="dxa"/>
            <w:tcBorders>
              <w:top w:val="single" w:sz="4" w:space="0" w:color="000000"/>
              <w:left w:val="single" w:sz="4" w:space="0" w:color="000000"/>
              <w:bottom w:val="single" w:sz="4" w:space="0" w:color="000000"/>
              <w:right w:val="single" w:sz="4" w:space="0" w:color="000000"/>
            </w:tcBorders>
          </w:tcPr>
          <w:p w14:paraId="0C504679" w14:textId="77777777" w:rsidR="00665441" w:rsidRDefault="00000000">
            <w:pPr>
              <w:pStyle w:val="normal1"/>
              <w:rPr>
                <w:rFonts w:ascii="Times New Roman" w:hAnsi="Times New Roman"/>
                <w:color w:val="000000"/>
                <w:sz w:val="22"/>
                <w:szCs w:val="22"/>
              </w:rPr>
            </w:pPr>
            <w:r>
              <w:rPr>
                <w:rFonts w:ascii="Times New Roman" w:eastAsia="Times New Roman" w:hAnsi="Times New Roman" w:cs="Times New Roman"/>
                <w:color w:val="000000"/>
                <w:sz w:val="22"/>
                <w:szCs w:val="22"/>
              </w:rPr>
              <w:t>Annual benthic 2° production - insects only</w:t>
            </w:r>
          </w:p>
        </w:tc>
        <w:tc>
          <w:tcPr>
            <w:tcW w:w="1623" w:type="dxa"/>
            <w:tcBorders>
              <w:top w:val="single" w:sz="4" w:space="0" w:color="000000"/>
              <w:left w:val="single" w:sz="4" w:space="0" w:color="000000"/>
              <w:bottom w:val="single" w:sz="4" w:space="0" w:color="000000"/>
              <w:right w:val="single" w:sz="4" w:space="0" w:color="000000"/>
            </w:tcBorders>
          </w:tcPr>
          <w:p w14:paraId="0C50467A" w14:textId="77777777" w:rsidR="00665441" w:rsidRDefault="00000000">
            <w:pPr>
              <w:pStyle w:val="normal1"/>
              <w:jc w:val="center"/>
              <w:rPr>
                <w:rFonts w:ascii="Times New Roman" w:hAnsi="Times New Roman"/>
                <w:color w:val="000000"/>
                <w:sz w:val="22"/>
                <w:szCs w:val="22"/>
              </w:rPr>
            </w:pPr>
            <m:oMathPara>
              <m:oMathParaPr>
                <m:jc m:val="center"/>
              </m:oMathParaPr>
              <m:oMath>
                <m:r>
                  <w:rPr>
                    <w:rFonts w:ascii="Cambria Math" w:hAnsi="Cambria Math"/>
                  </w:rPr>
                  <m:t>mgDM⋅</m:t>
                </m:r>
                <m:sSup>
                  <m:sSupPr>
                    <m:ctrlPr>
                      <w:rPr>
                        <w:rFonts w:ascii="Cambria Math" w:hAnsi="Cambria Math"/>
                      </w:rPr>
                    </m:ctrlPr>
                  </m:sSupPr>
                  <m:e>
                    <m:r>
                      <w:rPr>
                        <w:rFonts w:ascii="Cambria Math" w:hAnsi="Cambria Math"/>
                      </w:rPr>
                      <m:t>m</m:t>
                    </m:r>
                  </m:e>
                  <m:sup>
                    <m:r>
                      <m:rPr>
                        <m:lit/>
                        <m:nor/>
                      </m:rPr>
                      <m:t>-</m:t>
                    </m:r>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m:rPr>
                        <m:lit/>
                        <m:nor/>
                      </m:rPr>
                      <m:t>-</m:t>
                    </m:r>
                    <m:r>
                      <w:rPr>
                        <w:rFonts w:ascii="Cambria Math" w:hAnsi="Cambria Math"/>
                      </w:rPr>
                      <m:t>1</m:t>
                    </m:r>
                  </m:sup>
                </m:sSup>
              </m:oMath>
            </m:oMathPara>
          </w:p>
        </w:tc>
        <w:tc>
          <w:tcPr>
            <w:tcW w:w="1674" w:type="dxa"/>
            <w:tcBorders>
              <w:top w:val="single" w:sz="4" w:space="0" w:color="000000"/>
              <w:left w:val="single" w:sz="4" w:space="0" w:color="000000"/>
              <w:bottom w:val="single" w:sz="4" w:space="0" w:color="000000"/>
              <w:right w:val="single" w:sz="4" w:space="0" w:color="000000"/>
            </w:tcBorders>
          </w:tcPr>
          <w:p w14:paraId="0C50467B" w14:textId="77777777" w:rsidR="00665441" w:rsidRDefault="00000000">
            <w:pPr>
              <w:pStyle w:val="normal1"/>
              <w:jc w:val="center"/>
              <w:rPr>
                <w:rFonts w:ascii="Times New Roman" w:hAnsi="Times New Roman"/>
                <w:color w:val="000000"/>
                <w:sz w:val="22"/>
                <w:szCs w:val="22"/>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lit/>
                    <m:nor/>
                  </m:rPr>
                  <m:t>=</m:t>
                </m:r>
                <m:sSub>
                  <m:sSubPr>
                    <m:ctrlPr>
                      <w:rPr>
                        <w:rFonts w:ascii="Cambria Math" w:hAnsi="Cambria Math"/>
                      </w:rPr>
                    </m:ctrlPr>
                  </m:sSubPr>
                  <m:e>
                    <m:r>
                      <w:rPr>
                        <w:rFonts w:ascii="Cambria Math" w:hAnsi="Cambria Math"/>
                      </w:rPr>
                      <m:t>P</m:t>
                    </m:r>
                  </m:e>
                  <m:sub>
                    <m:r>
                      <w:rPr>
                        <w:rFonts w:ascii="Cambria Math" w:hAnsi="Cambria Math"/>
                      </w:rPr>
                      <m:t>b</m:t>
                    </m:r>
                  </m:sub>
                </m:sSub>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f</m:t>
                        </m:r>
                      </m:e>
                      <m:sub>
                        <m:r>
                          <w:rPr>
                            <w:rFonts w:ascii="Cambria Math" w:hAnsi="Cambria Math"/>
                          </w:rPr>
                          <m:t>i</m:t>
                        </m:r>
                      </m:sub>
                    </m:sSub>
                  </m:sub>
                </m:sSub>
              </m:oMath>
            </m:oMathPara>
          </w:p>
        </w:tc>
      </w:tr>
      <w:tr w:rsidR="00665441" w14:paraId="0C504681" w14:textId="77777777">
        <w:tc>
          <w:tcPr>
            <w:tcW w:w="1527" w:type="dxa"/>
            <w:tcBorders>
              <w:top w:val="single" w:sz="4" w:space="0" w:color="000000"/>
              <w:left w:val="single" w:sz="4" w:space="0" w:color="000000"/>
              <w:bottom w:val="single" w:sz="4" w:space="0" w:color="000000"/>
              <w:right w:val="single" w:sz="4" w:space="0" w:color="000000"/>
            </w:tcBorders>
          </w:tcPr>
          <w:p w14:paraId="0C50467D" w14:textId="77777777" w:rsidR="00665441" w:rsidRDefault="00000000">
            <w:pPr>
              <w:pStyle w:val="normal1"/>
              <w:rPr>
                <w:rFonts w:ascii="Times New Roman" w:hAnsi="Times New Roman"/>
                <w:color w:val="000000"/>
                <w:sz w:val="22"/>
                <w:szCs w:val="22"/>
              </w:rPr>
            </w:pPr>
            <m:oMathPara>
              <m:oMathParaPr>
                <m:jc m:val="left"/>
              </m:oMathParaPr>
              <m:oMath>
                <m:sSub>
                  <m:sSubPr>
                    <m:ctrlPr>
                      <w:rPr>
                        <w:rFonts w:ascii="Cambria Math" w:hAnsi="Cambria Math"/>
                      </w:rPr>
                    </m:ctrlPr>
                  </m:sSubPr>
                  <m:e>
                    <m:r>
                      <w:rPr>
                        <w:rFonts w:ascii="Cambria Math" w:hAnsi="Cambria Math"/>
                      </w:rPr>
                      <m:t>E</m:t>
                    </m:r>
                  </m:e>
                  <m:sub>
                    <m:r>
                      <w:rPr>
                        <w:rFonts w:ascii="Cambria Math" w:hAnsi="Cambria Math"/>
                      </w:rPr>
                      <m:t>i</m:t>
                    </m:r>
                  </m:sub>
                </m:sSub>
              </m:oMath>
            </m:oMathPara>
          </w:p>
        </w:tc>
        <w:tc>
          <w:tcPr>
            <w:tcW w:w="4159" w:type="dxa"/>
            <w:tcBorders>
              <w:top w:val="single" w:sz="4" w:space="0" w:color="000000"/>
              <w:left w:val="single" w:sz="4" w:space="0" w:color="000000"/>
              <w:bottom w:val="single" w:sz="4" w:space="0" w:color="000000"/>
              <w:right w:val="single" w:sz="4" w:space="0" w:color="000000"/>
            </w:tcBorders>
          </w:tcPr>
          <w:p w14:paraId="0C50467E" w14:textId="77777777" w:rsidR="00665441" w:rsidRDefault="00000000">
            <w:pPr>
              <w:pStyle w:val="normal1"/>
              <w:rPr>
                <w:rFonts w:ascii="Times New Roman" w:hAnsi="Times New Roman"/>
                <w:color w:val="000000"/>
                <w:sz w:val="22"/>
                <w:szCs w:val="22"/>
              </w:rPr>
            </w:pPr>
            <w:r>
              <w:rPr>
                <w:rFonts w:ascii="Times New Roman" w:eastAsia="Times New Roman" w:hAnsi="Times New Roman" w:cs="Times New Roman"/>
                <w:color w:val="000000"/>
                <w:sz w:val="22"/>
                <w:szCs w:val="22"/>
              </w:rPr>
              <w:t>Annual emergence production</w:t>
            </w:r>
          </w:p>
        </w:tc>
        <w:tc>
          <w:tcPr>
            <w:tcW w:w="1623" w:type="dxa"/>
            <w:tcBorders>
              <w:top w:val="single" w:sz="4" w:space="0" w:color="000000"/>
              <w:left w:val="single" w:sz="4" w:space="0" w:color="000000"/>
              <w:bottom w:val="single" w:sz="4" w:space="0" w:color="000000"/>
              <w:right w:val="single" w:sz="4" w:space="0" w:color="000000"/>
            </w:tcBorders>
          </w:tcPr>
          <w:p w14:paraId="0C50467F" w14:textId="77777777" w:rsidR="00665441" w:rsidRDefault="00000000">
            <w:pPr>
              <w:pStyle w:val="normal1"/>
              <w:jc w:val="center"/>
              <w:rPr>
                <w:rFonts w:ascii="Times New Roman" w:hAnsi="Times New Roman"/>
                <w:color w:val="000000"/>
                <w:sz w:val="22"/>
                <w:szCs w:val="22"/>
              </w:rPr>
            </w:pPr>
            <m:oMathPara>
              <m:oMathParaPr>
                <m:jc m:val="center"/>
              </m:oMathParaPr>
              <m:oMath>
                <m:r>
                  <w:rPr>
                    <w:rFonts w:ascii="Cambria Math" w:hAnsi="Cambria Math"/>
                  </w:rPr>
                  <m:t>mgDM⋅</m:t>
                </m:r>
                <m:sSup>
                  <m:sSupPr>
                    <m:ctrlPr>
                      <w:rPr>
                        <w:rFonts w:ascii="Cambria Math" w:hAnsi="Cambria Math"/>
                      </w:rPr>
                    </m:ctrlPr>
                  </m:sSupPr>
                  <m:e>
                    <m:r>
                      <w:rPr>
                        <w:rFonts w:ascii="Cambria Math" w:hAnsi="Cambria Math"/>
                      </w:rPr>
                      <m:t>m</m:t>
                    </m:r>
                  </m:e>
                  <m:sup>
                    <m:r>
                      <m:rPr>
                        <m:lit/>
                        <m:nor/>
                      </m:rPr>
                      <m:t>-</m:t>
                    </m:r>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m:rPr>
                        <m:lit/>
                        <m:nor/>
                      </m:rPr>
                      <m:t>-</m:t>
                    </m:r>
                    <m:r>
                      <w:rPr>
                        <w:rFonts w:ascii="Cambria Math" w:hAnsi="Cambria Math"/>
                      </w:rPr>
                      <m:t>1</m:t>
                    </m:r>
                  </m:sup>
                </m:sSup>
              </m:oMath>
            </m:oMathPara>
          </w:p>
        </w:tc>
        <w:tc>
          <w:tcPr>
            <w:tcW w:w="1674" w:type="dxa"/>
            <w:tcBorders>
              <w:top w:val="single" w:sz="4" w:space="0" w:color="000000"/>
              <w:left w:val="single" w:sz="4" w:space="0" w:color="000000"/>
              <w:bottom w:val="single" w:sz="4" w:space="0" w:color="000000"/>
              <w:right w:val="single" w:sz="4" w:space="0" w:color="000000"/>
            </w:tcBorders>
          </w:tcPr>
          <w:p w14:paraId="0C504680" w14:textId="77777777" w:rsidR="00665441" w:rsidRDefault="00000000">
            <w:pPr>
              <w:pStyle w:val="normal1"/>
              <w:jc w:val="center"/>
              <w:rPr>
                <w:rFonts w:ascii="Times New Roman" w:hAnsi="Times New Roman"/>
                <w:color w:val="000000"/>
                <w:sz w:val="22"/>
                <w:szCs w:val="22"/>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lit/>
                    <m:nor/>
                  </m:rPr>
                  <m:t>=</m:t>
                </m:r>
                <m:sSubSup>
                  <m:sSubSupPr>
                    <m:ctrlPr>
                      <w:rPr>
                        <w:rFonts w:ascii="Cambria Math" w:hAnsi="Cambria Math"/>
                      </w:rPr>
                    </m:ctrlPr>
                  </m:sSubSupPr>
                  <m:e>
                    <m:r>
                      <w:rPr>
                        <w:rFonts w:ascii="Cambria Math" w:hAnsi="Cambria Math"/>
                      </w:rPr>
                      <m:t>μ</m:t>
                    </m:r>
                  </m:e>
                  <m:sub>
                    <m:r>
                      <w:rPr>
                        <w:rFonts w:ascii="Cambria Math" w:hAnsi="Cambria Math"/>
                      </w:rPr>
                      <m:t>E:P</m:t>
                    </m:r>
                  </m:sub>
                  <m:sup/>
                </m:sSubSup>
                <m:sSub>
                  <m:sSubPr>
                    <m:ctrlPr>
                      <w:rPr>
                        <w:rFonts w:ascii="Cambria Math" w:hAnsi="Cambria Math"/>
                      </w:rPr>
                    </m:ctrlPr>
                  </m:sSubPr>
                  <m:e>
                    <m:r>
                      <w:rPr>
                        <w:rFonts w:ascii="Cambria Math" w:hAnsi="Cambria Math"/>
                      </w:rPr>
                      <m:t>P</m:t>
                    </m:r>
                  </m:e>
                  <m:sub>
                    <m:r>
                      <w:rPr>
                        <w:rFonts w:ascii="Cambria Math" w:hAnsi="Cambria Math"/>
                      </w:rPr>
                      <m:t>i</m:t>
                    </m:r>
                  </m:sub>
                </m:sSub>
              </m:oMath>
            </m:oMathPara>
          </w:p>
        </w:tc>
      </w:tr>
      <w:tr w:rsidR="00665441" w14:paraId="0C504686" w14:textId="77777777">
        <w:tc>
          <w:tcPr>
            <w:tcW w:w="1527" w:type="dxa"/>
            <w:tcBorders>
              <w:top w:val="single" w:sz="4" w:space="0" w:color="000000"/>
              <w:left w:val="single" w:sz="4" w:space="0" w:color="000000"/>
              <w:bottom w:val="single" w:sz="4" w:space="0" w:color="000000"/>
              <w:right w:val="single" w:sz="4" w:space="0" w:color="000000"/>
            </w:tcBorders>
          </w:tcPr>
          <w:p w14:paraId="0C504682" w14:textId="77777777" w:rsidR="00665441" w:rsidRDefault="00000000">
            <w:pPr>
              <w:pStyle w:val="normal1"/>
              <w:rPr>
                <w:rFonts w:ascii="Times New Roman" w:hAnsi="Times New Roman"/>
                <w:color w:val="000000"/>
                <w:sz w:val="22"/>
                <w:szCs w:val="22"/>
              </w:rPr>
            </w:pPr>
            <m:oMathPara>
              <m:oMathParaPr>
                <m:jc m:val="left"/>
              </m:oMathParaPr>
              <m:oMath>
                <m:sSub>
                  <m:sSubPr>
                    <m:ctrlPr>
                      <w:rPr>
                        <w:rFonts w:ascii="Cambria Math" w:hAnsi="Cambria Math"/>
                      </w:rPr>
                    </m:ctrlPr>
                  </m:sSubPr>
                  <m:e>
                    <m:r>
                      <w:rPr>
                        <w:rFonts w:ascii="Cambria Math" w:hAnsi="Cambria Math"/>
                      </w:rPr>
                      <m:t>E</m:t>
                    </m:r>
                  </m:e>
                  <m:sub>
                    <m:r>
                      <w:rPr>
                        <w:rFonts w:ascii="Cambria Math" w:hAnsi="Cambria Math"/>
                      </w:rPr>
                      <m:t>i,basin</m:t>
                    </m:r>
                  </m:sub>
                </m:sSub>
              </m:oMath>
            </m:oMathPara>
          </w:p>
        </w:tc>
        <w:tc>
          <w:tcPr>
            <w:tcW w:w="4159" w:type="dxa"/>
            <w:tcBorders>
              <w:top w:val="single" w:sz="4" w:space="0" w:color="000000"/>
              <w:left w:val="single" w:sz="4" w:space="0" w:color="000000"/>
              <w:bottom w:val="single" w:sz="4" w:space="0" w:color="000000"/>
              <w:right w:val="single" w:sz="4" w:space="0" w:color="000000"/>
            </w:tcBorders>
          </w:tcPr>
          <w:p w14:paraId="0C504683" w14:textId="77777777" w:rsidR="00665441" w:rsidRDefault="00000000">
            <w:pPr>
              <w:pStyle w:val="normal1"/>
              <w:rPr>
                <w:rFonts w:ascii="Times New Roman" w:hAnsi="Times New Roman"/>
                <w:color w:val="000000"/>
                <w:sz w:val="22"/>
                <w:szCs w:val="22"/>
              </w:rPr>
            </w:pPr>
            <w:r>
              <w:rPr>
                <w:rFonts w:ascii="Times New Roman" w:eastAsia="Times New Roman" w:hAnsi="Times New Roman" w:cs="Times New Roman"/>
                <w:color w:val="000000"/>
                <w:sz w:val="22"/>
                <w:szCs w:val="22"/>
              </w:rPr>
              <w:t xml:space="preserve">Annual emergence production per </w:t>
            </w:r>
            <w:proofErr w:type="spellStart"/>
            <w:r>
              <w:rPr>
                <w:rFonts w:ascii="Times New Roman" w:eastAsia="Times New Roman" w:hAnsi="Times New Roman" w:cs="Times New Roman"/>
                <w:color w:val="000000"/>
                <w:sz w:val="22"/>
                <w:szCs w:val="22"/>
              </w:rPr>
              <w:t>hydrobasin</w:t>
            </w:r>
            <w:proofErr w:type="spellEnd"/>
          </w:p>
        </w:tc>
        <w:tc>
          <w:tcPr>
            <w:tcW w:w="1623" w:type="dxa"/>
            <w:tcBorders>
              <w:top w:val="single" w:sz="4" w:space="0" w:color="000000"/>
              <w:left w:val="single" w:sz="4" w:space="0" w:color="000000"/>
              <w:bottom w:val="single" w:sz="4" w:space="0" w:color="000000"/>
              <w:right w:val="single" w:sz="4" w:space="0" w:color="000000"/>
            </w:tcBorders>
          </w:tcPr>
          <w:p w14:paraId="0C504684" w14:textId="77777777" w:rsidR="00665441" w:rsidRDefault="00000000">
            <w:pPr>
              <w:pStyle w:val="normal1"/>
              <w:jc w:val="center"/>
              <w:rPr>
                <w:rFonts w:ascii="Times New Roman" w:hAnsi="Times New Roman"/>
                <w:color w:val="000000"/>
                <w:sz w:val="22"/>
                <w:szCs w:val="22"/>
              </w:rPr>
            </w:pPr>
            <m:oMathPara>
              <m:oMathParaPr>
                <m:jc m:val="center"/>
              </m:oMathParaPr>
              <m:oMath>
                <m:r>
                  <w:rPr>
                    <w:rFonts w:ascii="Cambria Math" w:hAnsi="Cambria Math"/>
                  </w:rPr>
                  <m:t>kgDM⋅</m:t>
                </m:r>
                <m:sSup>
                  <m:sSupPr>
                    <m:ctrlPr>
                      <w:rPr>
                        <w:rFonts w:ascii="Cambria Math" w:hAnsi="Cambria Math"/>
                      </w:rPr>
                    </m:ctrlPr>
                  </m:sSupPr>
                  <m:e>
                    <m:r>
                      <w:rPr>
                        <w:rFonts w:ascii="Cambria Math" w:hAnsi="Cambria Math"/>
                      </w:rPr>
                      <m:t>y</m:t>
                    </m:r>
                  </m:e>
                  <m:sup>
                    <m:r>
                      <m:rPr>
                        <m:lit/>
                        <m:nor/>
                      </m:rPr>
                      <m:t>-</m:t>
                    </m:r>
                    <m:r>
                      <w:rPr>
                        <w:rFonts w:ascii="Cambria Math" w:hAnsi="Cambria Math"/>
                      </w:rPr>
                      <m:t>1</m:t>
                    </m:r>
                  </m:sup>
                </m:sSup>
              </m:oMath>
            </m:oMathPara>
          </w:p>
        </w:tc>
        <w:tc>
          <w:tcPr>
            <w:tcW w:w="1674" w:type="dxa"/>
            <w:tcBorders>
              <w:top w:val="single" w:sz="4" w:space="0" w:color="000000"/>
              <w:left w:val="single" w:sz="4" w:space="0" w:color="000000"/>
              <w:bottom w:val="single" w:sz="4" w:space="0" w:color="000000"/>
              <w:right w:val="single" w:sz="4" w:space="0" w:color="000000"/>
            </w:tcBorders>
          </w:tcPr>
          <w:p w14:paraId="0C504685" w14:textId="77777777" w:rsidR="00665441" w:rsidRDefault="00665441">
            <w:pPr>
              <w:pStyle w:val="normal1"/>
              <w:jc w:val="center"/>
              <w:rPr>
                <w:rFonts w:ascii="Times New Roman" w:eastAsia="Times New Roman" w:hAnsi="Times New Roman" w:cs="Times New Roman"/>
                <w:color w:val="000000"/>
                <w:sz w:val="22"/>
                <w:szCs w:val="22"/>
              </w:rPr>
            </w:pPr>
          </w:p>
        </w:tc>
      </w:tr>
      <w:tr w:rsidR="00665441" w14:paraId="0C50468B" w14:textId="77777777">
        <w:tc>
          <w:tcPr>
            <w:tcW w:w="1527" w:type="dxa"/>
            <w:tcBorders>
              <w:top w:val="single" w:sz="4" w:space="0" w:color="000000"/>
              <w:left w:val="single" w:sz="4" w:space="0" w:color="000000"/>
              <w:bottom w:val="single" w:sz="4" w:space="0" w:color="000000"/>
              <w:right w:val="single" w:sz="4" w:space="0" w:color="000000"/>
            </w:tcBorders>
          </w:tcPr>
          <w:p w14:paraId="0C504687" w14:textId="77777777" w:rsidR="00665441" w:rsidRDefault="00000000">
            <w:pPr>
              <w:pStyle w:val="normal1"/>
              <w:rPr>
                <w:rFonts w:ascii="Times New Roman" w:hAnsi="Times New Roman"/>
                <w:color w:val="000000"/>
                <w:sz w:val="22"/>
                <w:szCs w:val="22"/>
              </w:rPr>
            </w:pPr>
            <m:oMathPara>
              <m:oMathParaPr>
                <m:jc m:val="left"/>
              </m:oMathParaPr>
              <m:oMath>
                <m:sSub>
                  <m:sSubPr>
                    <m:ctrlPr>
                      <w:rPr>
                        <w:rFonts w:ascii="Cambria Math" w:hAnsi="Cambria Math"/>
                      </w:rPr>
                    </m:ctrlPr>
                  </m:sSubPr>
                  <m:e>
                    <m:r>
                      <w:rPr>
                        <w:rFonts w:ascii="Cambria Math" w:hAnsi="Cambria Math"/>
                      </w:rPr>
                      <m:t>μ</m:t>
                    </m:r>
                  </m:e>
                  <m:sub>
                    <m:r>
                      <w:rPr>
                        <w:rFonts w:ascii="Cambria Math" w:hAnsi="Cambria Math"/>
                      </w:rPr>
                      <m:t>E:P</m:t>
                    </m:r>
                  </m:sub>
                </m:sSub>
              </m:oMath>
            </m:oMathPara>
          </w:p>
        </w:tc>
        <w:tc>
          <w:tcPr>
            <w:tcW w:w="4159" w:type="dxa"/>
            <w:tcBorders>
              <w:top w:val="single" w:sz="4" w:space="0" w:color="000000"/>
              <w:left w:val="single" w:sz="4" w:space="0" w:color="000000"/>
              <w:bottom w:val="single" w:sz="4" w:space="0" w:color="000000"/>
              <w:right w:val="single" w:sz="4" w:space="0" w:color="000000"/>
            </w:tcBorders>
          </w:tcPr>
          <w:p w14:paraId="0C504688" w14:textId="77777777" w:rsidR="00665441" w:rsidRDefault="00000000">
            <w:pPr>
              <w:pStyle w:val="normal1"/>
              <w:rPr>
                <w:rFonts w:ascii="Times New Roman" w:hAnsi="Times New Roman"/>
                <w:color w:val="000000"/>
                <w:sz w:val="22"/>
                <w:szCs w:val="22"/>
              </w:rPr>
            </w:pPr>
            <w:r>
              <w:rPr>
                <w:rFonts w:ascii="Times New Roman" w:eastAsia="Times New Roman" w:hAnsi="Times New Roman" w:cs="Times New Roman"/>
                <w:color w:val="000000"/>
                <w:sz w:val="22"/>
                <w:szCs w:val="22"/>
              </w:rPr>
              <w:t>Mean ratio of emergence to insect production</w:t>
            </w:r>
          </w:p>
        </w:tc>
        <w:tc>
          <w:tcPr>
            <w:tcW w:w="1623" w:type="dxa"/>
            <w:tcBorders>
              <w:top w:val="single" w:sz="4" w:space="0" w:color="000000"/>
              <w:left w:val="single" w:sz="4" w:space="0" w:color="000000"/>
              <w:bottom w:val="single" w:sz="4" w:space="0" w:color="000000"/>
              <w:right w:val="single" w:sz="4" w:space="0" w:color="000000"/>
            </w:tcBorders>
          </w:tcPr>
          <w:p w14:paraId="0C504689" w14:textId="77777777" w:rsidR="00665441" w:rsidRDefault="00665441">
            <w:pPr>
              <w:pStyle w:val="normal1"/>
              <w:rPr>
                <w:rFonts w:ascii="Times New Roman" w:eastAsia="Times New Roman" w:hAnsi="Times New Roman" w:cs="Times New Roman"/>
                <w:color w:val="000000"/>
                <w:sz w:val="22"/>
                <w:szCs w:val="22"/>
              </w:rPr>
            </w:pPr>
          </w:p>
        </w:tc>
        <w:tc>
          <w:tcPr>
            <w:tcW w:w="1674" w:type="dxa"/>
            <w:tcBorders>
              <w:top w:val="single" w:sz="4" w:space="0" w:color="000000"/>
              <w:left w:val="single" w:sz="4" w:space="0" w:color="000000"/>
              <w:bottom w:val="single" w:sz="4" w:space="0" w:color="000000"/>
              <w:right w:val="single" w:sz="4" w:space="0" w:color="000000"/>
            </w:tcBorders>
          </w:tcPr>
          <w:p w14:paraId="0C50468A" w14:textId="77777777" w:rsidR="00665441" w:rsidRDefault="00000000">
            <w:pPr>
              <w:pStyle w:val="normal1"/>
              <w:jc w:val="center"/>
              <w:rPr>
                <w:rFonts w:ascii="Times New Roman" w:hAnsi="Times New Roman"/>
                <w:color w:val="000000"/>
                <w:sz w:val="22"/>
                <w:szCs w:val="22"/>
              </w:rPr>
            </w:pPr>
            <w:r>
              <w:rPr>
                <w:rFonts w:ascii="Times New Roman" w:eastAsia="Times New Roman" w:hAnsi="Times New Roman" w:cs="Times New Roman"/>
                <w:color w:val="000000"/>
                <w:sz w:val="22"/>
                <w:szCs w:val="22"/>
              </w:rPr>
              <w:t>Statistical model</w:t>
            </w:r>
          </w:p>
        </w:tc>
      </w:tr>
      <w:tr w:rsidR="00665441" w14:paraId="0C504690" w14:textId="77777777">
        <w:tc>
          <w:tcPr>
            <w:tcW w:w="1527" w:type="dxa"/>
            <w:tcBorders>
              <w:top w:val="single" w:sz="4" w:space="0" w:color="000000"/>
              <w:left w:val="single" w:sz="4" w:space="0" w:color="000000"/>
              <w:bottom w:val="single" w:sz="4" w:space="0" w:color="000000"/>
              <w:right w:val="single" w:sz="4" w:space="0" w:color="000000"/>
            </w:tcBorders>
          </w:tcPr>
          <w:p w14:paraId="0C50468C" w14:textId="77777777" w:rsidR="00665441" w:rsidRDefault="00000000">
            <w:pPr>
              <w:pStyle w:val="normal1"/>
              <w:rPr>
                <w:rFonts w:ascii="Times New Roman" w:hAnsi="Times New Roman"/>
                <w:color w:val="000000"/>
                <w:sz w:val="22"/>
                <w:szCs w:val="22"/>
              </w:rPr>
            </w:pPr>
            <m:oMathPara>
              <m:oMathParaPr>
                <m:jc m:val="left"/>
              </m:oMathParaPr>
              <m:oMath>
                <m:sSub>
                  <m:sSubPr>
                    <m:ctrlPr>
                      <w:rPr>
                        <w:rFonts w:ascii="Cambria Math" w:hAnsi="Cambria Math"/>
                      </w:rPr>
                    </m:ctrlPr>
                  </m:sSubPr>
                  <m:e>
                    <m:r>
                      <w:rPr>
                        <w:rFonts w:ascii="Cambria Math" w:hAnsi="Cambria Math"/>
                      </w:rPr>
                      <m:t>E</m:t>
                    </m:r>
                  </m:e>
                  <m:sub>
                    <m:r>
                      <w:rPr>
                        <w:rFonts w:ascii="Cambria Math" w:hAnsi="Cambria Math"/>
                      </w:rPr>
                      <m:t>i,global</m:t>
                    </m:r>
                  </m:sub>
                </m:sSub>
              </m:oMath>
            </m:oMathPara>
          </w:p>
        </w:tc>
        <w:tc>
          <w:tcPr>
            <w:tcW w:w="4159" w:type="dxa"/>
            <w:tcBorders>
              <w:top w:val="single" w:sz="4" w:space="0" w:color="000000"/>
              <w:left w:val="single" w:sz="4" w:space="0" w:color="000000"/>
              <w:bottom w:val="single" w:sz="4" w:space="0" w:color="000000"/>
              <w:right w:val="single" w:sz="4" w:space="0" w:color="000000"/>
            </w:tcBorders>
          </w:tcPr>
          <w:p w14:paraId="0C50468D" w14:textId="77777777" w:rsidR="00665441" w:rsidRDefault="00000000">
            <w:pPr>
              <w:pStyle w:val="normal1"/>
              <w:rPr>
                <w:rFonts w:ascii="Times New Roman" w:hAnsi="Times New Roman"/>
                <w:color w:val="000000"/>
                <w:sz w:val="22"/>
                <w:szCs w:val="22"/>
              </w:rPr>
            </w:pPr>
            <w:r>
              <w:rPr>
                <w:rFonts w:ascii="Times New Roman" w:eastAsia="Times New Roman" w:hAnsi="Times New Roman" w:cs="Times New Roman"/>
                <w:color w:val="000000"/>
                <w:sz w:val="22"/>
                <w:szCs w:val="22"/>
              </w:rPr>
              <w:t>Annual global emergence production</w:t>
            </w:r>
          </w:p>
        </w:tc>
        <w:tc>
          <w:tcPr>
            <w:tcW w:w="1623" w:type="dxa"/>
            <w:tcBorders>
              <w:top w:val="single" w:sz="4" w:space="0" w:color="000000"/>
              <w:left w:val="single" w:sz="4" w:space="0" w:color="000000"/>
              <w:bottom w:val="single" w:sz="4" w:space="0" w:color="000000"/>
              <w:right w:val="single" w:sz="4" w:space="0" w:color="000000"/>
            </w:tcBorders>
          </w:tcPr>
          <w:p w14:paraId="0C50468E" w14:textId="77777777" w:rsidR="00665441" w:rsidRDefault="00000000">
            <w:pPr>
              <w:pStyle w:val="normal1"/>
              <w:jc w:val="center"/>
              <w:rPr>
                <w:rFonts w:ascii="Times New Roman" w:hAnsi="Times New Roman"/>
                <w:color w:val="000000"/>
                <w:sz w:val="22"/>
                <w:szCs w:val="22"/>
              </w:rPr>
            </w:pPr>
            <m:oMathPara>
              <m:oMathParaPr>
                <m:jc m:val="center"/>
              </m:oMathParaPr>
              <m:oMath>
                <m:r>
                  <w:rPr>
                    <w:rFonts w:ascii="Cambria Math" w:hAnsi="Cambria Math"/>
                  </w:rPr>
                  <m:t>tDM⋅</m:t>
                </m:r>
                <m:sSup>
                  <m:sSupPr>
                    <m:ctrlPr>
                      <w:rPr>
                        <w:rFonts w:ascii="Cambria Math" w:hAnsi="Cambria Math"/>
                      </w:rPr>
                    </m:ctrlPr>
                  </m:sSupPr>
                  <m:e>
                    <m:r>
                      <w:rPr>
                        <w:rFonts w:ascii="Cambria Math" w:hAnsi="Cambria Math"/>
                      </w:rPr>
                      <m:t>y</m:t>
                    </m:r>
                  </m:e>
                  <m:sup>
                    <m:r>
                      <m:rPr>
                        <m:lit/>
                        <m:nor/>
                      </m:rPr>
                      <m:t>-</m:t>
                    </m:r>
                    <m:r>
                      <w:rPr>
                        <w:rFonts w:ascii="Cambria Math" w:hAnsi="Cambria Math"/>
                      </w:rPr>
                      <m:t>1</m:t>
                    </m:r>
                  </m:sup>
                </m:sSup>
              </m:oMath>
            </m:oMathPara>
          </w:p>
        </w:tc>
        <w:tc>
          <w:tcPr>
            <w:tcW w:w="1674" w:type="dxa"/>
            <w:tcBorders>
              <w:top w:val="single" w:sz="4" w:space="0" w:color="000000"/>
              <w:left w:val="single" w:sz="4" w:space="0" w:color="000000"/>
              <w:bottom w:val="single" w:sz="4" w:space="0" w:color="000000"/>
              <w:right w:val="single" w:sz="4" w:space="0" w:color="000000"/>
            </w:tcBorders>
          </w:tcPr>
          <w:p w14:paraId="0C50468F" w14:textId="77777777" w:rsidR="00665441" w:rsidRDefault="00000000">
            <w:pPr>
              <w:pStyle w:val="normal1"/>
              <w:jc w:val="center"/>
              <w:rPr>
                <w:rFonts w:ascii="Times New Roman" w:hAnsi="Times New Roman"/>
                <w:color w:val="000000"/>
                <w:sz w:val="22"/>
                <w:szCs w:val="22"/>
              </w:rPr>
            </w:pPr>
            <m:oMathPara>
              <m:oMathParaPr>
                <m:jc m:val="center"/>
              </m:oMathParaPr>
              <m:oMath>
                <m:nary>
                  <m:naryPr>
                    <m:chr m:val="∑"/>
                    <m:ctrlPr>
                      <w:rPr>
                        <w:rFonts w:ascii="Cambria Math" w:hAnsi="Cambria Math"/>
                      </w:rPr>
                    </m:ctrlPr>
                  </m:naryPr>
                  <m:sub/>
                  <m:sup/>
                  <m:e>
                    <m:sSub>
                      <m:sSubPr>
                        <m:ctrlPr>
                          <w:rPr>
                            <w:rFonts w:ascii="Cambria Math" w:hAnsi="Cambria Math"/>
                          </w:rPr>
                        </m:ctrlPr>
                      </m:sSubPr>
                      <m:e>
                        <m:r>
                          <w:rPr>
                            <w:rFonts w:ascii="Cambria Math" w:hAnsi="Cambria Math"/>
                          </w:rPr>
                          <m:t>E</m:t>
                        </m:r>
                      </m:e>
                      <m:sub>
                        <m:r>
                          <w:rPr>
                            <w:rFonts w:ascii="Cambria Math" w:hAnsi="Cambria Math"/>
                          </w:rPr>
                          <m:t>i,basin</m:t>
                        </m:r>
                      </m:sub>
                    </m:sSub>
                  </m:e>
                </m:nary>
              </m:oMath>
            </m:oMathPara>
          </w:p>
        </w:tc>
      </w:tr>
      <w:tr w:rsidR="00665441" w14:paraId="0C504695" w14:textId="77777777">
        <w:tc>
          <w:tcPr>
            <w:tcW w:w="1527" w:type="dxa"/>
            <w:tcBorders>
              <w:top w:val="single" w:sz="4" w:space="0" w:color="000000"/>
              <w:left w:val="single" w:sz="4" w:space="0" w:color="000000"/>
              <w:bottom w:val="single" w:sz="4" w:space="0" w:color="000000"/>
              <w:right w:val="single" w:sz="4" w:space="0" w:color="000000"/>
            </w:tcBorders>
          </w:tcPr>
          <w:p w14:paraId="0C504691" w14:textId="77777777" w:rsidR="00665441" w:rsidRDefault="00000000">
            <w:pPr>
              <w:pStyle w:val="normal1"/>
              <w:rPr>
                <w:rFonts w:ascii="Times New Roman" w:hAnsi="Times New Roman"/>
                <w:color w:val="000000"/>
                <w:sz w:val="22"/>
                <w:szCs w:val="22"/>
              </w:rPr>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w</m:t>
                    </m:r>
                  </m:sub>
                </m:sSub>
              </m:oMath>
            </m:oMathPara>
          </w:p>
        </w:tc>
        <w:tc>
          <w:tcPr>
            <w:tcW w:w="4159" w:type="dxa"/>
            <w:tcBorders>
              <w:top w:val="single" w:sz="4" w:space="0" w:color="000000"/>
              <w:left w:val="single" w:sz="4" w:space="0" w:color="000000"/>
              <w:bottom w:val="single" w:sz="4" w:space="0" w:color="000000"/>
              <w:right w:val="single" w:sz="4" w:space="0" w:color="000000"/>
            </w:tcBorders>
          </w:tcPr>
          <w:p w14:paraId="0C504692" w14:textId="77777777" w:rsidR="00665441" w:rsidRDefault="00000000">
            <w:pPr>
              <w:pStyle w:val="normal1"/>
              <w:rPr>
                <w:rFonts w:ascii="Times New Roman" w:hAnsi="Times New Roman"/>
                <w:color w:val="000000"/>
                <w:sz w:val="22"/>
                <w:szCs w:val="22"/>
              </w:rPr>
            </w:pPr>
            <w:r>
              <w:rPr>
                <w:rFonts w:ascii="Times New Roman" w:eastAsia="Times New Roman" w:hAnsi="Times New Roman" w:cs="Times New Roman"/>
                <w:color w:val="000000"/>
                <w:sz w:val="22"/>
                <w:szCs w:val="22"/>
              </w:rPr>
              <w:t>Contaminant concentration in water</w:t>
            </w:r>
          </w:p>
        </w:tc>
        <w:tc>
          <w:tcPr>
            <w:tcW w:w="1623" w:type="dxa"/>
            <w:tcBorders>
              <w:top w:val="single" w:sz="4" w:space="0" w:color="000000"/>
              <w:left w:val="single" w:sz="4" w:space="0" w:color="000000"/>
              <w:bottom w:val="single" w:sz="4" w:space="0" w:color="000000"/>
              <w:right w:val="single" w:sz="4" w:space="0" w:color="000000"/>
            </w:tcBorders>
          </w:tcPr>
          <w:p w14:paraId="0C504693" w14:textId="77777777" w:rsidR="00665441" w:rsidRDefault="00665441">
            <w:pPr>
              <w:pStyle w:val="normal1"/>
              <w:rPr>
                <w:rFonts w:ascii="Times New Roman" w:eastAsia="Times New Roman" w:hAnsi="Times New Roman" w:cs="Times New Roman"/>
                <w:color w:val="000000"/>
                <w:sz w:val="22"/>
                <w:szCs w:val="22"/>
              </w:rPr>
            </w:pPr>
          </w:p>
        </w:tc>
        <w:tc>
          <w:tcPr>
            <w:tcW w:w="1674" w:type="dxa"/>
            <w:tcBorders>
              <w:top w:val="single" w:sz="4" w:space="0" w:color="000000"/>
              <w:left w:val="single" w:sz="4" w:space="0" w:color="000000"/>
              <w:bottom w:val="single" w:sz="4" w:space="0" w:color="000000"/>
              <w:right w:val="single" w:sz="4" w:space="0" w:color="000000"/>
            </w:tcBorders>
          </w:tcPr>
          <w:p w14:paraId="0C504694" w14:textId="77777777" w:rsidR="00665441" w:rsidRDefault="00665441">
            <w:pPr>
              <w:pStyle w:val="normal1"/>
              <w:jc w:val="center"/>
              <w:rPr>
                <w:rFonts w:ascii="Times New Roman" w:eastAsia="Times New Roman" w:hAnsi="Times New Roman" w:cs="Times New Roman"/>
                <w:color w:val="000000"/>
                <w:sz w:val="22"/>
                <w:szCs w:val="22"/>
              </w:rPr>
            </w:pPr>
          </w:p>
        </w:tc>
      </w:tr>
      <w:tr w:rsidR="00665441" w14:paraId="0C50469A" w14:textId="77777777">
        <w:tc>
          <w:tcPr>
            <w:tcW w:w="1527" w:type="dxa"/>
            <w:tcBorders>
              <w:top w:val="single" w:sz="4" w:space="0" w:color="000000"/>
              <w:left w:val="single" w:sz="4" w:space="0" w:color="000000"/>
              <w:bottom w:val="single" w:sz="4" w:space="0" w:color="000000"/>
              <w:right w:val="single" w:sz="4" w:space="0" w:color="000000"/>
            </w:tcBorders>
          </w:tcPr>
          <w:p w14:paraId="0C504696" w14:textId="77777777" w:rsidR="00665441" w:rsidRDefault="00000000">
            <w:pPr>
              <w:pStyle w:val="normal1"/>
              <w:rPr>
                <w:rFonts w:ascii="Times New Roman" w:hAnsi="Times New Roman"/>
                <w:color w:val="000000"/>
                <w:sz w:val="22"/>
                <w:szCs w:val="22"/>
              </w:rPr>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a</m:t>
                    </m:r>
                  </m:sub>
                </m:sSub>
              </m:oMath>
            </m:oMathPara>
          </w:p>
        </w:tc>
        <w:tc>
          <w:tcPr>
            <w:tcW w:w="4159" w:type="dxa"/>
            <w:tcBorders>
              <w:top w:val="single" w:sz="4" w:space="0" w:color="000000"/>
              <w:left w:val="single" w:sz="4" w:space="0" w:color="000000"/>
              <w:bottom w:val="single" w:sz="4" w:space="0" w:color="000000"/>
              <w:right w:val="single" w:sz="4" w:space="0" w:color="000000"/>
            </w:tcBorders>
          </w:tcPr>
          <w:p w14:paraId="0C504697" w14:textId="77777777" w:rsidR="00665441" w:rsidRDefault="00000000">
            <w:pPr>
              <w:pStyle w:val="normal1"/>
              <w:rPr>
                <w:rFonts w:ascii="Times New Roman" w:hAnsi="Times New Roman"/>
                <w:color w:val="000000"/>
                <w:sz w:val="22"/>
                <w:szCs w:val="22"/>
              </w:rPr>
            </w:pPr>
            <w:r>
              <w:rPr>
                <w:rFonts w:ascii="Times New Roman" w:eastAsia="Times New Roman" w:hAnsi="Times New Roman" w:cs="Times New Roman"/>
                <w:color w:val="000000"/>
                <w:sz w:val="22"/>
                <w:szCs w:val="22"/>
              </w:rPr>
              <w:t>Contaminant concentration in adult aquatic insects</w:t>
            </w:r>
          </w:p>
        </w:tc>
        <w:tc>
          <w:tcPr>
            <w:tcW w:w="1623" w:type="dxa"/>
            <w:tcBorders>
              <w:top w:val="single" w:sz="4" w:space="0" w:color="000000"/>
              <w:left w:val="single" w:sz="4" w:space="0" w:color="000000"/>
              <w:bottom w:val="single" w:sz="4" w:space="0" w:color="000000"/>
              <w:right w:val="single" w:sz="4" w:space="0" w:color="000000"/>
            </w:tcBorders>
          </w:tcPr>
          <w:p w14:paraId="0C504698" w14:textId="77777777" w:rsidR="00665441" w:rsidRDefault="00000000">
            <w:pPr>
              <w:pStyle w:val="normal1"/>
              <w:jc w:val="center"/>
              <w:rPr>
                <w:rFonts w:ascii="Times New Roman" w:hAnsi="Times New Roman"/>
                <w:color w:val="000000"/>
                <w:sz w:val="22"/>
                <w:szCs w:val="22"/>
              </w:rPr>
            </w:pPr>
            <m:oMathPara>
              <m:oMathParaPr>
                <m:jc m:val="center"/>
              </m:oMathParaPr>
              <m:oMath>
                <m:r>
                  <w:rPr>
                    <w:rFonts w:ascii="Cambria Math" w:hAnsi="Cambria Math"/>
                  </w:rPr>
                  <m:t>ng⋅mgD</m:t>
                </m:r>
                <m:sSup>
                  <m:sSupPr>
                    <m:ctrlPr>
                      <w:rPr>
                        <w:rFonts w:ascii="Cambria Math" w:hAnsi="Cambria Math"/>
                      </w:rPr>
                    </m:ctrlPr>
                  </m:sSupPr>
                  <m:e>
                    <m:r>
                      <w:rPr>
                        <w:rFonts w:ascii="Cambria Math" w:hAnsi="Cambria Math"/>
                      </w:rPr>
                      <m:t>M</m:t>
                    </m:r>
                  </m:e>
                  <m:sup>
                    <m:r>
                      <m:rPr>
                        <m:lit/>
                        <m:nor/>
                      </m:rPr>
                      <m:t>-</m:t>
                    </m:r>
                    <m:r>
                      <w:rPr>
                        <w:rFonts w:ascii="Cambria Math" w:hAnsi="Cambria Math"/>
                      </w:rPr>
                      <m:t>1</m:t>
                    </m:r>
                  </m:sup>
                </m:sSup>
              </m:oMath>
            </m:oMathPara>
          </w:p>
        </w:tc>
        <w:tc>
          <w:tcPr>
            <w:tcW w:w="1674" w:type="dxa"/>
            <w:tcBorders>
              <w:top w:val="single" w:sz="4" w:space="0" w:color="000000"/>
              <w:left w:val="single" w:sz="4" w:space="0" w:color="000000"/>
              <w:bottom w:val="single" w:sz="4" w:space="0" w:color="000000"/>
              <w:right w:val="single" w:sz="4" w:space="0" w:color="000000"/>
            </w:tcBorders>
          </w:tcPr>
          <w:p w14:paraId="0C504699" w14:textId="77777777" w:rsidR="00665441" w:rsidRDefault="00665441">
            <w:pPr>
              <w:pStyle w:val="normal1"/>
              <w:jc w:val="center"/>
              <w:rPr>
                <w:rFonts w:ascii="Times New Roman" w:eastAsia="Times New Roman" w:hAnsi="Times New Roman" w:cs="Times New Roman"/>
                <w:color w:val="000000"/>
                <w:sz w:val="22"/>
                <w:szCs w:val="22"/>
              </w:rPr>
            </w:pPr>
          </w:p>
        </w:tc>
      </w:tr>
      <w:tr w:rsidR="00665441" w14:paraId="0C50469F" w14:textId="77777777">
        <w:tc>
          <w:tcPr>
            <w:tcW w:w="1527" w:type="dxa"/>
            <w:tcBorders>
              <w:top w:val="single" w:sz="4" w:space="0" w:color="000000"/>
              <w:left w:val="single" w:sz="4" w:space="0" w:color="000000"/>
              <w:bottom w:val="single" w:sz="4" w:space="0" w:color="000000"/>
              <w:right w:val="single" w:sz="4" w:space="0" w:color="000000"/>
            </w:tcBorders>
          </w:tcPr>
          <w:p w14:paraId="0C50469B" w14:textId="77777777" w:rsidR="00665441" w:rsidRDefault="00000000">
            <w:pPr>
              <w:pStyle w:val="normal1"/>
              <w:rPr>
                <w:rFonts w:ascii="Times New Roman" w:hAnsi="Times New Roman"/>
                <w:color w:val="000000"/>
                <w:sz w:val="22"/>
                <w:szCs w:val="22"/>
              </w:rPr>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a,basin</m:t>
                    </m:r>
                  </m:sub>
                </m:sSub>
              </m:oMath>
            </m:oMathPara>
          </w:p>
        </w:tc>
        <w:tc>
          <w:tcPr>
            <w:tcW w:w="4159" w:type="dxa"/>
            <w:tcBorders>
              <w:top w:val="single" w:sz="4" w:space="0" w:color="000000"/>
              <w:left w:val="single" w:sz="4" w:space="0" w:color="000000"/>
              <w:bottom w:val="single" w:sz="4" w:space="0" w:color="000000"/>
              <w:right w:val="single" w:sz="4" w:space="0" w:color="000000"/>
            </w:tcBorders>
          </w:tcPr>
          <w:p w14:paraId="0C50469C" w14:textId="77777777" w:rsidR="00665441" w:rsidRDefault="00000000">
            <w:pPr>
              <w:pStyle w:val="normal1"/>
              <w:rPr>
                <w:rFonts w:ascii="Times New Roman" w:hAnsi="Times New Roman"/>
                <w:color w:val="000000"/>
                <w:sz w:val="22"/>
                <w:szCs w:val="22"/>
              </w:rPr>
            </w:pPr>
            <w:r>
              <w:rPr>
                <w:rFonts w:ascii="Times New Roman" w:eastAsia="Times New Roman" w:hAnsi="Times New Roman" w:cs="Times New Roman"/>
                <w:color w:val="000000"/>
                <w:sz w:val="22"/>
                <w:szCs w:val="22"/>
              </w:rPr>
              <w:t xml:space="preserve">Contaminant concentration in adult aquatic insects in each </w:t>
            </w:r>
            <w:proofErr w:type="spellStart"/>
            <w:r>
              <w:rPr>
                <w:rFonts w:ascii="Times New Roman" w:eastAsia="Times New Roman" w:hAnsi="Times New Roman" w:cs="Times New Roman"/>
                <w:color w:val="000000"/>
                <w:sz w:val="22"/>
                <w:szCs w:val="22"/>
              </w:rPr>
              <w:t>hydrobasin</w:t>
            </w:r>
            <w:proofErr w:type="spellEnd"/>
          </w:p>
        </w:tc>
        <w:tc>
          <w:tcPr>
            <w:tcW w:w="1623" w:type="dxa"/>
            <w:tcBorders>
              <w:top w:val="single" w:sz="4" w:space="0" w:color="000000"/>
              <w:left w:val="single" w:sz="4" w:space="0" w:color="000000"/>
              <w:bottom w:val="single" w:sz="4" w:space="0" w:color="000000"/>
              <w:right w:val="single" w:sz="4" w:space="0" w:color="000000"/>
            </w:tcBorders>
          </w:tcPr>
          <w:p w14:paraId="0C50469D" w14:textId="77777777" w:rsidR="00665441" w:rsidRDefault="00000000">
            <w:pPr>
              <w:pStyle w:val="normal1"/>
              <w:jc w:val="center"/>
              <w:rPr>
                <w:rFonts w:ascii="Times New Roman" w:hAnsi="Times New Roman"/>
                <w:color w:val="000000"/>
                <w:sz w:val="22"/>
                <w:szCs w:val="22"/>
              </w:rPr>
            </w:pPr>
            <m:oMathPara>
              <m:oMathParaPr>
                <m:jc m:val="center"/>
              </m:oMathParaPr>
              <m:oMath>
                <m:r>
                  <w:rPr>
                    <w:rFonts w:ascii="Cambria Math" w:hAnsi="Cambria Math"/>
                  </w:rPr>
                  <m:t>ng⋅mgD</m:t>
                </m:r>
                <m:sSup>
                  <m:sSupPr>
                    <m:ctrlPr>
                      <w:rPr>
                        <w:rFonts w:ascii="Cambria Math" w:hAnsi="Cambria Math"/>
                      </w:rPr>
                    </m:ctrlPr>
                  </m:sSupPr>
                  <m:e>
                    <m:r>
                      <w:rPr>
                        <w:rFonts w:ascii="Cambria Math" w:hAnsi="Cambria Math"/>
                      </w:rPr>
                      <m:t>M</m:t>
                    </m:r>
                  </m:e>
                  <m:sup>
                    <m:r>
                      <m:rPr>
                        <m:lit/>
                        <m:nor/>
                      </m:rPr>
                      <m:t>-</m:t>
                    </m:r>
                    <m:r>
                      <w:rPr>
                        <w:rFonts w:ascii="Cambria Math" w:hAnsi="Cambria Math"/>
                      </w:rPr>
                      <m:t>1</m:t>
                    </m:r>
                  </m:sup>
                </m:sSup>
              </m:oMath>
            </m:oMathPara>
          </w:p>
        </w:tc>
        <w:tc>
          <w:tcPr>
            <w:tcW w:w="1674" w:type="dxa"/>
            <w:tcBorders>
              <w:top w:val="single" w:sz="4" w:space="0" w:color="000000"/>
              <w:left w:val="single" w:sz="4" w:space="0" w:color="000000"/>
              <w:bottom w:val="single" w:sz="4" w:space="0" w:color="000000"/>
              <w:right w:val="single" w:sz="4" w:space="0" w:color="000000"/>
            </w:tcBorders>
          </w:tcPr>
          <w:p w14:paraId="0C50469E" w14:textId="77777777" w:rsidR="00665441" w:rsidRDefault="00000000">
            <w:pPr>
              <w:pStyle w:val="normal1"/>
              <w:jc w:val="center"/>
              <w:rPr>
                <w:rFonts w:ascii="Times New Roman" w:hAnsi="Times New Roman"/>
                <w:color w:val="000000"/>
                <w:sz w:val="22"/>
                <w:szCs w:val="22"/>
              </w:rPr>
            </w:pPr>
            <w:r>
              <w:rPr>
                <w:rFonts w:ascii="Times New Roman" w:eastAsia="Times New Roman" w:hAnsi="Times New Roman" w:cs="Times New Roman"/>
                <w:color w:val="000000"/>
                <w:sz w:val="22"/>
                <w:szCs w:val="22"/>
              </w:rPr>
              <w:t>Statistical model</w:t>
            </w:r>
          </w:p>
        </w:tc>
      </w:tr>
      <w:tr w:rsidR="00665441" w14:paraId="0C5046A4" w14:textId="77777777">
        <w:tc>
          <w:tcPr>
            <w:tcW w:w="1527" w:type="dxa"/>
            <w:tcBorders>
              <w:top w:val="single" w:sz="4" w:space="0" w:color="000000"/>
              <w:left w:val="single" w:sz="4" w:space="0" w:color="000000"/>
              <w:bottom w:val="single" w:sz="4" w:space="0" w:color="000000"/>
              <w:right w:val="single" w:sz="4" w:space="0" w:color="000000"/>
            </w:tcBorders>
          </w:tcPr>
          <w:p w14:paraId="0C5046A0" w14:textId="77777777" w:rsidR="00665441" w:rsidRDefault="00000000">
            <w:pPr>
              <w:pStyle w:val="normal1"/>
              <w:rPr>
                <w:rFonts w:ascii="Times New Roman" w:hAnsi="Times New Roman"/>
                <w:color w:val="000000"/>
                <w:sz w:val="22"/>
                <w:szCs w:val="22"/>
              </w:rPr>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f,basin</m:t>
                    </m:r>
                  </m:sub>
                </m:sSub>
              </m:oMath>
            </m:oMathPara>
          </w:p>
        </w:tc>
        <w:tc>
          <w:tcPr>
            <w:tcW w:w="4159" w:type="dxa"/>
            <w:tcBorders>
              <w:top w:val="single" w:sz="4" w:space="0" w:color="000000"/>
              <w:left w:val="single" w:sz="4" w:space="0" w:color="000000"/>
              <w:bottom w:val="single" w:sz="4" w:space="0" w:color="000000"/>
              <w:right w:val="single" w:sz="4" w:space="0" w:color="000000"/>
            </w:tcBorders>
          </w:tcPr>
          <w:p w14:paraId="0C5046A1" w14:textId="77777777" w:rsidR="00665441" w:rsidRDefault="00000000">
            <w:pPr>
              <w:pStyle w:val="normal1"/>
              <w:rPr>
                <w:rFonts w:ascii="Times New Roman" w:hAnsi="Times New Roman"/>
                <w:color w:val="000000"/>
                <w:sz w:val="22"/>
                <w:szCs w:val="22"/>
              </w:rPr>
            </w:pPr>
            <w:r>
              <w:rPr>
                <w:rFonts w:ascii="Times New Roman" w:eastAsia="Times New Roman" w:hAnsi="Times New Roman" w:cs="Times New Roman"/>
                <w:color w:val="000000"/>
                <w:sz w:val="22"/>
                <w:szCs w:val="22"/>
              </w:rPr>
              <w:t xml:space="preserve">Contaminant export from each </w:t>
            </w:r>
            <w:proofErr w:type="spellStart"/>
            <w:r>
              <w:rPr>
                <w:rFonts w:ascii="Times New Roman" w:eastAsia="Times New Roman" w:hAnsi="Times New Roman" w:cs="Times New Roman"/>
                <w:color w:val="000000"/>
                <w:sz w:val="22"/>
                <w:szCs w:val="22"/>
              </w:rPr>
              <w:t>hydrobasin</w:t>
            </w:r>
            <w:proofErr w:type="spellEnd"/>
          </w:p>
        </w:tc>
        <w:tc>
          <w:tcPr>
            <w:tcW w:w="1623" w:type="dxa"/>
            <w:tcBorders>
              <w:top w:val="single" w:sz="4" w:space="0" w:color="000000"/>
              <w:left w:val="single" w:sz="4" w:space="0" w:color="000000"/>
              <w:bottom w:val="single" w:sz="4" w:space="0" w:color="000000"/>
              <w:right w:val="single" w:sz="4" w:space="0" w:color="000000"/>
            </w:tcBorders>
          </w:tcPr>
          <w:p w14:paraId="0C5046A2" w14:textId="77777777" w:rsidR="00665441" w:rsidRDefault="00000000">
            <w:pPr>
              <w:pStyle w:val="normal1"/>
              <w:jc w:val="center"/>
              <w:rPr>
                <w:rFonts w:ascii="Times New Roman" w:hAnsi="Times New Roman"/>
                <w:color w:val="000000"/>
                <w:sz w:val="22"/>
                <w:szCs w:val="22"/>
              </w:rPr>
            </w:pPr>
            <m:oMathPara>
              <m:oMathParaPr>
                <m:jc m:val="center"/>
              </m:oMathParaPr>
              <m:oMath>
                <m:r>
                  <w:rPr>
                    <w:rFonts w:ascii="Cambria Math" w:hAnsi="Cambria Math"/>
                  </w:rPr>
                  <m:t>mg</m:t>
                </m:r>
                <m:r>
                  <m:rPr>
                    <m:lit/>
                    <m:nor/>
                  </m:rPr>
                  <m:t xml:space="preserve"> </m:t>
                </m:r>
                <m:r>
                  <w:rPr>
                    <w:rFonts w:ascii="Cambria Math" w:hAnsi="Cambria Math"/>
                  </w:rPr>
                  <m:t>∨</m:t>
                </m:r>
                <m:r>
                  <m:rPr>
                    <m:lit/>
                    <m:nor/>
                  </m:rPr>
                  <m:t xml:space="preserve"> </m:t>
                </m:r>
                <m:r>
                  <w:rPr>
                    <w:rFonts w:ascii="Cambria Math" w:hAnsi="Cambria Math"/>
                  </w:rPr>
                  <m:t>kg⋅</m:t>
                </m:r>
                <m:sSup>
                  <m:sSupPr>
                    <m:ctrlPr>
                      <w:rPr>
                        <w:rFonts w:ascii="Cambria Math" w:hAnsi="Cambria Math"/>
                      </w:rPr>
                    </m:ctrlPr>
                  </m:sSupPr>
                  <m:e>
                    <m:r>
                      <w:rPr>
                        <w:rFonts w:ascii="Cambria Math" w:hAnsi="Cambria Math"/>
                      </w:rPr>
                      <m:t>y</m:t>
                    </m:r>
                  </m:e>
                  <m:sup>
                    <m:r>
                      <m:rPr>
                        <m:lit/>
                        <m:nor/>
                      </m:rPr>
                      <m:t>-</m:t>
                    </m:r>
                    <m:r>
                      <w:rPr>
                        <w:rFonts w:ascii="Cambria Math" w:hAnsi="Cambria Math"/>
                      </w:rPr>
                      <m:t>1</m:t>
                    </m:r>
                  </m:sup>
                </m:sSup>
              </m:oMath>
            </m:oMathPara>
          </w:p>
        </w:tc>
        <w:tc>
          <w:tcPr>
            <w:tcW w:w="1674" w:type="dxa"/>
            <w:tcBorders>
              <w:top w:val="single" w:sz="4" w:space="0" w:color="000000"/>
              <w:left w:val="single" w:sz="4" w:space="0" w:color="000000"/>
              <w:bottom w:val="single" w:sz="4" w:space="0" w:color="000000"/>
              <w:right w:val="single" w:sz="4" w:space="0" w:color="000000"/>
            </w:tcBorders>
          </w:tcPr>
          <w:p w14:paraId="0C5046A3" w14:textId="77777777" w:rsidR="00665441" w:rsidRDefault="00000000">
            <w:pPr>
              <w:pStyle w:val="normal1"/>
              <w:jc w:val="center"/>
              <w:rPr>
                <w:rFonts w:ascii="Times New Roman" w:hAnsi="Times New Roman"/>
                <w:color w:val="000000"/>
                <w:sz w:val="22"/>
                <w:szCs w:val="22"/>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a,basin</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i,basin</m:t>
                    </m:r>
                  </m:sub>
                </m:sSub>
              </m:oMath>
            </m:oMathPara>
          </w:p>
        </w:tc>
      </w:tr>
      <w:tr w:rsidR="00665441" w14:paraId="0C5046A9" w14:textId="77777777">
        <w:tc>
          <w:tcPr>
            <w:tcW w:w="1527" w:type="dxa"/>
            <w:tcBorders>
              <w:top w:val="single" w:sz="4" w:space="0" w:color="000000"/>
              <w:left w:val="single" w:sz="4" w:space="0" w:color="000000"/>
              <w:bottom w:val="single" w:sz="4" w:space="0" w:color="000000"/>
              <w:right w:val="single" w:sz="4" w:space="0" w:color="000000"/>
            </w:tcBorders>
          </w:tcPr>
          <w:p w14:paraId="0C5046A5" w14:textId="77777777" w:rsidR="00665441" w:rsidRDefault="00000000">
            <w:pPr>
              <w:pStyle w:val="normal1"/>
              <w:rPr>
                <w:rFonts w:ascii="Times New Roman" w:hAnsi="Times New Roman"/>
                <w:color w:val="000000"/>
                <w:sz w:val="22"/>
                <w:szCs w:val="22"/>
              </w:rPr>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a,global</m:t>
                    </m:r>
                  </m:sub>
                </m:sSub>
              </m:oMath>
            </m:oMathPara>
          </w:p>
        </w:tc>
        <w:tc>
          <w:tcPr>
            <w:tcW w:w="4159" w:type="dxa"/>
            <w:tcBorders>
              <w:top w:val="single" w:sz="4" w:space="0" w:color="000000"/>
              <w:left w:val="single" w:sz="4" w:space="0" w:color="000000"/>
              <w:bottom w:val="single" w:sz="4" w:space="0" w:color="000000"/>
              <w:right w:val="single" w:sz="4" w:space="0" w:color="000000"/>
            </w:tcBorders>
          </w:tcPr>
          <w:p w14:paraId="0C5046A6" w14:textId="77777777" w:rsidR="00665441" w:rsidRDefault="00000000">
            <w:pPr>
              <w:pStyle w:val="normal1"/>
              <w:rPr>
                <w:rFonts w:ascii="Times New Roman" w:hAnsi="Times New Roman"/>
                <w:color w:val="000000"/>
                <w:sz w:val="22"/>
                <w:szCs w:val="22"/>
              </w:rPr>
            </w:pPr>
            <w:r>
              <w:rPr>
                <w:rFonts w:ascii="Times New Roman" w:eastAsia="Times New Roman" w:hAnsi="Times New Roman" w:cs="Times New Roman"/>
                <w:color w:val="000000"/>
                <w:sz w:val="22"/>
                <w:szCs w:val="22"/>
              </w:rPr>
              <w:t>Contaminant export globally</w:t>
            </w:r>
          </w:p>
        </w:tc>
        <w:tc>
          <w:tcPr>
            <w:tcW w:w="1623" w:type="dxa"/>
            <w:tcBorders>
              <w:top w:val="single" w:sz="4" w:space="0" w:color="000000"/>
              <w:left w:val="single" w:sz="4" w:space="0" w:color="000000"/>
              <w:bottom w:val="single" w:sz="4" w:space="0" w:color="000000"/>
              <w:right w:val="single" w:sz="4" w:space="0" w:color="000000"/>
            </w:tcBorders>
          </w:tcPr>
          <w:p w14:paraId="0C5046A7" w14:textId="77777777" w:rsidR="00665441" w:rsidRDefault="00665441">
            <w:pPr>
              <w:pStyle w:val="normal1"/>
              <w:rPr>
                <w:rFonts w:ascii="Times New Roman" w:eastAsia="Times New Roman" w:hAnsi="Times New Roman" w:cs="Times New Roman"/>
                <w:color w:val="000000"/>
                <w:sz w:val="22"/>
                <w:szCs w:val="22"/>
              </w:rPr>
            </w:pPr>
          </w:p>
        </w:tc>
        <w:tc>
          <w:tcPr>
            <w:tcW w:w="1674" w:type="dxa"/>
            <w:tcBorders>
              <w:top w:val="single" w:sz="4" w:space="0" w:color="000000"/>
              <w:left w:val="single" w:sz="4" w:space="0" w:color="000000"/>
              <w:bottom w:val="single" w:sz="4" w:space="0" w:color="000000"/>
              <w:right w:val="single" w:sz="4" w:space="0" w:color="000000"/>
            </w:tcBorders>
          </w:tcPr>
          <w:p w14:paraId="0C5046A8" w14:textId="77777777" w:rsidR="00665441" w:rsidRDefault="00000000">
            <w:pPr>
              <w:pStyle w:val="normal1"/>
              <w:jc w:val="center"/>
              <w:rPr>
                <w:rFonts w:ascii="Times New Roman" w:hAnsi="Times New Roman"/>
                <w:color w:val="000000"/>
                <w:sz w:val="22"/>
                <w:szCs w:val="22"/>
              </w:rPr>
            </w:pPr>
            <m:oMathPara>
              <m:oMathParaPr>
                <m:jc m:val="center"/>
              </m:oMathParaPr>
              <m:oMath>
                <m:nary>
                  <m:naryPr>
                    <m:chr m:val="∑"/>
                    <m:ctrlPr>
                      <w:rPr>
                        <w:rFonts w:ascii="Cambria Math" w:hAnsi="Cambria Math"/>
                      </w:rPr>
                    </m:ctrlPr>
                  </m:naryPr>
                  <m:sub/>
                  <m:sup/>
                  <m:e>
                    <m:sSub>
                      <m:sSubPr>
                        <m:ctrlPr>
                          <w:rPr>
                            <w:rFonts w:ascii="Cambria Math" w:hAnsi="Cambria Math"/>
                          </w:rPr>
                        </m:ctrlPr>
                      </m:sSubPr>
                      <m:e>
                        <m:r>
                          <w:rPr>
                            <w:rFonts w:ascii="Cambria Math" w:hAnsi="Cambria Math"/>
                          </w:rPr>
                          <m:t>C</m:t>
                        </m:r>
                      </m:e>
                      <m:sub>
                        <m:r>
                          <w:rPr>
                            <w:rFonts w:ascii="Cambria Math" w:hAnsi="Cambria Math"/>
                          </w:rPr>
                          <m:t>f,basin</m:t>
                        </m:r>
                      </m:sub>
                    </m:sSub>
                  </m:e>
                </m:nary>
              </m:oMath>
            </m:oMathPara>
          </w:p>
        </w:tc>
      </w:tr>
      <w:tr w:rsidR="00665441" w14:paraId="0C5046AE" w14:textId="77777777">
        <w:tc>
          <w:tcPr>
            <w:tcW w:w="1527" w:type="dxa"/>
            <w:tcBorders>
              <w:top w:val="single" w:sz="4" w:space="0" w:color="000000"/>
              <w:left w:val="single" w:sz="4" w:space="0" w:color="000000"/>
              <w:bottom w:val="single" w:sz="4" w:space="0" w:color="000000"/>
              <w:right w:val="single" w:sz="4" w:space="0" w:color="000000"/>
            </w:tcBorders>
          </w:tcPr>
          <w:p w14:paraId="0C5046AA" w14:textId="77777777" w:rsidR="00665441" w:rsidRDefault="00000000">
            <w:pPr>
              <w:pStyle w:val="normal1"/>
              <w:rPr>
                <w:rFonts w:ascii="Times New Roman" w:hAnsi="Times New Roman"/>
                <w:color w:val="000000"/>
                <w:sz w:val="22"/>
                <w:szCs w:val="22"/>
              </w:rPr>
            </w:pPr>
            <m:oMathPara>
              <m:oMathParaPr>
                <m:jc m:val="left"/>
              </m:oMathParaPr>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F</m:t>
                        </m:r>
                      </m:e>
                      <m:sub/>
                    </m:sSub>
                  </m:sub>
                </m:sSub>
              </m:oMath>
            </m:oMathPara>
          </w:p>
        </w:tc>
        <w:tc>
          <w:tcPr>
            <w:tcW w:w="4159" w:type="dxa"/>
            <w:tcBorders>
              <w:top w:val="single" w:sz="4" w:space="0" w:color="000000"/>
              <w:left w:val="single" w:sz="4" w:space="0" w:color="000000"/>
              <w:bottom w:val="single" w:sz="4" w:space="0" w:color="000000"/>
              <w:right w:val="single" w:sz="4" w:space="0" w:color="000000"/>
            </w:tcBorders>
          </w:tcPr>
          <w:p w14:paraId="0C5046AB" w14:textId="77777777" w:rsidR="00665441" w:rsidRDefault="00000000">
            <w:pPr>
              <w:pStyle w:val="normal1"/>
              <w:rPr>
                <w:rFonts w:ascii="Times New Roman" w:hAnsi="Times New Roman"/>
                <w:color w:val="000000"/>
                <w:sz w:val="22"/>
                <w:szCs w:val="22"/>
              </w:rPr>
            </w:pPr>
            <w:r>
              <w:rPr>
                <w:rFonts w:ascii="Times New Roman" w:eastAsia="Times New Roman" w:hAnsi="Times New Roman" w:cs="Times New Roman"/>
                <w:color w:val="000000"/>
                <w:sz w:val="22"/>
                <w:szCs w:val="22"/>
              </w:rPr>
              <w:t>Mean concentration of PUFAs (EPA + DHA) in adult aquatic insects</w:t>
            </w:r>
          </w:p>
        </w:tc>
        <w:tc>
          <w:tcPr>
            <w:tcW w:w="1623" w:type="dxa"/>
            <w:tcBorders>
              <w:top w:val="single" w:sz="4" w:space="0" w:color="000000"/>
              <w:left w:val="single" w:sz="4" w:space="0" w:color="000000"/>
              <w:bottom w:val="single" w:sz="4" w:space="0" w:color="000000"/>
              <w:right w:val="single" w:sz="4" w:space="0" w:color="000000"/>
            </w:tcBorders>
          </w:tcPr>
          <w:p w14:paraId="0C5046AC" w14:textId="77777777" w:rsidR="00665441" w:rsidRDefault="00000000">
            <w:pPr>
              <w:pStyle w:val="normal1"/>
              <w:jc w:val="center"/>
              <w:rPr>
                <w:rFonts w:ascii="Times New Roman" w:hAnsi="Times New Roman"/>
                <w:color w:val="000000"/>
                <w:sz w:val="22"/>
                <w:szCs w:val="22"/>
              </w:rPr>
            </w:pPr>
            <m:oMathPara>
              <m:oMathParaPr>
                <m:jc m:val="center"/>
              </m:oMathParaPr>
              <m:oMath>
                <m:r>
                  <w:rPr>
                    <w:rFonts w:ascii="Cambria Math" w:hAnsi="Cambria Math"/>
                  </w:rPr>
                  <m:t>ng⋅mgD</m:t>
                </m:r>
                <m:sSup>
                  <m:sSupPr>
                    <m:ctrlPr>
                      <w:rPr>
                        <w:rFonts w:ascii="Cambria Math" w:hAnsi="Cambria Math"/>
                      </w:rPr>
                    </m:ctrlPr>
                  </m:sSupPr>
                  <m:e>
                    <m:r>
                      <w:rPr>
                        <w:rFonts w:ascii="Cambria Math" w:hAnsi="Cambria Math"/>
                      </w:rPr>
                      <m:t>M</m:t>
                    </m:r>
                  </m:e>
                  <m:sup>
                    <m:r>
                      <m:rPr>
                        <m:lit/>
                        <m:nor/>
                      </m:rPr>
                      <m:t>-</m:t>
                    </m:r>
                    <m:r>
                      <w:rPr>
                        <w:rFonts w:ascii="Cambria Math" w:hAnsi="Cambria Math"/>
                      </w:rPr>
                      <m:t>1</m:t>
                    </m:r>
                  </m:sup>
                </m:sSup>
              </m:oMath>
            </m:oMathPara>
          </w:p>
        </w:tc>
        <w:tc>
          <w:tcPr>
            <w:tcW w:w="1674" w:type="dxa"/>
            <w:tcBorders>
              <w:top w:val="single" w:sz="4" w:space="0" w:color="000000"/>
              <w:left w:val="single" w:sz="4" w:space="0" w:color="000000"/>
              <w:bottom w:val="single" w:sz="4" w:space="0" w:color="000000"/>
              <w:right w:val="single" w:sz="4" w:space="0" w:color="000000"/>
            </w:tcBorders>
          </w:tcPr>
          <w:p w14:paraId="0C5046AD" w14:textId="77777777" w:rsidR="00665441" w:rsidRDefault="00000000">
            <w:pPr>
              <w:pStyle w:val="normal1"/>
              <w:jc w:val="center"/>
              <w:rPr>
                <w:rFonts w:ascii="Times New Roman" w:hAnsi="Times New Roman"/>
                <w:color w:val="000000"/>
                <w:sz w:val="22"/>
                <w:szCs w:val="22"/>
              </w:rPr>
            </w:pPr>
            <w:r>
              <w:rPr>
                <w:rFonts w:ascii="Times New Roman" w:eastAsia="Times New Roman" w:hAnsi="Times New Roman" w:cs="Times New Roman"/>
                <w:color w:val="000000"/>
                <w:sz w:val="22"/>
                <w:szCs w:val="22"/>
              </w:rPr>
              <w:t>Statistical model</w:t>
            </w:r>
          </w:p>
        </w:tc>
      </w:tr>
      <w:tr w:rsidR="00665441" w14:paraId="0C5046B3" w14:textId="77777777">
        <w:tc>
          <w:tcPr>
            <w:tcW w:w="1527" w:type="dxa"/>
            <w:tcBorders>
              <w:top w:val="single" w:sz="4" w:space="0" w:color="000000"/>
              <w:left w:val="single" w:sz="4" w:space="0" w:color="000000"/>
              <w:bottom w:val="single" w:sz="4" w:space="0" w:color="000000"/>
              <w:right w:val="single" w:sz="4" w:space="0" w:color="000000"/>
            </w:tcBorders>
          </w:tcPr>
          <w:p w14:paraId="0C5046AF" w14:textId="77777777" w:rsidR="00665441" w:rsidRDefault="00000000">
            <w:pPr>
              <w:pStyle w:val="normal1"/>
              <w:rPr>
                <w:rFonts w:ascii="Times New Roman" w:hAnsi="Times New Roman"/>
                <w:color w:val="000000"/>
                <w:sz w:val="22"/>
                <w:szCs w:val="22"/>
              </w:rPr>
            </w:pPr>
            <m:oMathPara>
              <m:oMathParaPr>
                <m:jc m:val="left"/>
              </m:oMathParaPr>
              <m:oMath>
                <m:sSub>
                  <m:sSubPr>
                    <m:ctrlPr>
                      <w:rPr>
                        <w:rFonts w:ascii="Cambria Math" w:hAnsi="Cambria Math"/>
                      </w:rPr>
                    </m:ctrlPr>
                  </m:sSubPr>
                  <m:e>
                    <m:r>
                      <w:rPr>
                        <w:rFonts w:ascii="Cambria Math" w:hAnsi="Cambria Math"/>
                      </w:rPr>
                      <m:t>Conc</m:t>
                    </m:r>
                  </m:e>
                  <m:sub>
                    <m:r>
                      <w:rPr>
                        <w:rFonts w:ascii="Cambria Math" w:hAnsi="Cambria Math"/>
                      </w:rPr>
                      <m:t>basin</m:t>
                    </m:r>
                  </m:sub>
                </m:sSub>
              </m:oMath>
            </m:oMathPara>
          </w:p>
        </w:tc>
        <w:tc>
          <w:tcPr>
            <w:tcW w:w="4159" w:type="dxa"/>
            <w:tcBorders>
              <w:top w:val="single" w:sz="4" w:space="0" w:color="000000"/>
              <w:left w:val="single" w:sz="4" w:space="0" w:color="000000"/>
              <w:bottom w:val="single" w:sz="4" w:space="0" w:color="000000"/>
              <w:right w:val="single" w:sz="4" w:space="0" w:color="000000"/>
            </w:tcBorders>
          </w:tcPr>
          <w:p w14:paraId="0C5046B0" w14:textId="77777777" w:rsidR="00665441" w:rsidRDefault="00000000">
            <w:pPr>
              <w:pStyle w:val="normal1"/>
              <w:rPr>
                <w:rFonts w:ascii="Times New Roman" w:hAnsi="Times New Roman"/>
                <w:color w:val="000000"/>
                <w:sz w:val="22"/>
                <w:szCs w:val="22"/>
              </w:rPr>
            </w:pPr>
            <w:r>
              <w:rPr>
                <w:rFonts w:ascii="Times New Roman" w:eastAsia="Times New Roman" w:hAnsi="Times New Roman" w:cs="Times New Roman"/>
                <w:color w:val="000000"/>
                <w:sz w:val="22"/>
                <w:szCs w:val="22"/>
              </w:rPr>
              <w:t>Tissue concentration of a contaminant or nutrient in adult aquatic insects, predicted across basin</w:t>
            </w:r>
          </w:p>
        </w:tc>
        <w:tc>
          <w:tcPr>
            <w:tcW w:w="1623" w:type="dxa"/>
            <w:tcBorders>
              <w:top w:val="single" w:sz="4" w:space="0" w:color="000000"/>
              <w:left w:val="single" w:sz="4" w:space="0" w:color="000000"/>
              <w:bottom w:val="single" w:sz="4" w:space="0" w:color="000000"/>
              <w:right w:val="single" w:sz="4" w:space="0" w:color="000000"/>
            </w:tcBorders>
          </w:tcPr>
          <w:p w14:paraId="0C5046B1" w14:textId="77777777" w:rsidR="00665441" w:rsidRDefault="00665441">
            <w:pPr>
              <w:pStyle w:val="normal1"/>
              <w:rPr>
                <w:rFonts w:ascii="Times New Roman" w:eastAsia="Times New Roman" w:hAnsi="Times New Roman" w:cs="Times New Roman"/>
                <w:color w:val="000000"/>
                <w:sz w:val="22"/>
                <w:szCs w:val="22"/>
              </w:rPr>
            </w:pPr>
          </w:p>
        </w:tc>
        <w:tc>
          <w:tcPr>
            <w:tcW w:w="1674" w:type="dxa"/>
            <w:tcBorders>
              <w:top w:val="single" w:sz="4" w:space="0" w:color="000000"/>
              <w:left w:val="single" w:sz="4" w:space="0" w:color="000000"/>
              <w:bottom w:val="single" w:sz="4" w:space="0" w:color="000000"/>
              <w:right w:val="single" w:sz="4" w:space="0" w:color="000000"/>
            </w:tcBorders>
          </w:tcPr>
          <w:p w14:paraId="0C5046B2" w14:textId="77777777" w:rsidR="00665441" w:rsidRDefault="00000000">
            <w:pPr>
              <w:pStyle w:val="normal1"/>
              <w:jc w:val="center"/>
              <w:rPr>
                <w:rFonts w:ascii="Times New Roman" w:hAnsi="Times New Roman"/>
                <w:color w:val="000000"/>
                <w:sz w:val="22"/>
                <w:szCs w:val="22"/>
              </w:rPr>
            </w:pPr>
            <m:oMathPara>
              <m:oMathParaPr>
                <m:jc m:val="center"/>
              </m:oMathParaPr>
              <m:oMath>
                <m:r>
                  <w:rPr>
                    <w:rFonts w:ascii="Cambria Math" w:hAnsi="Cambria Math"/>
                  </w:rPr>
                  <m:t>Con</m:t>
                </m:r>
                <m:sSub>
                  <m:sSubPr>
                    <m:ctrlPr>
                      <w:rPr>
                        <w:rFonts w:ascii="Cambria Math" w:hAnsi="Cambria Math"/>
                      </w:rPr>
                    </m:ctrlPr>
                  </m:sSubPr>
                  <m:e>
                    <m:r>
                      <w:rPr>
                        <w:rFonts w:ascii="Cambria Math" w:hAnsi="Cambria Math"/>
                      </w:rPr>
                      <m:t>c</m:t>
                    </m:r>
                  </m:e>
                  <m:sub>
                    <m:r>
                      <w:rPr>
                        <w:rFonts w:ascii="Cambria Math" w:hAnsi="Cambria Math"/>
                      </w:rPr>
                      <m:t>basin</m:t>
                    </m:r>
                  </m:sub>
                </m:sSub>
                <m:r>
                  <m:rPr>
                    <m:lit/>
                    <m:nor/>
                  </m:rPr>
                  <m:t>=</m:t>
                </m:r>
                <m:r>
                  <w:rPr>
                    <w:rFonts w:ascii="Cambria Math" w:hAnsi="Cambria Math"/>
                  </w:rPr>
                  <m:t>α</m:t>
                </m:r>
                <m:r>
                  <m:rPr>
                    <m:lit/>
                    <m:nor/>
                  </m:rPr>
                  <m:t>+</m:t>
                </m:r>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w</m:t>
                    </m:r>
                  </m:sub>
                </m:sSub>
              </m:oMath>
            </m:oMathPara>
          </w:p>
        </w:tc>
      </w:tr>
    </w:tbl>
    <w:p w14:paraId="0C5046B4" w14:textId="77777777" w:rsidR="00665441" w:rsidRDefault="00000000">
      <w:pPr>
        <w:pStyle w:val="normal1"/>
        <w:shd w:val="clear" w:color="auto" w:fill="FFFFFF"/>
        <w:spacing w:before="240" w:after="240" w:line="240" w:lineRule="auto"/>
        <w:rPr>
          <w:rFonts w:ascii="Times New Roman" w:eastAsia="Times New Roman" w:hAnsi="Times New Roman" w:cs="Times New Roman"/>
          <w:i/>
          <w:iCs/>
          <w:color w:val="000000"/>
        </w:rPr>
      </w:pPr>
      <w:r>
        <w:br w:type="page"/>
      </w:r>
    </w:p>
    <w:p w14:paraId="0C5046B5" w14:textId="77777777" w:rsidR="00665441" w:rsidRDefault="00665441">
      <w:pPr>
        <w:pStyle w:val="normal1"/>
        <w:shd w:val="clear" w:color="auto" w:fill="FFFFFF"/>
        <w:spacing w:after="240" w:line="240" w:lineRule="auto"/>
        <w:rPr>
          <w:rFonts w:ascii="Times New Roman" w:eastAsia="Times New Roman" w:hAnsi="Times New Roman" w:cs="Times New Roman"/>
          <w:color w:val="000000"/>
        </w:rPr>
      </w:pPr>
    </w:p>
    <w:p w14:paraId="0C5046B6" w14:textId="77777777" w:rsidR="00665441" w:rsidRDefault="00000000">
      <w:pPr>
        <w:pStyle w:val="normal1"/>
        <w:widowControl w:val="0"/>
        <w:spacing w:line="240" w:lineRule="auto"/>
        <w:rPr>
          <w:color w:val="000000"/>
        </w:rPr>
      </w:pPr>
      <w:r>
        <w:rPr>
          <w:rFonts w:ascii="Times New Roman" w:eastAsia="Times New Roman" w:hAnsi="Times New Roman" w:cs="Times New Roman"/>
          <w:b/>
          <w:bCs/>
          <w:color w:val="000000"/>
        </w:rPr>
        <w:t>Table S5. List of predictors used to model annual insect emergence production. All predictors were standardized to z-scores before modeling.</w:t>
      </w:r>
      <w:r>
        <w:rPr>
          <w:rFonts w:ascii="Times New Roman" w:eastAsia="Times New Roman" w:hAnsi="Times New Roman" w:cs="Times New Roman"/>
          <w:color w:val="000000"/>
        </w:rPr>
        <w:t xml:space="preserve"> See table S6 for the list of models.</w:t>
      </w:r>
    </w:p>
    <w:tbl>
      <w:tblPr>
        <w:tblW w:w="9360" w:type="dxa"/>
        <w:tblLayout w:type="fixed"/>
        <w:tblCellMar>
          <w:top w:w="40" w:type="dxa"/>
          <w:left w:w="40" w:type="dxa"/>
          <w:bottom w:w="40" w:type="dxa"/>
          <w:right w:w="40" w:type="dxa"/>
        </w:tblCellMar>
        <w:tblLook w:val="0600" w:firstRow="0" w:lastRow="0" w:firstColumn="0" w:lastColumn="0" w:noHBand="1" w:noVBand="1"/>
      </w:tblPr>
      <w:tblGrid>
        <w:gridCol w:w="1392"/>
        <w:gridCol w:w="2585"/>
        <w:gridCol w:w="1234"/>
        <w:gridCol w:w="2154"/>
        <w:gridCol w:w="1995"/>
      </w:tblGrid>
      <w:tr w:rsidR="00665441" w14:paraId="0C5046BC" w14:textId="77777777">
        <w:trPr>
          <w:trHeight w:val="315"/>
        </w:trPr>
        <w:tc>
          <w:tcPr>
            <w:tcW w:w="1392" w:type="dxa"/>
            <w:tcBorders>
              <w:top w:val="single" w:sz="6" w:space="0" w:color="CCCCCC"/>
              <w:left w:val="single" w:sz="6" w:space="0" w:color="CCCCCC"/>
              <w:bottom w:val="single" w:sz="6" w:space="0" w:color="000000"/>
              <w:right w:val="single" w:sz="6" w:space="0" w:color="CCCCCC"/>
            </w:tcBorders>
            <w:vAlign w:val="bottom"/>
          </w:tcPr>
          <w:p w14:paraId="0C5046B7" w14:textId="77777777" w:rsidR="00665441" w:rsidRDefault="00000000">
            <w:pPr>
              <w:pStyle w:val="normal1"/>
              <w:widowControl w:val="0"/>
              <w:spacing w:line="240" w:lineRule="auto"/>
              <w:rPr>
                <w:color w:val="000000"/>
              </w:rPr>
            </w:pPr>
            <w:r>
              <w:rPr>
                <w:rFonts w:ascii="Times New Roman" w:eastAsia="Times New Roman" w:hAnsi="Times New Roman" w:cs="Times New Roman"/>
                <w:b/>
                <w:bCs/>
                <w:color w:val="000000"/>
              </w:rPr>
              <w:t>Variable</w:t>
            </w:r>
          </w:p>
        </w:tc>
        <w:tc>
          <w:tcPr>
            <w:tcW w:w="2585" w:type="dxa"/>
            <w:tcBorders>
              <w:top w:val="single" w:sz="6" w:space="0" w:color="CCCCCC"/>
              <w:left w:val="single" w:sz="6" w:space="0" w:color="CCCCCC"/>
              <w:bottom w:val="single" w:sz="6" w:space="0" w:color="000000"/>
              <w:right w:val="single" w:sz="6" w:space="0" w:color="CCCCCC"/>
            </w:tcBorders>
            <w:vAlign w:val="bottom"/>
          </w:tcPr>
          <w:p w14:paraId="0C5046B8" w14:textId="77777777" w:rsidR="00665441" w:rsidRDefault="00000000">
            <w:pPr>
              <w:pStyle w:val="normal1"/>
              <w:widowControl w:val="0"/>
              <w:spacing w:line="240" w:lineRule="auto"/>
              <w:rPr>
                <w:color w:val="000000"/>
              </w:rPr>
            </w:pPr>
            <w:r>
              <w:rPr>
                <w:rFonts w:ascii="Times New Roman" w:eastAsia="Times New Roman" w:hAnsi="Times New Roman" w:cs="Times New Roman"/>
                <w:b/>
                <w:bCs/>
                <w:color w:val="000000"/>
              </w:rPr>
              <w:t>Description</w:t>
            </w:r>
          </w:p>
        </w:tc>
        <w:tc>
          <w:tcPr>
            <w:tcW w:w="1234" w:type="dxa"/>
            <w:tcBorders>
              <w:top w:val="single" w:sz="6" w:space="0" w:color="CCCCCC"/>
              <w:left w:val="single" w:sz="6" w:space="0" w:color="CCCCCC"/>
              <w:bottom w:val="single" w:sz="6" w:space="0" w:color="000000"/>
              <w:right w:val="single" w:sz="6" w:space="0" w:color="CCCCCC"/>
            </w:tcBorders>
            <w:vAlign w:val="bottom"/>
          </w:tcPr>
          <w:p w14:paraId="0C5046B9"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b/>
                <w:bCs/>
                <w:color w:val="000000"/>
              </w:rPr>
              <w:t>Resolution</w:t>
            </w:r>
          </w:p>
        </w:tc>
        <w:tc>
          <w:tcPr>
            <w:tcW w:w="2154" w:type="dxa"/>
            <w:tcBorders>
              <w:top w:val="single" w:sz="6" w:space="0" w:color="CCCCCC"/>
              <w:left w:val="single" w:sz="6" w:space="0" w:color="CCCCCC"/>
              <w:bottom w:val="single" w:sz="6" w:space="0" w:color="000000"/>
              <w:right w:val="single" w:sz="6" w:space="0" w:color="CCCCCC"/>
            </w:tcBorders>
            <w:vAlign w:val="bottom"/>
          </w:tcPr>
          <w:p w14:paraId="0C5046BA" w14:textId="77777777" w:rsidR="00665441" w:rsidRDefault="00000000">
            <w:pPr>
              <w:pStyle w:val="normal1"/>
              <w:widowControl w:val="0"/>
              <w:spacing w:line="240" w:lineRule="auto"/>
              <w:rPr>
                <w:color w:val="000000"/>
              </w:rPr>
            </w:pPr>
            <w:r>
              <w:rPr>
                <w:rFonts w:ascii="Times New Roman" w:eastAsia="Times New Roman" w:hAnsi="Times New Roman" w:cs="Times New Roman"/>
                <w:b/>
                <w:bCs/>
                <w:color w:val="000000"/>
              </w:rPr>
              <w:t>Source</w:t>
            </w:r>
          </w:p>
        </w:tc>
        <w:tc>
          <w:tcPr>
            <w:tcW w:w="1995" w:type="dxa"/>
            <w:tcBorders>
              <w:top w:val="single" w:sz="6" w:space="0" w:color="CCCCCC"/>
              <w:left w:val="single" w:sz="6" w:space="0" w:color="CCCCCC"/>
              <w:bottom w:val="single" w:sz="6" w:space="0" w:color="000000"/>
              <w:right w:val="single" w:sz="6" w:space="0" w:color="CCCCCC"/>
            </w:tcBorders>
            <w:vAlign w:val="bottom"/>
          </w:tcPr>
          <w:p w14:paraId="0C5046BB" w14:textId="77777777" w:rsidR="00665441" w:rsidRDefault="00000000">
            <w:pPr>
              <w:pStyle w:val="normal1"/>
              <w:widowControl w:val="0"/>
              <w:spacing w:line="240" w:lineRule="auto"/>
              <w:rPr>
                <w:color w:val="000000"/>
              </w:rPr>
            </w:pPr>
            <w:r>
              <w:rPr>
                <w:rFonts w:ascii="Times New Roman" w:eastAsia="Times New Roman" w:hAnsi="Times New Roman" w:cs="Times New Roman"/>
                <w:b/>
                <w:bCs/>
                <w:color w:val="000000"/>
              </w:rPr>
              <w:t>Notes</w:t>
            </w:r>
          </w:p>
        </w:tc>
      </w:tr>
      <w:tr w:rsidR="00665441" w14:paraId="0C5046C2" w14:textId="77777777">
        <w:trPr>
          <w:trHeight w:val="795"/>
        </w:trPr>
        <w:tc>
          <w:tcPr>
            <w:tcW w:w="1392" w:type="dxa"/>
            <w:tcBorders>
              <w:top w:val="single" w:sz="6" w:space="0" w:color="CCCCCC"/>
              <w:left w:val="single" w:sz="6" w:space="0" w:color="CCCCCC"/>
              <w:bottom w:val="single" w:sz="6" w:space="0" w:color="CCCCCC"/>
              <w:right w:val="single" w:sz="6" w:space="0" w:color="CCCCCC"/>
            </w:tcBorders>
          </w:tcPr>
          <w:p w14:paraId="0C5046BD" w14:textId="77777777" w:rsidR="00665441" w:rsidRDefault="00000000">
            <w:pPr>
              <w:pStyle w:val="normal1"/>
              <w:widowControl w:val="0"/>
              <w:spacing w:line="240" w:lineRule="auto"/>
              <w:rPr>
                <w:color w:val="000000"/>
              </w:rPr>
            </w:pPr>
            <w:proofErr w:type="spellStart"/>
            <w:r>
              <w:rPr>
                <w:rFonts w:ascii="Times New Roman" w:eastAsia="Times New Roman" w:hAnsi="Times New Roman" w:cs="Times New Roman"/>
                <w:color w:val="000000"/>
              </w:rPr>
              <w:t>precip</w:t>
            </w:r>
            <w:proofErr w:type="spellEnd"/>
          </w:p>
        </w:tc>
        <w:tc>
          <w:tcPr>
            <w:tcW w:w="2585" w:type="dxa"/>
            <w:tcBorders>
              <w:top w:val="single" w:sz="6" w:space="0" w:color="CCCCCC"/>
              <w:left w:val="single" w:sz="6" w:space="0" w:color="CCCCCC"/>
              <w:bottom w:val="single" w:sz="6" w:space="0" w:color="CCCCCC"/>
              <w:right w:val="single" w:sz="6" w:space="0" w:color="CCCCCC"/>
            </w:tcBorders>
          </w:tcPr>
          <w:p w14:paraId="0C5046BE"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Mean annual precipitation</w:t>
            </w:r>
          </w:p>
        </w:tc>
        <w:tc>
          <w:tcPr>
            <w:tcW w:w="1234" w:type="dxa"/>
            <w:tcBorders>
              <w:top w:val="single" w:sz="6" w:space="0" w:color="CCCCCC"/>
              <w:left w:val="single" w:sz="6" w:space="0" w:color="CCCCCC"/>
              <w:bottom w:val="single" w:sz="6" w:space="0" w:color="CCCCCC"/>
              <w:right w:val="single" w:sz="6" w:space="0" w:color="CCCCCC"/>
            </w:tcBorders>
          </w:tcPr>
          <w:p w14:paraId="0C5046BF"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HYBAS 12</w:t>
            </w:r>
          </w:p>
        </w:tc>
        <w:tc>
          <w:tcPr>
            <w:tcW w:w="2154" w:type="dxa"/>
            <w:tcBorders>
              <w:top w:val="single" w:sz="6" w:space="0" w:color="CCCCCC"/>
              <w:left w:val="single" w:sz="6" w:space="0" w:color="CCCCCC"/>
              <w:bottom w:val="single" w:sz="6" w:space="0" w:color="CCCCCC"/>
              <w:right w:val="single" w:sz="6" w:space="0" w:color="CCCCCC"/>
            </w:tcBorders>
          </w:tcPr>
          <w:p w14:paraId="0C5046C0" w14:textId="77777777" w:rsidR="00665441" w:rsidRDefault="00000000">
            <w:pPr>
              <w:pStyle w:val="normal1"/>
              <w:widowControl w:val="0"/>
              <w:spacing w:line="240" w:lineRule="auto"/>
            </w:pPr>
            <w:hyperlink r:id="rId23">
              <w:r>
                <w:rPr>
                  <w:rFonts w:ascii="Times New Roman" w:eastAsia="Times New Roman" w:hAnsi="Times New Roman" w:cs="Times New Roman"/>
                  <w:color w:val="000000"/>
                  <w:u w:val="single"/>
                </w:rPr>
                <w:t>https://www.hydrosheds.org/hydroatlas</w:t>
              </w:r>
            </w:hyperlink>
          </w:p>
        </w:tc>
        <w:tc>
          <w:tcPr>
            <w:tcW w:w="1995" w:type="dxa"/>
            <w:tcBorders>
              <w:top w:val="single" w:sz="6" w:space="0" w:color="CCCCCC"/>
              <w:left w:val="single" w:sz="6" w:space="0" w:color="CCCCCC"/>
              <w:bottom w:val="single" w:sz="6" w:space="0" w:color="CCCCCC"/>
              <w:right w:val="single" w:sz="6" w:space="0" w:color="CCCCCC"/>
            </w:tcBorders>
          </w:tcPr>
          <w:p w14:paraId="0C5046C1"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Converted to precipitation in mm before analyzing</w:t>
            </w:r>
          </w:p>
        </w:tc>
      </w:tr>
      <w:tr w:rsidR="00665441" w14:paraId="0C5046C8" w14:textId="77777777">
        <w:trPr>
          <w:trHeight w:val="1035"/>
        </w:trPr>
        <w:tc>
          <w:tcPr>
            <w:tcW w:w="1392" w:type="dxa"/>
            <w:tcBorders>
              <w:top w:val="single" w:sz="6" w:space="0" w:color="CCCCCC"/>
              <w:left w:val="single" w:sz="6" w:space="0" w:color="CCCCCC"/>
              <w:bottom w:val="single" w:sz="6" w:space="0" w:color="CCCCCC"/>
              <w:right w:val="single" w:sz="6" w:space="0" w:color="CCCCCC"/>
            </w:tcBorders>
          </w:tcPr>
          <w:p w14:paraId="0C5046C3" w14:textId="77777777" w:rsidR="00665441" w:rsidRDefault="00000000">
            <w:pPr>
              <w:pStyle w:val="normal1"/>
              <w:widowControl w:val="0"/>
              <w:spacing w:line="240" w:lineRule="auto"/>
              <w:rPr>
                <w:color w:val="000000"/>
              </w:rPr>
            </w:pPr>
            <w:proofErr w:type="spellStart"/>
            <w:r>
              <w:rPr>
                <w:rFonts w:ascii="Times New Roman" w:eastAsia="Times New Roman" w:hAnsi="Times New Roman" w:cs="Times New Roman"/>
                <w:color w:val="000000"/>
              </w:rPr>
              <w:t>streamtemp</w:t>
            </w:r>
            <w:proofErr w:type="spellEnd"/>
          </w:p>
        </w:tc>
        <w:tc>
          <w:tcPr>
            <w:tcW w:w="2585" w:type="dxa"/>
            <w:tcBorders>
              <w:top w:val="single" w:sz="6" w:space="0" w:color="CCCCCC"/>
              <w:left w:val="single" w:sz="6" w:space="0" w:color="CCCCCC"/>
              <w:bottom w:val="single" w:sz="6" w:space="0" w:color="CCCCCC"/>
              <w:right w:val="single" w:sz="6" w:space="0" w:color="CCCCCC"/>
            </w:tcBorders>
          </w:tcPr>
          <w:p w14:paraId="0C5046C4"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Mean annual stream temperature</w:t>
            </w:r>
          </w:p>
        </w:tc>
        <w:tc>
          <w:tcPr>
            <w:tcW w:w="1234" w:type="dxa"/>
            <w:tcBorders>
              <w:top w:val="single" w:sz="6" w:space="0" w:color="CCCCCC"/>
              <w:left w:val="single" w:sz="6" w:space="0" w:color="CCCCCC"/>
              <w:bottom w:val="single" w:sz="6" w:space="0" w:color="CCCCCC"/>
              <w:right w:val="single" w:sz="6" w:space="0" w:color="CCCCCC"/>
            </w:tcBorders>
          </w:tcPr>
          <w:p w14:paraId="0C5046C5"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HYBAS 12</w:t>
            </w:r>
          </w:p>
        </w:tc>
        <w:tc>
          <w:tcPr>
            <w:tcW w:w="2154" w:type="dxa"/>
            <w:tcBorders>
              <w:top w:val="single" w:sz="6" w:space="0" w:color="CCCCCC"/>
              <w:left w:val="single" w:sz="6" w:space="0" w:color="CCCCCC"/>
              <w:bottom w:val="single" w:sz="6" w:space="0" w:color="CCCCCC"/>
              <w:right w:val="single" w:sz="6" w:space="0" w:color="CCCCCC"/>
            </w:tcBorders>
          </w:tcPr>
          <w:p w14:paraId="0C5046C6" w14:textId="77777777" w:rsidR="00665441" w:rsidRDefault="00000000">
            <w:pPr>
              <w:pStyle w:val="normal1"/>
              <w:widowControl w:val="0"/>
              <w:spacing w:line="240" w:lineRule="auto"/>
            </w:pPr>
            <w:hyperlink r:id="rId24">
              <w:r>
                <w:rPr>
                  <w:rFonts w:ascii="Times New Roman" w:eastAsia="Times New Roman" w:hAnsi="Times New Roman" w:cs="Times New Roman"/>
                  <w:color w:val="000000"/>
                  <w:u w:val="single"/>
                </w:rPr>
                <w:t>https://www.hydrosheds.org/hydroatlas</w:t>
              </w:r>
            </w:hyperlink>
          </w:p>
        </w:tc>
        <w:tc>
          <w:tcPr>
            <w:tcW w:w="1995" w:type="dxa"/>
            <w:tcBorders>
              <w:top w:val="single" w:sz="6" w:space="0" w:color="CCCCCC"/>
              <w:left w:val="single" w:sz="6" w:space="0" w:color="CCCCCC"/>
              <w:bottom w:val="single" w:sz="6" w:space="0" w:color="CCCCCC"/>
              <w:right w:val="single" w:sz="6" w:space="0" w:color="CCCCCC"/>
            </w:tcBorders>
          </w:tcPr>
          <w:p w14:paraId="0C5046C7"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Converted from mean annual air temperature (</w:t>
            </w:r>
            <w:proofErr w:type="spellStart"/>
            <w:r>
              <w:rPr>
                <w:rFonts w:ascii="Times New Roman" w:eastAsia="Times New Roman" w:hAnsi="Times New Roman" w:cs="Times New Roman"/>
                <w:color w:val="000000"/>
              </w:rPr>
              <w:t>tmp_dc_syr</w:t>
            </w:r>
            <w:proofErr w:type="spellEnd"/>
            <w:r>
              <w:rPr>
                <w:rFonts w:ascii="Times New Roman" w:eastAsia="Times New Roman" w:hAnsi="Times New Roman" w:cs="Times New Roman"/>
                <w:color w:val="000000"/>
              </w:rPr>
              <w:t xml:space="preserve"> in </w:t>
            </w:r>
            <w:proofErr w:type="spellStart"/>
            <w:r>
              <w:rPr>
                <w:rFonts w:ascii="Times New Roman" w:eastAsia="Times New Roman" w:hAnsi="Times New Roman" w:cs="Times New Roman"/>
                <w:color w:val="000000"/>
              </w:rPr>
              <w:t>HydroSheds</w:t>
            </w:r>
            <w:proofErr w:type="spellEnd"/>
            <w:r>
              <w:rPr>
                <w:rFonts w:ascii="Times New Roman" w:eastAsia="Times New Roman" w:hAnsi="Times New Roman" w:cs="Times New Roman"/>
                <w:color w:val="000000"/>
              </w:rPr>
              <w:t>)</w:t>
            </w:r>
          </w:p>
        </w:tc>
      </w:tr>
      <w:tr w:rsidR="00665441" w14:paraId="0C5046CE" w14:textId="77777777">
        <w:trPr>
          <w:trHeight w:val="555"/>
        </w:trPr>
        <w:tc>
          <w:tcPr>
            <w:tcW w:w="1392" w:type="dxa"/>
            <w:tcBorders>
              <w:top w:val="single" w:sz="6" w:space="0" w:color="CCCCCC"/>
              <w:left w:val="single" w:sz="6" w:space="0" w:color="CCCCCC"/>
              <w:bottom w:val="single" w:sz="6" w:space="0" w:color="CCCCCC"/>
              <w:right w:val="single" w:sz="6" w:space="0" w:color="CCCCCC"/>
            </w:tcBorders>
          </w:tcPr>
          <w:p w14:paraId="0C5046C9"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hft_ix_s93</w:t>
            </w:r>
          </w:p>
        </w:tc>
        <w:tc>
          <w:tcPr>
            <w:tcW w:w="2585" w:type="dxa"/>
            <w:tcBorders>
              <w:top w:val="single" w:sz="6" w:space="0" w:color="CCCCCC"/>
              <w:left w:val="single" w:sz="6" w:space="0" w:color="CCCCCC"/>
              <w:bottom w:val="single" w:sz="6" w:space="0" w:color="CCCCCC"/>
              <w:right w:val="single" w:sz="6" w:space="0" w:color="CCCCCC"/>
            </w:tcBorders>
          </w:tcPr>
          <w:p w14:paraId="0C5046CA"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1993 Human Footprint Index (at sub-basin pour point</w:t>
            </w:r>
          </w:p>
        </w:tc>
        <w:tc>
          <w:tcPr>
            <w:tcW w:w="1234" w:type="dxa"/>
            <w:tcBorders>
              <w:top w:val="single" w:sz="6" w:space="0" w:color="CCCCCC"/>
              <w:left w:val="single" w:sz="6" w:space="0" w:color="CCCCCC"/>
              <w:bottom w:val="single" w:sz="6" w:space="0" w:color="CCCCCC"/>
              <w:right w:val="single" w:sz="6" w:space="0" w:color="CCCCCC"/>
            </w:tcBorders>
          </w:tcPr>
          <w:p w14:paraId="0C5046CB"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HYBAS 12</w:t>
            </w:r>
          </w:p>
        </w:tc>
        <w:tc>
          <w:tcPr>
            <w:tcW w:w="2154" w:type="dxa"/>
            <w:tcBorders>
              <w:top w:val="single" w:sz="6" w:space="0" w:color="CCCCCC"/>
              <w:left w:val="single" w:sz="6" w:space="0" w:color="CCCCCC"/>
              <w:bottom w:val="single" w:sz="6" w:space="0" w:color="CCCCCC"/>
              <w:right w:val="single" w:sz="6" w:space="0" w:color="CCCCCC"/>
            </w:tcBorders>
          </w:tcPr>
          <w:p w14:paraId="0C5046CC" w14:textId="77777777" w:rsidR="00665441" w:rsidRDefault="00000000">
            <w:pPr>
              <w:pStyle w:val="normal1"/>
              <w:widowControl w:val="0"/>
              <w:spacing w:line="240" w:lineRule="auto"/>
            </w:pPr>
            <w:hyperlink r:id="rId25">
              <w:r>
                <w:rPr>
                  <w:rFonts w:ascii="Times New Roman" w:eastAsia="Times New Roman" w:hAnsi="Times New Roman" w:cs="Times New Roman"/>
                  <w:color w:val="000000"/>
                  <w:u w:val="single"/>
                </w:rPr>
                <w:t>https://www.hydrosheds.org/hydroatlas</w:t>
              </w:r>
            </w:hyperlink>
          </w:p>
        </w:tc>
        <w:tc>
          <w:tcPr>
            <w:tcW w:w="1995" w:type="dxa"/>
            <w:tcBorders>
              <w:top w:val="single" w:sz="6" w:space="0" w:color="CCCCCC"/>
              <w:left w:val="single" w:sz="6" w:space="0" w:color="CCCCCC"/>
              <w:bottom w:val="single" w:sz="6" w:space="0" w:color="CCCCCC"/>
              <w:right w:val="single" w:sz="6" w:space="0" w:color="CCCCCC"/>
            </w:tcBorders>
          </w:tcPr>
          <w:p w14:paraId="0C5046CD" w14:textId="77777777" w:rsidR="00665441" w:rsidRDefault="00665441">
            <w:pPr>
              <w:pStyle w:val="normal1"/>
              <w:widowControl w:val="0"/>
              <w:spacing w:line="240" w:lineRule="auto"/>
              <w:rPr>
                <w:rFonts w:ascii="Times New Roman" w:eastAsia="Times New Roman" w:hAnsi="Times New Roman" w:cs="Times New Roman"/>
                <w:color w:val="000000"/>
              </w:rPr>
            </w:pPr>
          </w:p>
        </w:tc>
      </w:tr>
      <w:tr w:rsidR="00665441" w14:paraId="0C5046D4" w14:textId="77777777">
        <w:trPr>
          <w:trHeight w:val="795"/>
        </w:trPr>
        <w:tc>
          <w:tcPr>
            <w:tcW w:w="1392" w:type="dxa"/>
            <w:tcBorders>
              <w:top w:val="single" w:sz="6" w:space="0" w:color="CCCCCC"/>
              <w:left w:val="single" w:sz="6" w:space="0" w:color="CCCCCC"/>
              <w:bottom w:val="single" w:sz="6" w:space="0" w:color="CCCCCC"/>
              <w:right w:val="single" w:sz="6" w:space="0" w:color="CCCCCC"/>
            </w:tcBorders>
          </w:tcPr>
          <w:p w14:paraId="0C5046CF"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hft_ix_u93</w:t>
            </w:r>
          </w:p>
        </w:tc>
        <w:tc>
          <w:tcPr>
            <w:tcW w:w="2585" w:type="dxa"/>
            <w:tcBorders>
              <w:top w:val="single" w:sz="6" w:space="0" w:color="CCCCCC"/>
              <w:left w:val="single" w:sz="6" w:space="0" w:color="CCCCCC"/>
              <w:bottom w:val="single" w:sz="6" w:space="0" w:color="CCCCCC"/>
              <w:right w:val="single" w:sz="6" w:space="0" w:color="CCCCCC"/>
            </w:tcBorders>
          </w:tcPr>
          <w:p w14:paraId="0C5046D0"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1993 Human Footprint Index (total watershed upstream of sub-basin pour point</w:t>
            </w:r>
          </w:p>
        </w:tc>
        <w:tc>
          <w:tcPr>
            <w:tcW w:w="1234" w:type="dxa"/>
            <w:tcBorders>
              <w:top w:val="single" w:sz="6" w:space="0" w:color="CCCCCC"/>
              <w:left w:val="single" w:sz="6" w:space="0" w:color="CCCCCC"/>
              <w:bottom w:val="single" w:sz="6" w:space="0" w:color="CCCCCC"/>
              <w:right w:val="single" w:sz="6" w:space="0" w:color="CCCCCC"/>
            </w:tcBorders>
          </w:tcPr>
          <w:p w14:paraId="0C5046D1"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HYBAS 12</w:t>
            </w:r>
          </w:p>
        </w:tc>
        <w:tc>
          <w:tcPr>
            <w:tcW w:w="2154" w:type="dxa"/>
            <w:tcBorders>
              <w:top w:val="single" w:sz="6" w:space="0" w:color="CCCCCC"/>
              <w:left w:val="single" w:sz="6" w:space="0" w:color="CCCCCC"/>
              <w:bottom w:val="single" w:sz="6" w:space="0" w:color="CCCCCC"/>
              <w:right w:val="single" w:sz="6" w:space="0" w:color="CCCCCC"/>
            </w:tcBorders>
          </w:tcPr>
          <w:p w14:paraId="0C5046D2" w14:textId="77777777" w:rsidR="00665441" w:rsidRDefault="00000000">
            <w:pPr>
              <w:pStyle w:val="normal1"/>
              <w:widowControl w:val="0"/>
              <w:spacing w:line="240" w:lineRule="auto"/>
            </w:pPr>
            <w:hyperlink r:id="rId26">
              <w:r>
                <w:rPr>
                  <w:rFonts w:ascii="Times New Roman" w:eastAsia="Times New Roman" w:hAnsi="Times New Roman" w:cs="Times New Roman"/>
                  <w:color w:val="000000"/>
                  <w:u w:val="single"/>
                </w:rPr>
                <w:t>https://www.hydrosheds.org/hydroatlas</w:t>
              </w:r>
            </w:hyperlink>
          </w:p>
        </w:tc>
        <w:tc>
          <w:tcPr>
            <w:tcW w:w="1995" w:type="dxa"/>
            <w:tcBorders>
              <w:top w:val="single" w:sz="6" w:space="0" w:color="CCCCCC"/>
              <w:left w:val="single" w:sz="6" w:space="0" w:color="CCCCCC"/>
              <w:bottom w:val="single" w:sz="6" w:space="0" w:color="CCCCCC"/>
              <w:right w:val="single" w:sz="6" w:space="0" w:color="CCCCCC"/>
            </w:tcBorders>
          </w:tcPr>
          <w:p w14:paraId="0C5046D3" w14:textId="77777777" w:rsidR="00665441" w:rsidRDefault="00665441">
            <w:pPr>
              <w:pStyle w:val="normal1"/>
              <w:widowControl w:val="0"/>
              <w:spacing w:line="240" w:lineRule="auto"/>
              <w:rPr>
                <w:rFonts w:ascii="Times New Roman" w:eastAsia="Times New Roman" w:hAnsi="Times New Roman" w:cs="Times New Roman"/>
                <w:color w:val="000000"/>
              </w:rPr>
            </w:pPr>
          </w:p>
        </w:tc>
      </w:tr>
      <w:tr w:rsidR="00665441" w14:paraId="0C5046DA" w14:textId="77777777">
        <w:trPr>
          <w:trHeight w:val="555"/>
        </w:trPr>
        <w:tc>
          <w:tcPr>
            <w:tcW w:w="1392" w:type="dxa"/>
            <w:tcBorders>
              <w:top w:val="single" w:sz="6" w:space="0" w:color="CCCCCC"/>
              <w:left w:val="single" w:sz="6" w:space="0" w:color="CCCCCC"/>
              <w:bottom w:val="single" w:sz="6" w:space="0" w:color="CCCCCC"/>
              <w:right w:val="single" w:sz="6" w:space="0" w:color="CCCCCC"/>
            </w:tcBorders>
          </w:tcPr>
          <w:p w14:paraId="0C5046D5"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hft_ix_s09</w:t>
            </w:r>
          </w:p>
        </w:tc>
        <w:tc>
          <w:tcPr>
            <w:tcW w:w="2585" w:type="dxa"/>
            <w:tcBorders>
              <w:top w:val="single" w:sz="6" w:space="0" w:color="CCCCCC"/>
              <w:left w:val="single" w:sz="6" w:space="0" w:color="CCCCCC"/>
              <w:bottom w:val="single" w:sz="6" w:space="0" w:color="CCCCCC"/>
              <w:right w:val="single" w:sz="6" w:space="0" w:color="CCCCCC"/>
            </w:tcBorders>
          </w:tcPr>
          <w:p w14:paraId="0C5046D6"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2009 Human Footprint Index (at sub-basin pour point</w:t>
            </w:r>
          </w:p>
        </w:tc>
        <w:tc>
          <w:tcPr>
            <w:tcW w:w="1234" w:type="dxa"/>
            <w:tcBorders>
              <w:top w:val="single" w:sz="6" w:space="0" w:color="CCCCCC"/>
              <w:left w:val="single" w:sz="6" w:space="0" w:color="CCCCCC"/>
              <w:bottom w:val="single" w:sz="6" w:space="0" w:color="CCCCCC"/>
              <w:right w:val="single" w:sz="6" w:space="0" w:color="CCCCCC"/>
            </w:tcBorders>
          </w:tcPr>
          <w:p w14:paraId="0C5046D7"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HYBAS 12</w:t>
            </w:r>
          </w:p>
        </w:tc>
        <w:tc>
          <w:tcPr>
            <w:tcW w:w="2154" w:type="dxa"/>
            <w:tcBorders>
              <w:top w:val="single" w:sz="6" w:space="0" w:color="CCCCCC"/>
              <w:left w:val="single" w:sz="6" w:space="0" w:color="CCCCCC"/>
              <w:bottom w:val="single" w:sz="6" w:space="0" w:color="CCCCCC"/>
              <w:right w:val="single" w:sz="6" w:space="0" w:color="CCCCCC"/>
            </w:tcBorders>
          </w:tcPr>
          <w:p w14:paraId="0C5046D8" w14:textId="77777777" w:rsidR="00665441" w:rsidRDefault="00000000">
            <w:pPr>
              <w:pStyle w:val="normal1"/>
              <w:widowControl w:val="0"/>
              <w:spacing w:line="240" w:lineRule="auto"/>
            </w:pPr>
            <w:hyperlink r:id="rId27">
              <w:r>
                <w:rPr>
                  <w:rFonts w:ascii="Times New Roman" w:eastAsia="Times New Roman" w:hAnsi="Times New Roman" w:cs="Times New Roman"/>
                  <w:color w:val="000000"/>
                  <w:u w:val="single"/>
                </w:rPr>
                <w:t>https://www.hydrosheds.org/hydroatlas</w:t>
              </w:r>
            </w:hyperlink>
          </w:p>
        </w:tc>
        <w:tc>
          <w:tcPr>
            <w:tcW w:w="1995" w:type="dxa"/>
            <w:tcBorders>
              <w:top w:val="single" w:sz="6" w:space="0" w:color="CCCCCC"/>
              <w:left w:val="single" w:sz="6" w:space="0" w:color="CCCCCC"/>
              <w:bottom w:val="single" w:sz="6" w:space="0" w:color="CCCCCC"/>
              <w:right w:val="single" w:sz="6" w:space="0" w:color="CCCCCC"/>
            </w:tcBorders>
          </w:tcPr>
          <w:p w14:paraId="0C5046D9" w14:textId="77777777" w:rsidR="00665441" w:rsidRDefault="00665441">
            <w:pPr>
              <w:pStyle w:val="normal1"/>
              <w:widowControl w:val="0"/>
              <w:spacing w:line="240" w:lineRule="auto"/>
              <w:rPr>
                <w:rFonts w:ascii="Times New Roman" w:eastAsia="Times New Roman" w:hAnsi="Times New Roman" w:cs="Times New Roman"/>
                <w:color w:val="000000"/>
              </w:rPr>
            </w:pPr>
          </w:p>
        </w:tc>
      </w:tr>
      <w:tr w:rsidR="00665441" w14:paraId="0C5046E0" w14:textId="77777777">
        <w:trPr>
          <w:trHeight w:val="795"/>
        </w:trPr>
        <w:tc>
          <w:tcPr>
            <w:tcW w:w="1392" w:type="dxa"/>
            <w:tcBorders>
              <w:top w:val="single" w:sz="6" w:space="0" w:color="CCCCCC"/>
              <w:left w:val="single" w:sz="6" w:space="0" w:color="CCCCCC"/>
              <w:bottom w:val="single" w:sz="6" w:space="0" w:color="CCCCCC"/>
              <w:right w:val="single" w:sz="6" w:space="0" w:color="CCCCCC"/>
            </w:tcBorders>
          </w:tcPr>
          <w:p w14:paraId="0C5046DB"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hft_ix_u09</w:t>
            </w:r>
          </w:p>
        </w:tc>
        <w:tc>
          <w:tcPr>
            <w:tcW w:w="2585" w:type="dxa"/>
            <w:tcBorders>
              <w:top w:val="single" w:sz="6" w:space="0" w:color="CCCCCC"/>
              <w:left w:val="single" w:sz="6" w:space="0" w:color="CCCCCC"/>
              <w:bottom w:val="single" w:sz="6" w:space="0" w:color="CCCCCC"/>
              <w:right w:val="single" w:sz="6" w:space="0" w:color="CCCCCC"/>
            </w:tcBorders>
          </w:tcPr>
          <w:p w14:paraId="0C5046DC"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2009 Human Footprint Index (total watershed upstream of sub-basin pour point</w:t>
            </w:r>
          </w:p>
        </w:tc>
        <w:tc>
          <w:tcPr>
            <w:tcW w:w="1234" w:type="dxa"/>
            <w:tcBorders>
              <w:top w:val="single" w:sz="6" w:space="0" w:color="CCCCCC"/>
              <w:left w:val="single" w:sz="6" w:space="0" w:color="CCCCCC"/>
              <w:bottom w:val="single" w:sz="6" w:space="0" w:color="CCCCCC"/>
              <w:right w:val="single" w:sz="6" w:space="0" w:color="CCCCCC"/>
            </w:tcBorders>
          </w:tcPr>
          <w:p w14:paraId="0C5046DD"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HYBAS 12</w:t>
            </w:r>
          </w:p>
        </w:tc>
        <w:tc>
          <w:tcPr>
            <w:tcW w:w="2154" w:type="dxa"/>
            <w:tcBorders>
              <w:top w:val="single" w:sz="6" w:space="0" w:color="CCCCCC"/>
              <w:left w:val="single" w:sz="6" w:space="0" w:color="CCCCCC"/>
              <w:bottom w:val="single" w:sz="6" w:space="0" w:color="CCCCCC"/>
              <w:right w:val="single" w:sz="6" w:space="0" w:color="CCCCCC"/>
            </w:tcBorders>
          </w:tcPr>
          <w:p w14:paraId="0C5046DE" w14:textId="77777777" w:rsidR="00665441" w:rsidRDefault="00000000">
            <w:pPr>
              <w:pStyle w:val="normal1"/>
              <w:widowControl w:val="0"/>
              <w:spacing w:line="240" w:lineRule="auto"/>
            </w:pPr>
            <w:hyperlink r:id="rId28">
              <w:r>
                <w:rPr>
                  <w:rFonts w:ascii="Times New Roman" w:eastAsia="Times New Roman" w:hAnsi="Times New Roman" w:cs="Times New Roman"/>
                  <w:color w:val="000000"/>
                  <w:u w:val="single"/>
                </w:rPr>
                <w:t>https://www.hydrosheds.org/hydroatlas</w:t>
              </w:r>
            </w:hyperlink>
          </w:p>
        </w:tc>
        <w:tc>
          <w:tcPr>
            <w:tcW w:w="1995" w:type="dxa"/>
            <w:tcBorders>
              <w:top w:val="single" w:sz="6" w:space="0" w:color="CCCCCC"/>
              <w:left w:val="single" w:sz="6" w:space="0" w:color="CCCCCC"/>
              <w:bottom w:val="single" w:sz="6" w:space="0" w:color="CCCCCC"/>
              <w:right w:val="single" w:sz="6" w:space="0" w:color="CCCCCC"/>
            </w:tcBorders>
          </w:tcPr>
          <w:p w14:paraId="0C5046DF" w14:textId="77777777" w:rsidR="00665441" w:rsidRDefault="00665441">
            <w:pPr>
              <w:pStyle w:val="normal1"/>
              <w:widowControl w:val="0"/>
              <w:spacing w:line="240" w:lineRule="auto"/>
              <w:rPr>
                <w:rFonts w:ascii="Times New Roman" w:eastAsia="Times New Roman" w:hAnsi="Times New Roman" w:cs="Times New Roman"/>
                <w:color w:val="000000"/>
              </w:rPr>
            </w:pPr>
          </w:p>
        </w:tc>
      </w:tr>
      <w:tr w:rsidR="00665441" w14:paraId="0C5046E6" w14:textId="77777777">
        <w:trPr>
          <w:trHeight w:val="525"/>
        </w:trPr>
        <w:tc>
          <w:tcPr>
            <w:tcW w:w="1392" w:type="dxa"/>
            <w:tcBorders>
              <w:top w:val="single" w:sz="6" w:space="0" w:color="CCCCCC"/>
              <w:left w:val="single" w:sz="6" w:space="0" w:color="CCCCCC"/>
              <w:bottom w:val="single" w:sz="6" w:space="0" w:color="CCCCCC"/>
              <w:right w:val="single" w:sz="6" w:space="0" w:color="CCCCCC"/>
            </w:tcBorders>
          </w:tcPr>
          <w:p w14:paraId="0C5046E1" w14:textId="77777777" w:rsidR="00665441" w:rsidRDefault="00000000">
            <w:pPr>
              <w:pStyle w:val="normal1"/>
              <w:widowControl w:val="0"/>
              <w:spacing w:line="240" w:lineRule="auto"/>
              <w:rPr>
                <w:color w:val="000000"/>
              </w:rPr>
            </w:pPr>
            <w:proofErr w:type="spellStart"/>
            <w:r>
              <w:rPr>
                <w:rFonts w:ascii="Times New Roman" w:eastAsia="Times New Roman" w:hAnsi="Times New Roman" w:cs="Times New Roman"/>
                <w:color w:val="000000"/>
              </w:rPr>
              <w:t>ele_mt_sav</w:t>
            </w:r>
            <w:proofErr w:type="spellEnd"/>
          </w:p>
        </w:tc>
        <w:tc>
          <w:tcPr>
            <w:tcW w:w="2585" w:type="dxa"/>
            <w:tcBorders>
              <w:top w:val="single" w:sz="6" w:space="0" w:color="CCCCCC"/>
              <w:left w:val="single" w:sz="6" w:space="0" w:color="CCCCCC"/>
              <w:bottom w:val="single" w:sz="6" w:space="0" w:color="CCCCCC"/>
              <w:right w:val="single" w:sz="6" w:space="0" w:color="CCCCCC"/>
            </w:tcBorders>
          </w:tcPr>
          <w:p w14:paraId="0C5046E2"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Elevation</w:t>
            </w:r>
          </w:p>
        </w:tc>
        <w:tc>
          <w:tcPr>
            <w:tcW w:w="1234" w:type="dxa"/>
            <w:tcBorders>
              <w:top w:val="single" w:sz="6" w:space="0" w:color="CCCCCC"/>
              <w:left w:val="single" w:sz="6" w:space="0" w:color="CCCCCC"/>
              <w:bottom w:val="single" w:sz="6" w:space="0" w:color="CCCCCC"/>
              <w:right w:val="single" w:sz="6" w:space="0" w:color="CCCCCC"/>
            </w:tcBorders>
          </w:tcPr>
          <w:p w14:paraId="0C5046E3"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HYBAS 12</w:t>
            </w:r>
          </w:p>
        </w:tc>
        <w:tc>
          <w:tcPr>
            <w:tcW w:w="2154" w:type="dxa"/>
            <w:tcBorders>
              <w:top w:val="single" w:sz="6" w:space="0" w:color="CCCCCC"/>
              <w:left w:val="single" w:sz="6" w:space="0" w:color="CCCCCC"/>
              <w:bottom w:val="single" w:sz="6" w:space="0" w:color="CCCCCC"/>
              <w:right w:val="single" w:sz="6" w:space="0" w:color="CCCCCC"/>
            </w:tcBorders>
          </w:tcPr>
          <w:p w14:paraId="0C5046E4" w14:textId="77777777" w:rsidR="00665441" w:rsidRDefault="00000000">
            <w:pPr>
              <w:pStyle w:val="normal1"/>
              <w:widowControl w:val="0"/>
              <w:spacing w:line="240" w:lineRule="auto"/>
            </w:pPr>
            <w:hyperlink r:id="rId29">
              <w:r>
                <w:rPr>
                  <w:rFonts w:ascii="Times New Roman" w:eastAsia="Times New Roman" w:hAnsi="Times New Roman" w:cs="Times New Roman"/>
                  <w:color w:val="000000"/>
                  <w:u w:val="single"/>
                </w:rPr>
                <w:t>https://www.hydrosheds.org/hydroatlas</w:t>
              </w:r>
            </w:hyperlink>
          </w:p>
        </w:tc>
        <w:tc>
          <w:tcPr>
            <w:tcW w:w="1995" w:type="dxa"/>
            <w:tcBorders>
              <w:top w:val="single" w:sz="6" w:space="0" w:color="CCCCCC"/>
              <w:left w:val="single" w:sz="6" w:space="0" w:color="CCCCCC"/>
              <w:bottom w:val="single" w:sz="6" w:space="0" w:color="CCCCCC"/>
              <w:right w:val="single" w:sz="6" w:space="0" w:color="CCCCCC"/>
            </w:tcBorders>
          </w:tcPr>
          <w:p w14:paraId="0C5046E5" w14:textId="77777777" w:rsidR="00665441" w:rsidRDefault="00665441">
            <w:pPr>
              <w:pStyle w:val="normal1"/>
              <w:widowControl w:val="0"/>
              <w:spacing w:line="240" w:lineRule="auto"/>
              <w:rPr>
                <w:rFonts w:ascii="Times New Roman" w:eastAsia="Times New Roman" w:hAnsi="Times New Roman" w:cs="Times New Roman"/>
                <w:color w:val="000000"/>
              </w:rPr>
            </w:pPr>
          </w:p>
        </w:tc>
      </w:tr>
      <w:tr w:rsidR="00665441" w14:paraId="0C5046EC" w14:textId="77777777">
        <w:trPr>
          <w:trHeight w:val="795"/>
        </w:trPr>
        <w:tc>
          <w:tcPr>
            <w:tcW w:w="1392" w:type="dxa"/>
            <w:tcBorders>
              <w:top w:val="single" w:sz="6" w:space="0" w:color="CCCCCC"/>
              <w:left w:val="single" w:sz="6" w:space="0" w:color="CCCCCC"/>
              <w:bottom w:val="single" w:sz="6" w:space="0" w:color="CCCCCC"/>
              <w:right w:val="single" w:sz="6" w:space="0" w:color="CCCCCC"/>
            </w:tcBorders>
          </w:tcPr>
          <w:p w14:paraId="0C5046E7"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dis_m3_pyr</w:t>
            </w:r>
          </w:p>
        </w:tc>
        <w:tc>
          <w:tcPr>
            <w:tcW w:w="2585" w:type="dxa"/>
            <w:tcBorders>
              <w:top w:val="single" w:sz="6" w:space="0" w:color="CCCCCC"/>
              <w:left w:val="single" w:sz="6" w:space="0" w:color="CCCCCC"/>
              <w:bottom w:val="single" w:sz="6" w:space="0" w:color="CCCCCC"/>
              <w:right w:val="single" w:sz="6" w:space="0" w:color="CCCCCC"/>
            </w:tcBorders>
          </w:tcPr>
          <w:p w14:paraId="0C5046E8"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Discharge</w:t>
            </w:r>
          </w:p>
        </w:tc>
        <w:tc>
          <w:tcPr>
            <w:tcW w:w="1234" w:type="dxa"/>
            <w:tcBorders>
              <w:top w:val="single" w:sz="6" w:space="0" w:color="CCCCCC"/>
              <w:left w:val="single" w:sz="6" w:space="0" w:color="CCCCCC"/>
              <w:bottom w:val="single" w:sz="6" w:space="0" w:color="CCCCCC"/>
              <w:right w:val="single" w:sz="6" w:space="0" w:color="CCCCCC"/>
            </w:tcBorders>
          </w:tcPr>
          <w:p w14:paraId="0C5046E9"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HYBAS 12</w:t>
            </w:r>
          </w:p>
        </w:tc>
        <w:tc>
          <w:tcPr>
            <w:tcW w:w="2154" w:type="dxa"/>
            <w:tcBorders>
              <w:top w:val="single" w:sz="6" w:space="0" w:color="CCCCCC"/>
              <w:left w:val="single" w:sz="6" w:space="0" w:color="CCCCCC"/>
              <w:bottom w:val="single" w:sz="6" w:space="0" w:color="CCCCCC"/>
              <w:right w:val="single" w:sz="6" w:space="0" w:color="CCCCCC"/>
            </w:tcBorders>
          </w:tcPr>
          <w:p w14:paraId="0C5046EA" w14:textId="77777777" w:rsidR="00665441" w:rsidRDefault="00000000">
            <w:pPr>
              <w:pStyle w:val="normal1"/>
              <w:widowControl w:val="0"/>
              <w:spacing w:line="240" w:lineRule="auto"/>
            </w:pPr>
            <w:hyperlink r:id="rId30">
              <w:r>
                <w:rPr>
                  <w:rFonts w:ascii="Times New Roman" w:eastAsia="Times New Roman" w:hAnsi="Times New Roman" w:cs="Times New Roman"/>
                  <w:color w:val="000000"/>
                  <w:u w:val="single"/>
                </w:rPr>
                <w:t>https://www.hydrosheds.org/hydroatlas</w:t>
              </w:r>
            </w:hyperlink>
          </w:p>
        </w:tc>
        <w:tc>
          <w:tcPr>
            <w:tcW w:w="1995" w:type="dxa"/>
            <w:tcBorders>
              <w:top w:val="single" w:sz="6" w:space="0" w:color="CCCCCC"/>
              <w:left w:val="single" w:sz="6" w:space="0" w:color="CCCCCC"/>
              <w:bottom w:val="single" w:sz="6" w:space="0" w:color="CCCCCC"/>
              <w:right w:val="single" w:sz="6" w:space="0" w:color="CCCCCC"/>
            </w:tcBorders>
          </w:tcPr>
          <w:p w14:paraId="0C5046EB"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log10 transformed before standardizing and modelling</w:t>
            </w:r>
          </w:p>
        </w:tc>
      </w:tr>
      <w:tr w:rsidR="00665441" w14:paraId="0C5046F2" w14:textId="77777777">
        <w:trPr>
          <w:trHeight w:val="525"/>
        </w:trPr>
        <w:tc>
          <w:tcPr>
            <w:tcW w:w="1392" w:type="dxa"/>
            <w:tcBorders>
              <w:top w:val="single" w:sz="6" w:space="0" w:color="CCCCCC"/>
              <w:left w:val="single" w:sz="6" w:space="0" w:color="CCCCCC"/>
              <w:bottom w:val="single" w:sz="6" w:space="0" w:color="CCCCCC"/>
              <w:right w:val="single" w:sz="6" w:space="0" w:color="CCCCCC"/>
            </w:tcBorders>
          </w:tcPr>
          <w:p w14:paraId="0C5046ED" w14:textId="77777777" w:rsidR="00665441" w:rsidRDefault="00000000">
            <w:pPr>
              <w:pStyle w:val="normal1"/>
              <w:widowControl w:val="0"/>
              <w:spacing w:line="240" w:lineRule="auto"/>
              <w:rPr>
                <w:color w:val="000000"/>
              </w:rPr>
            </w:pPr>
            <w:proofErr w:type="spellStart"/>
            <w:r>
              <w:rPr>
                <w:rFonts w:ascii="Times New Roman" w:eastAsia="Times New Roman" w:hAnsi="Times New Roman" w:cs="Times New Roman"/>
                <w:color w:val="000000"/>
              </w:rPr>
              <w:t>for_pc_sse</w:t>
            </w:r>
            <w:proofErr w:type="spellEnd"/>
          </w:p>
        </w:tc>
        <w:tc>
          <w:tcPr>
            <w:tcW w:w="2585" w:type="dxa"/>
            <w:tcBorders>
              <w:top w:val="single" w:sz="6" w:space="0" w:color="CCCCCC"/>
              <w:left w:val="single" w:sz="6" w:space="0" w:color="CCCCCC"/>
              <w:bottom w:val="single" w:sz="6" w:space="0" w:color="CCCCCC"/>
              <w:right w:val="single" w:sz="6" w:space="0" w:color="CCCCCC"/>
            </w:tcBorders>
          </w:tcPr>
          <w:p w14:paraId="0C5046EE"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Percent Forest Cover</w:t>
            </w:r>
          </w:p>
        </w:tc>
        <w:tc>
          <w:tcPr>
            <w:tcW w:w="1234" w:type="dxa"/>
            <w:tcBorders>
              <w:top w:val="single" w:sz="6" w:space="0" w:color="CCCCCC"/>
              <w:left w:val="single" w:sz="6" w:space="0" w:color="CCCCCC"/>
              <w:bottom w:val="single" w:sz="6" w:space="0" w:color="CCCCCC"/>
              <w:right w:val="single" w:sz="6" w:space="0" w:color="CCCCCC"/>
            </w:tcBorders>
          </w:tcPr>
          <w:p w14:paraId="0C5046EF"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HYBAS 12</w:t>
            </w:r>
          </w:p>
        </w:tc>
        <w:tc>
          <w:tcPr>
            <w:tcW w:w="2154" w:type="dxa"/>
            <w:tcBorders>
              <w:top w:val="single" w:sz="6" w:space="0" w:color="CCCCCC"/>
              <w:left w:val="single" w:sz="6" w:space="0" w:color="CCCCCC"/>
              <w:bottom w:val="single" w:sz="6" w:space="0" w:color="CCCCCC"/>
              <w:right w:val="single" w:sz="6" w:space="0" w:color="CCCCCC"/>
            </w:tcBorders>
          </w:tcPr>
          <w:p w14:paraId="0C5046F0" w14:textId="77777777" w:rsidR="00665441" w:rsidRDefault="00000000">
            <w:pPr>
              <w:pStyle w:val="normal1"/>
              <w:widowControl w:val="0"/>
              <w:spacing w:line="240" w:lineRule="auto"/>
            </w:pPr>
            <w:hyperlink r:id="rId31">
              <w:r>
                <w:rPr>
                  <w:rFonts w:ascii="Times New Roman" w:eastAsia="Times New Roman" w:hAnsi="Times New Roman" w:cs="Times New Roman"/>
                  <w:color w:val="000000"/>
                  <w:u w:val="single"/>
                </w:rPr>
                <w:t>https://www.hydrosheds.org/hydroatlas</w:t>
              </w:r>
            </w:hyperlink>
          </w:p>
        </w:tc>
        <w:tc>
          <w:tcPr>
            <w:tcW w:w="1995" w:type="dxa"/>
            <w:tcBorders>
              <w:top w:val="single" w:sz="6" w:space="0" w:color="CCCCCC"/>
              <w:left w:val="single" w:sz="6" w:space="0" w:color="CCCCCC"/>
              <w:bottom w:val="single" w:sz="6" w:space="0" w:color="CCCCCC"/>
              <w:right w:val="single" w:sz="6" w:space="0" w:color="CCCCCC"/>
            </w:tcBorders>
          </w:tcPr>
          <w:p w14:paraId="0C5046F1" w14:textId="77777777" w:rsidR="00665441" w:rsidRDefault="00665441">
            <w:pPr>
              <w:pStyle w:val="normal1"/>
              <w:widowControl w:val="0"/>
              <w:spacing w:line="240" w:lineRule="auto"/>
              <w:rPr>
                <w:rFonts w:ascii="Times New Roman" w:eastAsia="Times New Roman" w:hAnsi="Times New Roman" w:cs="Times New Roman"/>
                <w:color w:val="000000"/>
              </w:rPr>
            </w:pPr>
          </w:p>
        </w:tc>
      </w:tr>
      <w:tr w:rsidR="00665441" w14:paraId="0C5046F8" w14:textId="77777777">
        <w:trPr>
          <w:trHeight w:val="525"/>
        </w:trPr>
        <w:tc>
          <w:tcPr>
            <w:tcW w:w="1392" w:type="dxa"/>
            <w:tcBorders>
              <w:top w:val="single" w:sz="6" w:space="0" w:color="CCCCCC"/>
              <w:left w:val="single" w:sz="6" w:space="0" w:color="CCCCCC"/>
              <w:bottom w:val="single" w:sz="6" w:space="0" w:color="000000"/>
              <w:right w:val="single" w:sz="6" w:space="0" w:color="CCCCCC"/>
            </w:tcBorders>
          </w:tcPr>
          <w:p w14:paraId="0C5046F3" w14:textId="77777777" w:rsidR="00665441" w:rsidRDefault="00000000">
            <w:pPr>
              <w:pStyle w:val="normal1"/>
              <w:widowControl w:val="0"/>
              <w:spacing w:line="240" w:lineRule="auto"/>
              <w:rPr>
                <w:color w:val="000000"/>
              </w:rPr>
            </w:pPr>
            <w:proofErr w:type="spellStart"/>
            <w:r>
              <w:rPr>
                <w:rFonts w:ascii="Times New Roman" w:eastAsia="Times New Roman" w:hAnsi="Times New Roman" w:cs="Times New Roman"/>
                <w:color w:val="000000"/>
              </w:rPr>
              <w:t>crp_pc_sse</w:t>
            </w:r>
            <w:proofErr w:type="spellEnd"/>
          </w:p>
        </w:tc>
        <w:tc>
          <w:tcPr>
            <w:tcW w:w="2585" w:type="dxa"/>
            <w:tcBorders>
              <w:top w:val="single" w:sz="6" w:space="0" w:color="CCCCCC"/>
              <w:left w:val="single" w:sz="6" w:space="0" w:color="CCCCCC"/>
              <w:bottom w:val="single" w:sz="6" w:space="0" w:color="000000"/>
              <w:right w:val="single" w:sz="6" w:space="0" w:color="CCCCCC"/>
            </w:tcBorders>
          </w:tcPr>
          <w:p w14:paraId="0C5046F4"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Percent Cropland</w:t>
            </w:r>
          </w:p>
        </w:tc>
        <w:tc>
          <w:tcPr>
            <w:tcW w:w="1234" w:type="dxa"/>
            <w:tcBorders>
              <w:top w:val="single" w:sz="6" w:space="0" w:color="CCCCCC"/>
              <w:left w:val="single" w:sz="6" w:space="0" w:color="CCCCCC"/>
              <w:bottom w:val="single" w:sz="6" w:space="0" w:color="000000"/>
              <w:right w:val="single" w:sz="6" w:space="0" w:color="CCCCCC"/>
            </w:tcBorders>
          </w:tcPr>
          <w:p w14:paraId="0C5046F5" w14:textId="77777777" w:rsidR="00665441" w:rsidRDefault="00000000">
            <w:pPr>
              <w:pStyle w:val="normal1"/>
              <w:widowControl w:val="0"/>
              <w:spacing w:line="240" w:lineRule="auto"/>
              <w:jc w:val="center"/>
              <w:rPr>
                <w:color w:val="000000"/>
              </w:rPr>
            </w:pPr>
            <w:r>
              <w:rPr>
                <w:rFonts w:ascii="Times New Roman" w:eastAsia="Times New Roman" w:hAnsi="Times New Roman" w:cs="Times New Roman"/>
                <w:color w:val="000000"/>
              </w:rPr>
              <w:t>HYBAS 12</w:t>
            </w:r>
          </w:p>
        </w:tc>
        <w:tc>
          <w:tcPr>
            <w:tcW w:w="2154" w:type="dxa"/>
            <w:tcBorders>
              <w:top w:val="single" w:sz="6" w:space="0" w:color="CCCCCC"/>
              <w:left w:val="single" w:sz="6" w:space="0" w:color="CCCCCC"/>
              <w:bottom w:val="single" w:sz="6" w:space="0" w:color="000000"/>
              <w:right w:val="single" w:sz="6" w:space="0" w:color="CCCCCC"/>
            </w:tcBorders>
          </w:tcPr>
          <w:p w14:paraId="0C5046F6" w14:textId="77777777" w:rsidR="00665441" w:rsidRDefault="00000000">
            <w:pPr>
              <w:pStyle w:val="normal1"/>
              <w:widowControl w:val="0"/>
              <w:spacing w:line="240" w:lineRule="auto"/>
            </w:pPr>
            <w:hyperlink r:id="rId32">
              <w:r>
                <w:rPr>
                  <w:rFonts w:ascii="Times New Roman" w:eastAsia="Times New Roman" w:hAnsi="Times New Roman" w:cs="Times New Roman"/>
                  <w:color w:val="000000"/>
                  <w:u w:val="single"/>
                </w:rPr>
                <w:t>https://www.hydrosheds.org/hydroatlas</w:t>
              </w:r>
            </w:hyperlink>
          </w:p>
        </w:tc>
        <w:tc>
          <w:tcPr>
            <w:tcW w:w="1995" w:type="dxa"/>
            <w:tcBorders>
              <w:top w:val="single" w:sz="6" w:space="0" w:color="CCCCCC"/>
              <w:left w:val="single" w:sz="6" w:space="0" w:color="CCCCCC"/>
              <w:bottom w:val="single" w:sz="6" w:space="0" w:color="000000"/>
              <w:right w:val="single" w:sz="6" w:space="0" w:color="CCCCCC"/>
            </w:tcBorders>
          </w:tcPr>
          <w:p w14:paraId="0C5046F7" w14:textId="77777777" w:rsidR="00665441" w:rsidRDefault="00665441">
            <w:pPr>
              <w:pStyle w:val="normal1"/>
              <w:widowControl w:val="0"/>
              <w:spacing w:line="240" w:lineRule="auto"/>
              <w:rPr>
                <w:rFonts w:ascii="Times New Roman" w:eastAsia="Times New Roman" w:hAnsi="Times New Roman" w:cs="Times New Roman"/>
                <w:color w:val="000000"/>
              </w:rPr>
            </w:pPr>
          </w:p>
        </w:tc>
      </w:tr>
    </w:tbl>
    <w:p w14:paraId="0C5046F9" w14:textId="77777777" w:rsidR="00665441" w:rsidRDefault="00665441">
      <w:pPr>
        <w:pStyle w:val="normal1"/>
        <w:shd w:val="clear" w:color="auto" w:fill="FFFFFF"/>
        <w:spacing w:before="240" w:after="240" w:line="240" w:lineRule="auto"/>
        <w:rPr>
          <w:rFonts w:ascii="Times New Roman" w:eastAsia="Times New Roman" w:hAnsi="Times New Roman" w:cs="Times New Roman"/>
          <w:i/>
          <w:iCs/>
          <w:color w:val="000000"/>
        </w:rPr>
      </w:pPr>
    </w:p>
    <w:p w14:paraId="0C5046FA" w14:textId="77777777" w:rsidR="00665441" w:rsidRDefault="00000000">
      <w:pPr>
        <w:pStyle w:val="normal1"/>
        <w:spacing w:line="240" w:lineRule="auto"/>
        <w:rPr>
          <w:rFonts w:ascii="Times New Roman" w:eastAsia="Times New Roman" w:hAnsi="Times New Roman" w:cs="Times New Roman"/>
          <w:i/>
          <w:iCs/>
          <w:color w:val="000000"/>
        </w:rPr>
      </w:pPr>
      <w:r>
        <w:br w:type="page"/>
      </w:r>
    </w:p>
    <w:p w14:paraId="0C5046FB" w14:textId="77777777" w:rsidR="00665441" w:rsidRDefault="00000000">
      <w:pPr>
        <w:pStyle w:val="normal1"/>
        <w:widowControl w:val="0"/>
        <w:spacing w:line="240" w:lineRule="auto"/>
        <w:rPr>
          <w:color w:val="000000"/>
        </w:rPr>
      </w:pPr>
      <w:r>
        <w:rPr>
          <w:rFonts w:ascii="Times New Roman" w:eastAsia="Times New Roman" w:hAnsi="Times New Roman" w:cs="Times New Roman"/>
          <w:b/>
          <w:bCs/>
          <w:color w:val="000000"/>
        </w:rPr>
        <w:lastRenderedPageBreak/>
        <w:t xml:space="preserve">Table S6. Model selection for predicting mean annual insect emergence (y) as a function of abiotic predictors. </w:t>
      </w:r>
      <w:r>
        <w:rPr>
          <w:rFonts w:ascii="Times New Roman" w:eastAsia="Times New Roman" w:hAnsi="Times New Roman" w:cs="Times New Roman"/>
          <w:color w:val="000000"/>
        </w:rPr>
        <w:t xml:space="preserve">Predictors are indicated in parentheses </w:t>
      </w:r>
      <w:proofErr w:type="spellStart"/>
      <w:r>
        <w:rPr>
          <w:rFonts w:ascii="Times New Roman" w:eastAsia="Times New Roman" w:hAnsi="Times New Roman" w:cs="Times New Roman"/>
          <w:color w:val="000000"/>
        </w:rPr>
        <w:t xml:space="preserve">of </w:t>
      </w:r>
      <w:proofErr w:type="gramStart"/>
      <w:r>
        <w:rPr>
          <w:rFonts w:ascii="Times New Roman" w:eastAsia="Times New Roman" w:hAnsi="Times New Roman" w:cs="Times New Roman"/>
          <w:color w:val="000000"/>
        </w:rPr>
        <w:t>f</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where </w:t>
      </w:r>
      <w:proofErr w:type="gramStart"/>
      <w:r>
        <w:rPr>
          <w:rFonts w:ascii="Times New Roman" w:eastAsia="Times New Roman" w:hAnsi="Times New Roman" w:cs="Times New Roman"/>
          <w:color w:val="000000"/>
        </w:rPr>
        <w:t>f(</w:t>
      </w:r>
      <w:proofErr w:type="gramEnd"/>
      <w:r>
        <w:rPr>
          <w:rFonts w:ascii="Times New Roman" w:eastAsia="Times New Roman" w:hAnsi="Times New Roman" w:cs="Times New Roman"/>
          <w:color w:val="000000"/>
        </w:rPr>
        <w:t xml:space="preserve">) represents the spline function in a Generalized Additive Model (GAM) fit in brms. Definitions of predictors are shown in table S6. Intercepts include the global intercept (α) and varying intercepts (i.e., random effects) for author and year of publication (au) and for the </w:t>
      </w:r>
      <w:proofErr w:type="spellStart"/>
      <w:r>
        <w:rPr>
          <w:rFonts w:ascii="Times New Roman" w:eastAsia="Times New Roman" w:hAnsi="Times New Roman" w:cs="Times New Roman"/>
          <w:color w:val="000000"/>
        </w:rPr>
        <w:t>hydrobasin</w:t>
      </w:r>
      <w:proofErr w:type="spellEnd"/>
      <w:r>
        <w:rPr>
          <w:rFonts w:ascii="Times New Roman" w:eastAsia="Times New Roman" w:hAnsi="Times New Roman" w:cs="Times New Roman"/>
          <w:color w:val="000000"/>
        </w:rPr>
        <w:t xml:space="preserve"> ID (hy). Model selection results are shown as the expected log posterior density and its standard error (</w:t>
      </w:r>
      <w:proofErr w:type="spellStart"/>
      <w:r>
        <w:rPr>
          <w:rFonts w:ascii="Times New Roman" w:eastAsia="Times New Roman" w:hAnsi="Times New Roman" w:cs="Times New Roman"/>
          <w:color w:val="000000"/>
        </w:rPr>
        <w:t>elpd</w:t>
      </w:r>
      <w:proofErr w:type="spellEnd"/>
      <w:r>
        <w:rPr>
          <w:rFonts w:ascii="Times New Roman" w:eastAsia="Times New Roman" w:hAnsi="Times New Roman" w:cs="Times New Roman"/>
          <w:color w:val="000000"/>
        </w:rPr>
        <w:t xml:space="preserve"> ± se), where less negative numbers indicate better fit. To generate global predictions of flux, we used Model 3, which contains an interaction of the two most common predictors (precipitation and temperature) in the top suite of models.</w:t>
      </w:r>
    </w:p>
    <w:tbl>
      <w:tblPr>
        <w:tblW w:w="7365" w:type="dxa"/>
        <w:tblInd w:w="1" w:type="dxa"/>
        <w:tblLayout w:type="fixed"/>
        <w:tblCellMar>
          <w:top w:w="40" w:type="dxa"/>
          <w:left w:w="40" w:type="dxa"/>
          <w:bottom w:w="40" w:type="dxa"/>
          <w:right w:w="40" w:type="dxa"/>
        </w:tblCellMar>
        <w:tblLook w:val="0600" w:firstRow="0" w:lastRow="0" w:firstColumn="0" w:lastColumn="0" w:noHBand="1" w:noVBand="1"/>
      </w:tblPr>
      <w:tblGrid>
        <w:gridCol w:w="1523"/>
        <w:gridCol w:w="4341"/>
        <w:gridCol w:w="1501"/>
      </w:tblGrid>
      <w:tr w:rsidR="00665441" w14:paraId="0C5046FF" w14:textId="77777777">
        <w:trPr>
          <w:trHeight w:val="330"/>
        </w:trPr>
        <w:tc>
          <w:tcPr>
            <w:tcW w:w="1523" w:type="dxa"/>
            <w:tcBorders>
              <w:top w:val="single" w:sz="6" w:space="0" w:color="CCCCCC"/>
              <w:left w:val="single" w:sz="6" w:space="0" w:color="CCCCCC"/>
              <w:bottom w:val="single" w:sz="6" w:space="0" w:color="000000"/>
              <w:right w:val="single" w:sz="6" w:space="0" w:color="CCCCCC"/>
            </w:tcBorders>
            <w:vAlign w:val="bottom"/>
          </w:tcPr>
          <w:p w14:paraId="0C5046FC"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b/>
                <w:bCs/>
                <w:color w:val="000000"/>
              </w:rPr>
              <w:t>Model #</w:t>
            </w:r>
          </w:p>
        </w:tc>
        <w:tc>
          <w:tcPr>
            <w:tcW w:w="4341" w:type="dxa"/>
            <w:tcBorders>
              <w:top w:val="single" w:sz="6" w:space="0" w:color="CCCCCC"/>
              <w:left w:val="single" w:sz="6" w:space="0" w:color="CCCCCC"/>
              <w:bottom w:val="single" w:sz="6" w:space="0" w:color="000000"/>
              <w:right w:val="single" w:sz="6" w:space="0" w:color="CCCCCC"/>
            </w:tcBorders>
            <w:vAlign w:val="bottom"/>
          </w:tcPr>
          <w:p w14:paraId="0C5046FD"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b/>
                <w:bCs/>
                <w:color w:val="000000"/>
              </w:rPr>
              <w:t>Model</w:t>
            </w:r>
          </w:p>
        </w:tc>
        <w:tc>
          <w:tcPr>
            <w:tcW w:w="1501" w:type="dxa"/>
            <w:tcBorders>
              <w:top w:val="single" w:sz="6" w:space="0" w:color="CCCCCC"/>
              <w:left w:val="single" w:sz="6" w:space="0" w:color="CCCCCC"/>
              <w:bottom w:val="single" w:sz="6" w:space="0" w:color="000000"/>
              <w:right w:val="single" w:sz="6" w:space="0" w:color="CCCCCC"/>
            </w:tcBorders>
            <w:vAlign w:val="bottom"/>
          </w:tcPr>
          <w:p w14:paraId="0C5046FE" w14:textId="77777777" w:rsidR="00665441" w:rsidRDefault="00000000">
            <w:pPr>
              <w:pStyle w:val="normal1"/>
              <w:widowControl w:val="0"/>
              <w:spacing w:line="240" w:lineRule="auto"/>
              <w:rPr>
                <w:rFonts w:ascii="Times New Roman" w:hAnsi="Times New Roman"/>
                <w:color w:val="000000"/>
              </w:rPr>
            </w:pPr>
            <w:proofErr w:type="spellStart"/>
            <w:r>
              <w:rPr>
                <w:rFonts w:ascii="Times New Roman" w:eastAsia="Times New Roman" w:hAnsi="Times New Roman" w:cs="Times New Roman"/>
                <w:b/>
                <w:bCs/>
                <w:color w:val="000000"/>
              </w:rPr>
              <w:t>elpd</w:t>
            </w:r>
            <w:proofErr w:type="spellEnd"/>
            <w:r>
              <w:rPr>
                <w:rFonts w:ascii="Times New Roman" w:eastAsia="Times New Roman" w:hAnsi="Times New Roman" w:cs="Times New Roman"/>
                <w:b/>
                <w:bCs/>
                <w:color w:val="000000"/>
              </w:rPr>
              <w:t xml:space="preserve"> ± se</w:t>
            </w:r>
          </w:p>
        </w:tc>
      </w:tr>
      <w:tr w:rsidR="00665441" w14:paraId="0C504703" w14:textId="77777777">
        <w:trPr>
          <w:trHeight w:val="345"/>
        </w:trPr>
        <w:tc>
          <w:tcPr>
            <w:tcW w:w="1523" w:type="dxa"/>
            <w:tcBorders>
              <w:top w:val="single" w:sz="6" w:space="0" w:color="CCCCCC"/>
              <w:left w:val="single" w:sz="6" w:space="0" w:color="CCCCCC"/>
              <w:bottom w:val="single" w:sz="6" w:space="0" w:color="CCCCCC"/>
              <w:right w:val="single" w:sz="6" w:space="0" w:color="CCCCCC"/>
            </w:tcBorders>
            <w:vAlign w:val="bottom"/>
          </w:tcPr>
          <w:p w14:paraId="0C504700"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1</w:t>
            </w:r>
          </w:p>
        </w:tc>
        <w:tc>
          <w:tcPr>
            <w:tcW w:w="4341" w:type="dxa"/>
            <w:tcBorders>
              <w:top w:val="single" w:sz="6" w:space="0" w:color="CCCCCC"/>
              <w:left w:val="single" w:sz="6" w:space="0" w:color="CCCCCC"/>
              <w:bottom w:val="single" w:sz="6" w:space="0" w:color="CCCCCC"/>
              <w:right w:val="single" w:sz="6" w:space="0" w:color="CCCCCC"/>
            </w:tcBorders>
            <w:vAlign w:val="bottom"/>
          </w:tcPr>
          <w:p w14:paraId="0C504701" w14:textId="77777777" w:rsidR="00665441" w:rsidRDefault="00000000">
            <w:pPr>
              <w:pStyle w:val="normal1"/>
              <w:widowControl w:val="0"/>
              <w:spacing w:line="240" w:lineRule="auto"/>
              <w:rPr>
                <w:rFonts w:ascii="Times New Roman" w:hAnsi="Times New Roman"/>
                <w:color w:val="000000"/>
              </w:rPr>
            </w:pPr>
            <w:r>
              <w:rPr>
                <w:rFonts w:ascii="Times New Roman" w:eastAsia="Gungsuh" w:hAnsi="Times New Roman" w:cs="Gungsuh"/>
                <w:color w:val="000000"/>
              </w:rPr>
              <w:t>y ∼ α+f1(</w:t>
            </w:r>
            <w:proofErr w:type="spellStart"/>
            <w:r>
              <w:rPr>
                <w:rFonts w:ascii="Times New Roman" w:eastAsia="Gungsuh" w:hAnsi="Times New Roman" w:cs="Gungsuh"/>
                <w:color w:val="000000"/>
              </w:rPr>
              <w:t>precip</w:t>
            </w:r>
            <w:proofErr w:type="spellEnd"/>
            <w:r>
              <w:rPr>
                <w:rFonts w:ascii="Times New Roman" w:eastAsia="Gungsuh" w:hAnsi="Times New Roman" w:cs="Gungsuh"/>
                <w:color w:val="000000"/>
              </w:rPr>
              <w:t>)+</w:t>
            </w:r>
            <w:proofErr w:type="spellStart"/>
            <w:r>
              <w:rPr>
                <w:rFonts w:ascii="Times New Roman" w:eastAsia="Gungsuh" w:hAnsi="Times New Roman" w:cs="Gungsuh"/>
                <w:color w:val="000000"/>
              </w:rPr>
              <w:t>au+hy</w:t>
            </w:r>
            <w:proofErr w:type="spellEnd"/>
          </w:p>
        </w:tc>
        <w:tc>
          <w:tcPr>
            <w:tcW w:w="1501" w:type="dxa"/>
            <w:tcBorders>
              <w:top w:val="single" w:sz="6" w:space="0" w:color="CCCCCC"/>
              <w:left w:val="single" w:sz="6" w:space="0" w:color="CCCCCC"/>
              <w:bottom w:val="single" w:sz="6" w:space="0" w:color="CCCCCC"/>
              <w:right w:val="single" w:sz="6" w:space="0" w:color="CCCCCC"/>
            </w:tcBorders>
            <w:vAlign w:val="bottom"/>
          </w:tcPr>
          <w:p w14:paraId="0C504702"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0 ± 0</w:t>
            </w:r>
          </w:p>
        </w:tc>
      </w:tr>
      <w:tr w:rsidR="00665441" w14:paraId="0C504707" w14:textId="77777777">
        <w:trPr>
          <w:trHeight w:val="345"/>
        </w:trPr>
        <w:tc>
          <w:tcPr>
            <w:tcW w:w="1523" w:type="dxa"/>
            <w:tcBorders>
              <w:top w:val="single" w:sz="6" w:space="0" w:color="CCCCCC"/>
              <w:left w:val="single" w:sz="6" w:space="0" w:color="CCCCCC"/>
              <w:bottom w:val="single" w:sz="6" w:space="0" w:color="CCCCCC"/>
              <w:right w:val="single" w:sz="6" w:space="0" w:color="CCCCCC"/>
            </w:tcBorders>
            <w:vAlign w:val="bottom"/>
          </w:tcPr>
          <w:p w14:paraId="0C504704"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2</w:t>
            </w:r>
          </w:p>
        </w:tc>
        <w:tc>
          <w:tcPr>
            <w:tcW w:w="4341" w:type="dxa"/>
            <w:tcBorders>
              <w:top w:val="single" w:sz="6" w:space="0" w:color="CCCCCC"/>
              <w:left w:val="single" w:sz="6" w:space="0" w:color="CCCCCC"/>
              <w:bottom w:val="single" w:sz="6" w:space="0" w:color="CCCCCC"/>
              <w:right w:val="single" w:sz="6" w:space="0" w:color="CCCCCC"/>
            </w:tcBorders>
            <w:vAlign w:val="bottom"/>
          </w:tcPr>
          <w:p w14:paraId="0C504705" w14:textId="77777777" w:rsidR="00665441" w:rsidRDefault="00000000">
            <w:pPr>
              <w:pStyle w:val="normal1"/>
              <w:widowControl w:val="0"/>
              <w:spacing w:line="240" w:lineRule="auto"/>
              <w:rPr>
                <w:rFonts w:ascii="Times New Roman" w:hAnsi="Times New Roman"/>
                <w:color w:val="000000"/>
              </w:rPr>
            </w:pPr>
            <w:r>
              <w:rPr>
                <w:rFonts w:ascii="Times New Roman" w:eastAsia="Gungsuh" w:hAnsi="Times New Roman" w:cs="Gungsuh"/>
                <w:color w:val="000000"/>
              </w:rPr>
              <w:t>y ∼ α+f1(</w:t>
            </w:r>
            <w:proofErr w:type="spellStart"/>
            <w:r>
              <w:rPr>
                <w:rFonts w:ascii="Times New Roman" w:eastAsia="Gungsuh" w:hAnsi="Times New Roman" w:cs="Gungsuh"/>
                <w:color w:val="000000"/>
              </w:rPr>
              <w:t>streamtemp</w:t>
            </w:r>
            <w:proofErr w:type="spellEnd"/>
            <w:r>
              <w:rPr>
                <w:rFonts w:ascii="Times New Roman" w:eastAsia="Gungsuh" w:hAnsi="Times New Roman" w:cs="Gungsuh"/>
                <w:color w:val="000000"/>
              </w:rPr>
              <w:t>)+</w:t>
            </w:r>
            <w:proofErr w:type="spellStart"/>
            <w:r>
              <w:rPr>
                <w:rFonts w:ascii="Times New Roman" w:eastAsia="Gungsuh" w:hAnsi="Times New Roman" w:cs="Gungsuh"/>
                <w:color w:val="000000"/>
              </w:rPr>
              <w:t>au+hy</w:t>
            </w:r>
            <w:proofErr w:type="spellEnd"/>
          </w:p>
        </w:tc>
        <w:tc>
          <w:tcPr>
            <w:tcW w:w="1501" w:type="dxa"/>
            <w:tcBorders>
              <w:top w:val="single" w:sz="6" w:space="0" w:color="CCCCCC"/>
              <w:left w:val="single" w:sz="6" w:space="0" w:color="CCCCCC"/>
              <w:bottom w:val="single" w:sz="6" w:space="0" w:color="CCCCCC"/>
              <w:right w:val="single" w:sz="6" w:space="0" w:color="CCCCCC"/>
            </w:tcBorders>
            <w:vAlign w:val="bottom"/>
          </w:tcPr>
          <w:p w14:paraId="0C504706"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-1.8 ± 2.4</w:t>
            </w:r>
          </w:p>
        </w:tc>
      </w:tr>
      <w:tr w:rsidR="00665441" w14:paraId="0C50470B" w14:textId="77777777">
        <w:trPr>
          <w:trHeight w:val="345"/>
        </w:trPr>
        <w:tc>
          <w:tcPr>
            <w:tcW w:w="1523" w:type="dxa"/>
            <w:tcBorders>
              <w:top w:val="single" w:sz="6" w:space="0" w:color="CCCCCC"/>
              <w:left w:val="single" w:sz="6" w:space="0" w:color="CCCCCC"/>
              <w:bottom w:val="single" w:sz="6" w:space="0" w:color="CCCCCC"/>
              <w:right w:val="single" w:sz="6" w:space="0" w:color="CCCCCC"/>
            </w:tcBorders>
            <w:vAlign w:val="bottom"/>
          </w:tcPr>
          <w:p w14:paraId="0C504708"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3*</w:t>
            </w:r>
          </w:p>
        </w:tc>
        <w:tc>
          <w:tcPr>
            <w:tcW w:w="4341" w:type="dxa"/>
            <w:tcBorders>
              <w:top w:val="single" w:sz="6" w:space="0" w:color="CCCCCC"/>
              <w:left w:val="single" w:sz="6" w:space="0" w:color="CCCCCC"/>
              <w:bottom w:val="single" w:sz="6" w:space="0" w:color="CCCCCC"/>
              <w:right w:val="single" w:sz="6" w:space="0" w:color="CCCCCC"/>
            </w:tcBorders>
            <w:vAlign w:val="bottom"/>
          </w:tcPr>
          <w:p w14:paraId="0C504709" w14:textId="77777777" w:rsidR="00665441" w:rsidRDefault="00000000">
            <w:pPr>
              <w:pStyle w:val="normal1"/>
              <w:widowControl w:val="0"/>
              <w:spacing w:line="240" w:lineRule="auto"/>
              <w:rPr>
                <w:rFonts w:ascii="Times New Roman" w:hAnsi="Times New Roman"/>
                <w:color w:val="000000"/>
              </w:rPr>
            </w:pPr>
            <w:r>
              <w:rPr>
                <w:rFonts w:ascii="Times New Roman" w:eastAsia="Gungsuh" w:hAnsi="Times New Roman" w:cs="Gungsuh"/>
                <w:color w:val="000000"/>
              </w:rPr>
              <w:t>y ∼ α+f1(</w:t>
            </w:r>
            <w:proofErr w:type="spellStart"/>
            <w:proofErr w:type="gramStart"/>
            <w:r>
              <w:rPr>
                <w:rFonts w:ascii="Times New Roman" w:eastAsia="Gungsuh" w:hAnsi="Times New Roman" w:cs="Gungsuh"/>
                <w:color w:val="000000"/>
              </w:rPr>
              <w:t>streamtemp,precip</w:t>
            </w:r>
            <w:proofErr w:type="spellEnd"/>
            <w:r>
              <w:rPr>
                <w:rFonts w:ascii="Times New Roman" w:eastAsia="Gungsuh" w:hAnsi="Times New Roman" w:cs="Gungsuh"/>
                <w:color w:val="000000"/>
              </w:rPr>
              <w:t>))+</w:t>
            </w:r>
            <w:proofErr w:type="spellStart"/>
            <w:proofErr w:type="gramEnd"/>
            <w:r>
              <w:rPr>
                <w:rFonts w:ascii="Times New Roman" w:eastAsia="Gungsuh" w:hAnsi="Times New Roman" w:cs="Gungsuh"/>
                <w:color w:val="000000"/>
              </w:rPr>
              <w:t>au+hy</w:t>
            </w:r>
            <w:proofErr w:type="spellEnd"/>
          </w:p>
        </w:tc>
        <w:tc>
          <w:tcPr>
            <w:tcW w:w="1501" w:type="dxa"/>
            <w:tcBorders>
              <w:top w:val="single" w:sz="6" w:space="0" w:color="CCCCCC"/>
              <w:left w:val="single" w:sz="6" w:space="0" w:color="CCCCCC"/>
              <w:bottom w:val="single" w:sz="6" w:space="0" w:color="CCCCCC"/>
              <w:right w:val="single" w:sz="6" w:space="0" w:color="CCCCCC"/>
            </w:tcBorders>
            <w:vAlign w:val="bottom"/>
          </w:tcPr>
          <w:p w14:paraId="0C50470A"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-2.3 ± 3.3</w:t>
            </w:r>
          </w:p>
        </w:tc>
      </w:tr>
      <w:tr w:rsidR="00665441" w14:paraId="0C50470F" w14:textId="77777777">
        <w:trPr>
          <w:trHeight w:val="345"/>
        </w:trPr>
        <w:tc>
          <w:tcPr>
            <w:tcW w:w="1523" w:type="dxa"/>
            <w:tcBorders>
              <w:top w:val="single" w:sz="6" w:space="0" w:color="CCCCCC"/>
              <w:left w:val="single" w:sz="6" w:space="0" w:color="CCCCCC"/>
              <w:bottom w:val="single" w:sz="6" w:space="0" w:color="CCCCCC"/>
              <w:right w:val="single" w:sz="6" w:space="0" w:color="CCCCCC"/>
            </w:tcBorders>
            <w:vAlign w:val="bottom"/>
          </w:tcPr>
          <w:p w14:paraId="0C50470C"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4</w:t>
            </w:r>
          </w:p>
        </w:tc>
        <w:tc>
          <w:tcPr>
            <w:tcW w:w="4341" w:type="dxa"/>
            <w:tcBorders>
              <w:top w:val="single" w:sz="6" w:space="0" w:color="CCCCCC"/>
              <w:left w:val="single" w:sz="6" w:space="0" w:color="CCCCCC"/>
              <w:bottom w:val="single" w:sz="6" w:space="0" w:color="CCCCCC"/>
              <w:right w:val="single" w:sz="6" w:space="0" w:color="CCCCCC"/>
            </w:tcBorders>
            <w:vAlign w:val="bottom"/>
          </w:tcPr>
          <w:p w14:paraId="0C50470D" w14:textId="77777777" w:rsidR="00665441" w:rsidRDefault="00000000">
            <w:pPr>
              <w:pStyle w:val="normal1"/>
              <w:widowControl w:val="0"/>
              <w:spacing w:line="240" w:lineRule="auto"/>
              <w:rPr>
                <w:rFonts w:ascii="Times New Roman" w:hAnsi="Times New Roman"/>
                <w:color w:val="000000"/>
              </w:rPr>
            </w:pPr>
            <w:r>
              <w:rPr>
                <w:rFonts w:ascii="Times New Roman" w:eastAsia="Gungsuh" w:hAnsi="Times New Roman" w:cs="Gungsuh"/>
                <w:color w:val="000000"/>
              </w:rPr>
              <w:t xml:space="preserve">y ∼ α + </w:t>
            </w:r>
            <w:proofErr w:type="spellStart"/>
            <w:r>
              <w:rPr>
                <w:rFonts w:ascii="Times New Roman" w:eastAsia="Gungsuh" w:hAnsi="Times New Roman" w:cs="Gungsuh"/>
                <w:color w:val="000000"/>
              </w:rPr>
              <w:t>au+hy</w:t>
            </w:r>
            <w:proofErr w:type="spellEnd"/>
          </w:p>
        </w:tc>
        <w:tc>
          <w:tcPr>
            <w:tcW w:w="1501" w:type="dxa"/>
            <w:tcBorders>
              <w:top w:val="single" w:sz="6" w:space="0" w:color="CCCCCC"/>
              <w:left w:val="single" w:sz="6" w:space="0" w:color="CCCCCC"/>
              <w:bottom w:val="single" w:sz="6" w:space="0" w:color="CCCCCC"/>
              <w:right w:val="single" w:sz="6" w:space="0" w:color="CCCCCC"/>
            </w:tcBorders>
            <w:vAlign w:val="bottom"/>
          </w:tcPr>
          <w:p w14:paraId="0C50470E"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-2.4 ± 2.7</w:t>
            </w:r>
          </w:p>
        </w:tc>
      </w:tr>
      <w:tr w:rsidR="00665441" w14:paraId="0C504713" w14:textId="77777777">
        <w:trPr>
          <w:trHeight w:val="345"/>
        </w:trPr>
        <w:tc>
          <w:tcPr>
            <w:tcW w:w="1523" w:type="dxa"/>
            <w:tcBorders>
              <w:top w:val="single" w:sz="6" w:space="0" w:color="CCCCCC"/>
              <w:left w:val="single" w:sz="6" w:space="0" w:color="CCCCCC"/>
              <w:bottom w:val="single" w:sz="6" w:space="0" w:color="CCCCCC"/>
              <w:right w:val="single" w:sz="6" w:space="0" w:color="CCCCCC"/>
            </w:tcBorders>
            <w:vAlign w:val="bottom"/>
          </w:tcPr>
          <w:p w14:paraId="0C504710"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5</w:t>
            </w:r>
          </w:p>
        </w:tc>
        <w:tc>
          <w:tcPr>
            <w:tcW w:w="4341" w:type="dxa"/>
            <w:tcBorders>
              <w:top w:val="single" w:sz="6" w:space="0" w:color="CCCCCC"/>
              <w:left w:val="single" w:sz="6" w:space="0" w:color="CCCCCC"/>
              <w:bottom w:val="single" w:sz="6" w:space="0" w:color="CCCCCC"/>
              <w:right w:val="single" w:sz="6" w:space="0" w:color="CCCCCC"/>
            </w:tcBorders>
            <w:vAlign w:val="bottom"/>
          </w:tcPr>
          <w:p w14:paraId="0C504711" w14:textId="77777777" w:rsidR="00665441" w:rsidRDefault="00000000">
            <w:pPr>
              <w:pStyle w:val="normal1"/>
              <w:widowControl w:val="0"/>
              <w:spacing w:line="240" w:lineRule="auto"/>
              <w:rPr>
                <w:rFonts w:ascii="Times New Roman" w:hAnsi="Times New Roman"/>
                <w:color w:val="000000"/>
              </w:rPr>
            </w:pPr>
            <w:r>
              <w:rPr>
                <w:rFonts w:ascii="Times New Roman" w:eastAsia="Gungsuh" w:hAnsi="Times New Roman" w:cs="Gungsuh"/>
                <w:color w:val="000000"/>
              </w:rPr>
              <w:t>y ∼ α+f1(</w:t>
            </w:r>
            <w:proofErr w:type="spellStart"/>
            <w:r>
              <w:rPr>
                <w:rFonts w:ascii="Times New Roman" w:eastAsia="Gungsuh" w:hAnsi="Times New Roman" w:cs="Gungsuh"/>
                <w:color w:val="000000"/>
              </w:rPr>
              <w:t>streamtemp</w:t>
            </w:r>
            <w:proofErr w:type="spellEnd"/>
            <w:r>
              <w:rPr>
                <w:rFonts w:ascii="Times New Roman" w:eastAsia="Gungsuh" w:hAnsi="Times New Roman" w:cs="Gungsuh"/>
                <w:color w:val="000000"/>
              </w:rPr>
              <w:t>)+ +f2(</w:t>
            </w:r>
            <w:proofErr w:type="spellStart"/>
            <w:r>
              <w:rPr>
                <w:rFonts w:ascii="Times New Roman" w:eastAsia="Gungsuh" w:hAnsi="Times New Roman" w:cs="Gungsuh"/>
                <w:color w:val="000000"/>
              </w:rPr>
              <w:t>precip</w:t>
            </w:r>
            <w:proofErr w:type="spellEnd"/>
            <w:r>
              <w:rPr>
                <w:rFonts w:ascii="Times New Roman" w:eastAsia="Gungsuh" w:hAnsi="Times New Roman" w:cs="Gungsuh"/>
                <w:color w:val="000000"/>
              </w:rPr>
              <w:t>)+</w:t>
            </w:r>
            <w:proofErr w:type="spellStart"/>
            <w:r>
              <w:rPr>
                <w:rFonts w:ascii="Times New Roman" w:eastAsia="Gungsuh" w:hAnsi="Times New Roman" w:cs="Gungsuh"/>
                <w:color w:val="000000"/>
              </w:rPr>
              <w:t>au+hy</w:t>
            </w:r>
            <w:proofErr w:type="spellEnd"/>
          </w:p>
        </w:tc>
        <w:tc>
          <w:tcPr>
            <w:tcW w:w="1501" w:type="dxa"/>
            <w:tcBorders>
              <w:top w:val="single" w:sz="6" w:space="0" w:color="CCCCCC"/>
              <w:left w:val="single" w:sz="6" w:space="0" w:color="CCCCCC"/>
              <w:bottom w:val="single" w:sz="6" w:space="0" w:color="CCCCCC"/>
              <w:right w:val="single" w:sz="6" w:space="0" w:color="CCCCCC"/>
            </w:tcBorders>
            <w:vAlign w:val="bottom"/>
          </w:tcPr>
          <w:p w14:paraId="0C504712"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-2.9 ± 2.9</w:t>
            </w:r>
          </w:p>
        </w:tc>
      </w:tr>
      <w:tr w:rsidR="00665441" w14:paraId="0C504717" w14:textId="77777777">
        <w:trPr>
          <w:trHeight w:val="345"/>
        </w:trPr>
        <w:tc>
          <w:tcPr>
            <w:tcW w:w="1523" w:type="dxa"/>
            <w:tcBorders>
              <w:top w:val="single" w:sz="6" w:space="0" w:color="CCCCCC"/>
              <w:left w:val="single" w:sz="6" w:space="0" w:color="CCCCCC"/>
              <w:bottom w:val="single" w:sz="6" w:space="0" w:color="CCCCCC"/>
              <w:right w:val="single" w:sz="6" w:space="0" w:color="CCCCCC"/>
            </w:tcBorders>
            <w:vAlign w:val="bottom"/>
          </w:tcPr>
          <w:p w14:paraId="0C504714"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6</w:t>
            </w:r>
          </w:p>
        </w:tc>
        <w:tc>
          <w:tcPr>
            <w:tcW w:w="4341" w:type="dxa"/>
            <w:tcBorders>
              <w:top w:val="single" w:sz="6" w:space="0" w:color="CCCCCC"/>
              <w:left w:val="single" w:sz="6" w:space="0" w:color="CCCCCC"/>
              <w:bottom w:val="single" w:sz="6" w:space="0" w:color="CCCCCC"/>
              <w:right w:val="single" w:sz="6" w:space="0" w:color="CCCCCC"/>
            </w:tcBorders>
            <w:vAlign w:val="bottom"/>
          </w:tcPr>
          <w:p w14:paraId="0C504715" w14:textId="77777777" w:rsidR="00665441" w:rsidRDefault="00000000">
            <w:pPr>
              <w:pStyle w:val="normal1"/>
              <w:widowControl w:val="0"/>
              <w:spacing w:line="240" w:lineRule="auto"/>
              <w:rPr>
                <w:rFonts w:ascii="Times New Roman" w:hAnsi="Times New Roman"/>
                <w:color w:val="000000"/>
              </w:rPr>
            </w:pPr>
            <w:r>
              <w:rPr>
                <w:rFonts w:ascii="Times New Roman" w:eastAsia="Gungsuh" w:hAnsi="Times New Roman" w:cs="Gungsuh"/>
                <w:color w:val="000000"/>
              </w:rPr>
              <w:t>y ∼ α+f1(hft_ix_s</w:t>
            </w:r>
            <w:proofErr w:type="gramStart"/>
            <w:r>
              <w:rPr>
                <w:rFonts w:ascii="Times New Roman" w:eastAsia="Gungsuh" w:hAnsi="Times New Roman" w:cs="Gungsuh"/>
                <w:color w:val="000000"/>
              </w:rPr>
              <w:t>93)+</w:t>
            </w:r>
            <w:proofErr w:type="spellStart"/>
            <w:proofErr w:type="gramEnd"/>
            <w:r>
              <w:rPr>
                <w:rFonts w:ascii="Times New Roman" w:eastAsia="Gungsuh" w:hAnsi="Times New Roman" w:cs="Gungsuh"/>
                <w:color w:val="000000"/>
              </w:rPr>
              <w:t>au+hy</w:t>
            </w:r>
            <w:proofErr w:type="spellEnd"/>
          </w:p>
        </w:tc>
        <w:tc>
          <w:tcPr>
            <w:tcW w:w="1501" w:type="dxa"/>
            <w:tcBorders>
              <w:top w:val="single" w:sz="6" w:space="0" w:color="CCCCCC"/>
              <w:left w:val="single" w:sz="6" w:space="0" w:color="CCCCCC"/>
              <w:bottom w:val="single" w:sz="6" w:space="0" w:color="CCCCCC"/>
              <w:right w:val="single" w:sz="6" w:space="0" w:color="CCCCCC"/>
            </w:tcBorders>
            <w:vAlign w:val="bottom"/>
          </w:tcPr>
          <w:p w14:paraId="0C504716"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-3.5 ± 2.3</w:t>
            </w:r>
          </w:p>
        </w:tc>
      </w:tr>
      <w:tr w:rsidR="00665441" w14:paraId="0C50471B" w14:textId="77777777">
        <w:trPr>
          <w:trHeight w:val="345"/>
        </w:trPr>
        <w:tc>
          <w:tcPr>
            <w:tcW w:w="1523" w:type="dxa"/>
            <w:tcBorders>
              <w:top w:val="single" w:sz="6" w:space="0" w:color="CCCCCC"/>
              <w:left w:val="single" w:sz="6" w:space="0" w:color="CCCCCC"/>
              <w:bottom w:val="single" w:sz="6" w:space="0" w:color="CCCCCC"/>
              <w:right w:val="single" w:sz="6" w:space="0" w:color="CCCCCC"/>
            </w:tcBorders>
            <w:vAlign w:val="bottom"/>
          </w:tcPr>
          <w:p w14:paraId="0C504718"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7</w:t>
            </w:r>
          </w:p>
        </w:tc>
        <w:tc>
          <w:tcPr>
            <w:tcW w:w="4341" w:type="dxa"/>
            <w:tcBorders>
              <w:top w:val="single" w:sz="6" w:space="0" w:color="CCCCCC"/>
              <w:left w:val="single" w:sz="6" w:space="0" w:color="CCCCCC"/>
              <w:bottom w:val="single" w:sz="6" w:space="0" w:color="CCCCCC"/>
              <w:right w:val="single" w:sz="6" w:space="0" w:color="CCCCCC"/>
            </w:tcBorders>
            <w:vAlign w:val="bottom"/>
          </w:tcPr>
          <w:p w14:paraId="0C504719" w14:textId="77777777" w:rsidR="00665441" w:rsidRDefault="00000000">
            <w:pPr>
              <w:pStyle w:val="normal1"/>
              <w:widowControl w:val="0"/>
              <w:spacing w:line="240" w:lineRule="auto"/>
              <w:rPr>
                <w:rFonts w:ascii="Times New Roman" w:hAnsi="Times New Roman"/>
                <w:color w:val="000000"/>
              </w:rPr>
            </w:pPr>
            <w:r>
              <w:rPr>
                <w:rFonts w:ascii="Times New Roman" w:eastAsia="Gungsuh" w:hAnsi="Times New Roman" w:cs="Gungsuh"/>
                <w:color w:val="000000"/>
              </w:rPr>
              <w:t>y ∼ α+f1(hft_ix_u</w:t>
            </w:r>
            <w:proofErr w:type="gramStart"/>
            <w:r>
              <w:rPr>
                <w:rFonts w:ascii="Times New Roman" w:eastAsia="Gungsuh" w:hAnsi="Times New Roman" w:cs="Gungsuh"/>
                <w:color w:val="000000"/>
              </w:rPr>
              <w:t>93)+</w:t>
            </w:r>
            <w:proofErr w:type="spellStart"/>
            <w:proofErr w:type="gramEnd"/>
            <w:r>
              <w:rPr>
                <w:rFonts w:ascii="Times New Roman" w:eastAsia="Gungsuh" w:hAnsi="Times New Roman" w:cs="Gungsuh"/>
                <w:color w:val="000000"/>
              </w:rPr>
              <w:t>au+hy</w:t>
            </w:r>
            <w:proofErr w:type="spellEnd"/>
          </w:p>
        </w:tc>
        <w:tc>
          <w:tcPr>
            <w:tcW w:w="1501" w:type="dxa"/>
            <w:tcBorders>
              <w:top w:val="single" w:sz="6" w:space="0" w:color="CCCCCC"/>
              <w:left w:val="single" w:sz="6" w:space="0" w:color="CCCCCC"/>
              <w:bottom w:val="single" w:sz="6" w:space="0" w:color="CCCCCC"/>
              <w:right w:val="single" w:sz="6" w:space="0" w:color="CCCCCC"/>
            </w:tcBorders>
            <w:vAlign w:val="bottom"/>
          </w:tcPr>
          <w:p w14:paraId="0C50471A"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-3.6 ± 3.9</w:t>
            </w:r>
          </w:p>
        </w:tc>
      </w:tr>
      <w:tr w:rsidR="00665441" w14:paraId="0C50471F" w14:textId="77777777">
        <w:trPr>
          <w:trHeight w:val="345"/>
        </w:trPr>
        <w:tc>
          <w:tcPr>
            <w:tcW w:w="1523" w:type="dxa"/>
            <w:tcBorders>
              <w:top w:val="single" w:sz="6" w:space="0" w:color="CCCCCC"/>
              <w:left w:val="single" w:sz="6" w:space="0" w:color="CCCCCC"/>
              <w:bottom w:val="single" w:sz="6" w:space="0" w:color="CCCCCC"/>
              <w:right w:val="single" w:sz="6" w:space="0" w:color="CCCCCC"/>
            </w:tcBorders>
            <w:vAlign w:val="bottom"/>
          </w:tcPr>
          <w:p w14:paraId="0C50471C"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8</w:t>
            </w:r>
          </w:p>
        </w:tc>
        <w:tc>
          <w:tcPr>
            <w:tcW w:w="4341" w:type="dxa"/>
            <w:tcBorders>
              <w:top w:val="single" w:sz="6" w:space="0" w:color="CCCCCC"/>
              <w:left w:val="single" w:sz="6" w:space="0" w:color="CCCCCC"/>
              <w:bottom w:val="single" w:sz="6" w:space="0" w:color="CCCCCC"/>
              <w:right w:val="single" w:sz="6" w:space="0" w:color="CCCCCC"/>
            </w:tcBorders>
            <w:vAlign w:val="bottom"/>
          </w:tcPr>
          <w:p w14:paraId="0C50471D" w14:textId="77777777" w:rsidR="00665441" w:rsidRDefault="00000000">
            <w:pPr>
              <w:pStyle w:val="normal1"/>
              <w:widowControl w:val="0"/>
              <w:spacing w:line="240" w:lineRule="auto"/>
              <w:rPr>
                <w:rFonts w:ascii="Times New Roman" w:hAnsi="Times New Roman"/>
                <w:color w:val="000000"/>
              </w:rPr>
            </w:pPr>
            <w:r>
              <w:rPr>
                <w:rFonts w:ascii="Times New Roman" w:eastAsia="Gungsuh" w:hAnsi="Times New Roman" w:cs="Gungsuh"/>
                <w:color w:val="000000"/>
              </w:rPr>
              <w:t>y ∼ α+f1(hft_ix_s</w:t>
            </w:r>
            <w:proofErr w:type="gramStart"/>
            <w:r>
              <w:rPr>
                <w:rFonts w:ascii="Times New Roman" w:eastAsia="Gungsuh" w:hAnsi="Times New Roman" w:cs="Gungsuh"/>
                <w:color w:val="000000"/>
              </w:rPr>
              <w:t>09)+</w:t>
            </w:r>
            <w:proofErr w:type="spellStart"/>
            <w:proofErr w:type="gramEnd"/>
            <w:r>
              <w:rPr>
                <w:rFonts w:ascii="Times New Roman" w:eastAsia="Gungsuh" w:hAnsi="Times New Roman" w:cs="Gungsuh"/>
                <w:color w:val="000000"/>
              </w:rPr>
              <w:t>au+hy</w:t>
            </w:r>
            <w:proofErr w:type="spellEnd"/>
          </w:p>
        </w:tc>
        <w:tc>
          <w:tcPr>
            <w:tcW w:w="1501" w:type="dxa"/>
            <w:tcBorders>
              <w:top w:val="single" w:sz="6" w:space="0" w:color="CCCCCC"/>
              <w:left w:val="single" w:sz="6" w:space="0" w:color="CCCCCC"/>
              <w:bottom w:val="single" w:sz="6" w:space="0" w:color="CCCCCC"/>
              <w:right w:val="single" w:sz="6" w:space="0" w:color="CCCCCC"/>
            </w:tcBorders>
            <w:vAlign w:val="bottom"/>
          </w:tcPr>
          <w:p w14:paraId="0C50471E"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-5.2 ± 3.7</w:t>
            </w:r>
          </w:p>
        </w:tc>
      </w:tr>
      <w:tr w:rsidR="00665441" w14:paraId="0C504723" w14:textId="77777777">
        <w:trPr>
          <w:trHeight w:val="345"/>
        </w:trPr>
        <w:tc>
          <w:tcPr>
            <w:tcW w:w="1523" w:type="dxa"/>
            <w:tcBorders>
              <w:top w:val="single" w:sz="6" w:space="0" w:color="CCCCCC"/>
              <w:left w:val="single" w:sz="6" w:space="0" w:color="CCCCCC"/>
              <w:bottom w:val="single" w:sz="6" w:space="0" w:color="CCCCCC"/>
              <w:right w:val="single" w:sz="6" w:space="0" w:color="CCCCCC"/>
            </w:tcBorders>
            <w:vAlign w:val="bottom"/>
          </w:tcPr>
          <w:p w14:paraId="0C504720"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9</w:t>
            </w:r>
          </w:p>
        </w:tc>
        <w:tc>
          <w:tcPr>
            <w:tcW w:w="4341" w:type="dxa"/>
            <w:tcBorders>
              <w:top w:val="single" w:sz="6" w:space="0" w:color="CCCCCC"/>
              <w:left w:val="single" w:sz="6" w:space="0" w:color="CCCCCC"/>
              <w:bottom w:val="single" w:sz="6" w:space="0" w:color="CCCCCC"/>
              <w:right w:val="single" w:sz="6" w:space="0" w:color="CCCCCC"/>
            </w:tcBorders>
            <w:vAlign w:val="bottom"/>
          </w:tcPr>
          <w:p w14:paraId="0C504721" w14:textId="77777777" w:rsidR="00665441" w:rsidRDefault="00000000">
            <w:pPr>
              <w:pStyle w:val="normal1"/>
              <w:widowControl w:val="0"/>
              <w:spacing w:line="240" w:lineRule="auto"/>
              <w:rPr>
                <w:rFonts w:ascii="Times New Roman" w:hAnsi="Times New Roman"/>
                <w:color w:val="000000"/>
              </w:rPr>
            </w:pPr>
            <w:r>
              <w:rPr>
                <w:rFonts w:ascii="Times New Roman" w:eastAsia="Gungsuh" w:hAnsi="Times New Roman" w:cs="Gungsuh"/>
                <w:color w:val="000000"/>
              </w:rPr>
              <w:t>y ∼ α+f1(hft_ix_u</w:t>
            </w:r>
            <w:proofErr w:type="gramStart"/>
            <w:r>
              <w:rPr>
                <w:rFonts w:ascii="Times New Roman" w:eastAsia="Gungsuh" w:hAnsi="Times New Roman" w:cs="Gungsuh"/>
                <w:color w:val="000000"/>
              </w:rPr>
              <w:t>09)+</w:t>
            </w:r>
            <w:proofErr w:type="spellStart"/>
            <w:proofErr w:type="gramEnd"/>
            <w:r>
              <w:rPr>
                <w:rFonts w:ascii="Times New Roman" w:eastAsia="Gungsuh" w:hAnsi="Times New Roman" w:cs="Gungsuh"/>
                <w:color w:val="000000"/>
              </w:rPr>
              <w:t>au+hy</w:t>
            </w:r>
            <w:proofErr w:type="spellEnd"/>
          </w:p>
        </w:tc>
        <w:tc>
          <w:tcPr>
            <w:tcW w:w="1501" w:type="dxa"/>
            <w:tcBorders>
              <w:top w:val="single" w:sz="6" w:space="0" w:color="CCCCCC"/>
              <w:left w:val="single" w:sz="6" w:space="0" w:color="CCCCCC"/>
              <w:bottom w:val="single" w:sz="6" w:space="0" w:color="CCCCCC"/>
              <w:right w:val="single" w:sz="6" w:space="0" w:color="CCCCCC"/>
            </w:tcBorders>
            <w:vAlign w:val="bottom"/>
          </w:tcPr>
          <w:p w14:paraId="0C504722"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-5.3 ± 3.5</w:t>
            </w:r>
          </w:p>
        </w:tc>
      </w:tr>
      <w:tr w:rsidR="00665441" w14:paraId="0C504727" w14:textId="77777777">
        <w:trPr>
          <w:trHeight w:val="345"/>
        </w:trPr>
        <w:tc>
          <w:tcPr>
            <w:tcW w:w="1523" w:type="dxa"/>
            <w:tcBorders>
              <w:top w:val="single" w:sz="6" w:space="0" w:color="CCCCCC"/>
              <w:left w:val="single" w:sz="6" w:space="0" w:color="CCCCCC"/>
              <w:bottom w:val="single" w:sz="6" w:space="0" w:color="CCCCCC"/>
              <w:right w:val="single" w:sz="6" w:space="0" w:color="CCCCCC"/>
            </w:tcBorders>
            <w:vAlign w:val="bottom"/>
          </w:tcPr>
          <w:p w14:paraId="0C504724"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10</w:t>
            </w:r>
          </w:p>
        </w:tc>
        <w:tc>
          <w:tcPr>
            <w:tcW w:w="4341" w:type="dxa"/>
            <w:tcBorders>
              <w:top w:val="single" w:sz="6" w:space="0" w:color="CCCCCC"/>
              <w:left w:val="single" w:sz="6" w:space="0" w:color="CCCCCC"/>
              <w:bottom w:val="single" w:sz="6" w:space="0" w:color="CCCCCC"/>
              <w:right w:val="single" w:sz="6" w:space="0" w:color="CCCCCC"/>
            </w:tcBorders>
            <w:vAlign w:val="bottom"/>
          </w:tcPr>
          <w:p w14:paraId="0C504725" w14:textId="77777777" w:rsidR="00665441" w:rsidRDefault="00000000">
            <w:pPr>
              <w:pStyle w:val="normal1"/>
              <w:widowControl w:val="0"/>
              <w:spacing w:line="240" w:lineRule="auto"/>
              <w:rPr>
                <w:rFonts w:ascii="Times New Roman" w:hAnsi="Times New Roman"/>
                <w:color w:val="000000"/>
              </w:rPr>
            </w:pPr>
            <w:r>
              <w:rPr>
                <w:rFonts w:ascii="Times New Roman" w:eastAsia="Gungsuh" w:hAnsi="Times New Roman" w:cs="Gungsuh"/>
                <w:color w:val="000000"/>
              </w:rPr>
              <w:t>y ∼ α+f1(</w:t>
            </w:r>
            <w:proofErr w:type="spellStart"/>
            <w:r>
              <w:rPr>
                <w:rFonts w:ascii="Times New Roman" w:eastAsia="Gungsuh" w:hAnsi="Times New Roman" w:cs="Gungsuh"/>
                <w:color w:val="000000"/>
              </w:rPr>
              <w:t>elemsav</w:t>
            </w:r>
            <w:proofErr w:type="spellEnd"/>
            <w:r>
              <w:rPr>
                <w:rFonts w:ascii="Times New Roman" w:eastAsia="Gungsuh" w:hAnsi="Times New Roman" w:cs="Gungsuh"/>
                <w:color w:val="000000"/>
              </w:rPr>
              <w:t>)+</w:t>
            </w:r>
            <w:proofErr w:type="spellStart"/>
            <w:r>
              <w:rPr>
                <w:rFonts w:ascii="Times New Roman" w:eastAsia="Gungsuh" w:hAnsi="Times New Roman" w:cs="Gungsuh"/>
                <w:color w:val="000000"/>
              </w:rPr>
              <w:t>au+hy</w:t>
            </w:r>
            <w:proofErr w:type="spellEnd"/>
          </w:p>
        </w:tc>
        <w:tc>
          <w:tcPr>
            <w:tcW w:w="1501" w:type="dxa"/>
            <w:tcBorders>
              <w:top w:val="single" w:sz="6" w:space="0" w:color="CCCCCC"/>
              <w:left w:val="single" w:sz="6" w:space="0" w:color="CCCCCC"/>
              <w:bottom w:val="single" w:sz="6" w:space="0" w:color="CCCCCC"/>
              <w:right w:val="single" w:sz="6" w:space="0" w:color="CCCCCC"/>
            </w:tcBorders>
            <w:vAlign w:val="bottom"/>
          </w:tcPr>
          <w:p w14:paraId="0C504726"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-5.6 ± 4</w:t>
            </w:r>
          </w:p>
        </w:tc>
      </w:tr>
      <w:tr w:rsidR="00665441" w14:paraId="0C50472B" w14:textId="77777777">
        <w:trPr>
          <w:trHeight w:val="345"/>
        </w:trPr>
        <w:tc>
          <w:tcPr>
            <w:tcW w:w="1523" w:type="dxa"/>
            <w:tcBorders>
              <w:top w:val="single" w:sz="6" w:space="0" w:color="CCCCCC"/>
              <w:left w:val="single" w:sz="6" w:space="0" w:color="CCCCCC"/>
              <w:bottom w:val="single" w:sz="6" w:space="0" w:color="CCCCCC"/>
              <w:right w:val="single" w:sz="6" w:space="0" w:color="CCCCCC"/>
            </w:tcBorders>
            <w:vAlign w:val="bottom"/>
          </w:tcPr>
          <w:p w14:paraId="0C504728"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11</w:t>
            </w:r>
          </w:p>
        </w:tc>
        <w:tc>
          <w:tcPr>
            <w:tcW w:w="4341" w:type="dxa"/>
            <w:tcBorders>
              <w:top w:val="single" w:sz="6" w:space="0" w:color="CCCCCC"/>
              <w:left w:val="single" w:sz="6" w:space="0" w:color="CCCCCC"/>
              <w:bottom w:val="single" w:sz="6" w:space="0" w:color="CCCCCC"/>
              <w:right w:val="single" w:sz="6" w:space="0" w:color="CCCCCC"/>
            </w:tcBorders>
            <w:vAlign w:val="bottom"/>
          </w:tcPr>
          <w:p w14:paraId="0C504729" w14:textId="77777777" w:rsidR="00665441" w:rsidRDefault="00000000">
            <w:pPr>
              <w:pStyle w:val="normal1"/>
              <w:widowControl w:val="0"/>
              <w:spacing w:line="240" w:lineRule="auto"/>
              <w:rPr>
                <w:rFonts w:ascii="Times New Roman" w:hAnsi="Times New Roman"/>
                <w:color w:val="000000"/>
              </w:rPr>
            </w:pPr>
            <w:r>
              <w:rPr>
                <w:rFonts w:ascii="Times New Roman" w:eastAsia="Gungsuh" w:hAnsi="Times New Roman" w:cs="Gungsuh"/>
                <w:color w:val="000000"/>
              </w:rPr>
              <w:t>y ∼ α+f1(log10(dism3pyr</w:t>
            </w:r>
            <w:proofErr w:type="gramStart"/>
            <w:r>
              <w:rPr>
                <w:rFonts w:ascii="Times New Roman" w:eastAsia="Gungsuh" w:hAnsi="Times New Roman" w:cs="Gungsuh"/>
                <w:color w:val="000000"/>
              </w:rPr>
              <w:t>))+</w:t>
            </w:r>
            <w:proofErr w:type="spellStart"/>
            <w:proofErr w:type="gramEnd"/>
            <w:r>
              <w:rPr>
                <w:rFonts w:ascii="Times New Roman" w:eastAsia="Gungsuh" w:hAnsi="Times New Roman" w:cs="Gungsuh"/>
                <w:color w:val="000000"/>
              </w:rPr>
              <w:t>au+hy</w:t>
            </w:r>
            <w:proofErr w:type="spellEnd"/>
          </w:p>
        </w:tc>
        <w:tc>
          <w:tcPr>
            <w:tcW w:w="1501" w:type="dxa"/>
            <w:tcBorders>
              <w:top w:val="single" w:sz="6" w:space="0" w:color="CCCCCC"/>
              <w:left w:val="single" w:sz="6" w:space="0" w:color="CCCCCC"/>
              <w:bottom w:val="single" w:sz="6" w:space="0" w:color="CCCCCC"/>
              <w:right w:val="single" w:sz="6" w:space="0" w:color="CCCCCC"/>
            </w:tcBorders>
            <w:vAlign w:val="bottom"/>
          </w:tcPr>
          <w:p w14:paraId="0C50472A"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-6.7 ± 4.1</w:t>
            </w:r>
          </w:p>
        </w:tc>
      </w:tr>
      <w:tr w:rsidR="00665441" w14:paraId="0C50472F" w14:textId="77777777">
        <w:trPr>
          <w:trHeight w:val="345"/>
        </w:trPr>
        <w:tc>
          <w:tcPr>
            <w:tcW w:w="1523" w:type="dxa"/>
            <w:tcBorders>
              <w:top w:val="single" w:sz="6" w:space="0" w:color="CCCCCC"/>
              <w:left w:val="single" w:sz="6" w:space="0" w:color="CCCCCC"/>
              <w:bottom w:val="single" w:sz="6" w:space="0" w:color="CCCCCC"/>
              <w:right w:val="single" w:sz="6" w:space="0" w:color="CCCCCC"/>
            </w:tcBorders>
            <w:vAlign w:val="bottom"/>
          </w:tcPr>
          <w:p w14:paraId="0C50472C"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12</w:t>
            </w:r>
          </w:p>
        </w:tc>
        <w:tc>
          <w:tcPr>
            <w:tcW w:w="4341" w:type="dxa"/>
            <w:tcBorders>
              <w:top w:val="single" w:sz="6" w:space="0" w:color="CCCCCC"/>
              <w:left w:val="single" w:sz="6" w:space="0" w:color="CCCCCC"/>
              <w:bottom w:val="single" w:sz="6" w:space="0" w:color="CCCCCC"/>
              <w:right w:val="single" w:sz="6" w:space="0" w:color="CCCCCC"/>
            </w:tcBorders>
            <w:vAlign w:val="bottom"/>
          </w:tcPr>
          <w:p w14:paraId="0C50472D" w14:textId="77777777" w:rsidR="00665441" w:rsidRDefault="00000000">
            <w:pPr>
              <w:pStyle w:val="normal1"/>
              <w:widowControl w:val="0"/>
              <w:spacing w:line="240" w:lineRule="auto"/>
              <w:rPr>
                <w:rFonts w:ascii="Times New Roman" w:hAnsi="Times New Roman"/>
                <w:color w:val="000000"/>
              </w:rPr>
            </w:pPr>
            <w:r>
              <w:rPr>
                <w:rFonts w:ascii="Times New Roman" w:eastAsia="Gungsuh" w:hAnsi="Times New Roman" w:cs="Gungsuh"/>
                <w:color w:val="000000"/>
              </w:rPr>
              <w:t>y ∼ α+f1(</w:t>
            </w:r>
            <w:proofErr w:type="spellStart"/>
            <w:r>
              <w:rPr>
                <w:rFonts w:ascii="Times New Roman" w:eastAsia="Gungsuh" w:hAnsi="Times New Roman" w:cs="Gungsuh"/>
                <w:color w:val="000000"/>
              </w:rPr>
              <w:t>for_pc_</w:t>
            </w:r>
            <w:proofErr w:type="gramStart"/>
            <w:r>
              <w:rPr>
                <w:rFonts w:ascii="Times New Roman" w:eastAsia="Gungsuh" w:hAnsi="Times New Roman" w:cs="Gungsuh"/>
                <w:color w:val="000000"/>
              </w:rPr>
              <w:t>sse</w:t>
            </w:r>
            <w:proofErr w:type="spellEnd"/>
            <w:r>
              <w:rPr>
                <w:rFonts w:ascii="Times New Roman" w:eastAsia="Gungsuh" w:hAnsi="Times New Roman" w:cs="Gungsuh"/>
                <w:color w:val="000000"/>
              </w:rPr>
              <w:t>)+</w:t>
            </w:r>
            <w:proofErr w:type="spellStart"/>
            <w:proofErr w:type="gramEnd"/>
            <w:r>
              <w:rPr>
                <w:rFonts w:ascii="Times New Roman" w:eastAsia="Gungsuh" w:hAnsi="Times New Roman" w:cs="Gungsuh"/>
                <w:color w:val="000000"/>
              </w:rPr>
              <w:t>au+hy</w:t>
            </w:r>
            <w:proofErr w:type="spellEnd"/>
          </w:p>
        </w:tc>
        <w:tc>
          <w:tcPr>
            <w:tcW w:w="1501" w:type="dxa"/>
            <w:tcBorders>
              <w:top w:val="single" w:sz="6" w:space="0" w:color="CCCCCC"/>
              <w:left w:val="single" w:sz="6" w:space="0" w:color="CCCCCC"/>
              <w:bottom w:val="single" w:sz="6" w:space="0" w:color="CCCCCC"/>
              <w:right w:val="single" w:sz="6" w:space="0" w:color="CCCCCC"/>
            </w:tcBorders>
            <w:vAlign w:val="bottom"/>
          </w:tcPr>
          <w:p w14:paraId="0C50472E"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-7 ± 4.2</w:t>
            </w:r>
          </w:p>
        </w:tc>
      </w:tr>
      <w:tr w:rsidR="00665441" w14:paraId="0C504733" w14:textId="77777777">
        <w:trPr>
          <w:trHeight w:val="345"/>
        </w:trPr>
        <w:tc>
          <w:tcPr>
            <w:tcW w:w="1523" w:type="dxa"/>
            <w:tcBorders>
              <w:top w:val="single" w:sz="6" w:space="0" w:color="CCCCCC"/>
              <w:left w:val="single" w:sz="6" w:space="0" w:color="CCCCCC"/>
              <w:bottom w:val="single" w:sz="6" w:space="0" w:color="CCCCCC"/>
              <w:right w:val="single" w:sz="6" w:space="0" w:color="CCCCCC"/>
            </w:tcBorders>
            <w:vAlign w:val="bottom"/>
          </w:tcPr>
          <w:p w14:paraId="0C504730"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13</w:t>
            </w:r>
          </w:p>
        </w:tc>
        <w:tc>
          <w:tcPr>
            <w:tcW w:w="4341" w:type="dxa"/>
            <w:tcBorders>
              <w:top w:val="single" w:sz="6" w:space="0" w:color="CCCCCC"/>
              <w:left w:val="single" w:sz="6" w:space="0" w:color="CCCCCC"/>
              <w:bottom w:val="single" w:sz="6" w:space="0" w:color="CCCCCC"/>
              <w:right w:val="single" w:sz="6" w:space="0" w:color="CCCCCC"/>
            </w:tcBorders>
            <w:vAlign w:val="bottom"/>
          </w:tcPr>
          <w:p w14:paraId="0C504731" w14:textId="77777777" w:rsidR="00665441" w:rsidRDefault="00000000">
            <w:pPr>
              <w:pStyle w:val="normal1"/>
              <w:widowControl w:val="0"/>
              <w:spacing w:line="240" w:lineRule="auto"/>
              <w:rPr>
                <w:rFonts w:ascii="Times New Roman" w:hAnsi="Times New Roman"/>
                <w:color w:val="000000"/>
              </w:rPr>
            </w:pPr>
            <w:r>
              <w:rPr>
                <w:rFonts w:ascii="Times New Roman" w:eastAsia="Gungsuh" w:hAnsi="Times New Roman" w:cs="Gungsuh"/>
                <w:color w:val="000000"/>
              </w:rPr>
              <w:t>y ∼ α+f1(</w:t>
            </w:r>
            <w:proofErr w:type="spellStart"/>
            <w:r>
              <w:rPr>
                <w:rFonts w:ascii="Times New Roman" w:eastAsia="Gungsuh" w:hAnsi="Times New Roman" w:cs="Gungsuh"/>
                <w:color w:val="000000"/>
              </w:rPr>
              <w:t>crp_pc_</w:t>
            </w:r>
            <w:proofErr w:type="gramStart"/>
            <w:r>
              <w:rPr>
                <w:rFonts w:ascii="Times New Roman" w:eastAsia="Gungsuh" w:hAnsi="Times New Roman" w:cs="Gungsuh"/>
                <w:color w:val="000000"/>
              </w:rPr>
              <w:t>sse</w:t>
            </w:r>
            <w:proofErr w:type="spellEnd"/>
            <w:r>
              <w:rPr>
                <w:rFonts w:ascii="Times New Roman" w:eastAsia="Gungsuh" w:hAnsi="Times New Roman" w:cs="Gungsuh"/>
                <w:color w:val="000000"/>
              </w:rPr>
              <w:t>)+</w:t>
            </w:r>
            <w:proofErr w:type="spellStart"/>
            <w:proofErr w:type="gramEnd"/>
            <w:r>
              <w:rPr>
                <w:rFonts w:ascii="Times New Roman" w:eastAsia="Gungsuh" w:hAnsi="Times New Roman" w:cs="Gungsuh"/>
                <w:color w:val="000000"/>
              </w:rPr>
              <w:t>au+hy</w:t>
            </w:r>
            <w:proofErr w:type="spellEnd"/>
          </w:p>
        </w:tc>
        <w:tc>
          <w:tcPr>
            <w:tcW w:w="1501" w:type="dxa"/>
            <w:tcBorders>
              <w:top w:val="single" w:sz="6" w:space="0" w:color="CCCCCC"/>
              <w:left w:val="single" w:sz="6" w:space="0" w:color="CCCCCC"/>
              <w:bottom w:val="single" w:sz="6" w:space="0" w:color="CCCCCC"/>
              <w:right w:val="single" w:sz="6" w:space="0" w:color="CCCCCC"/>
            </w:tcBorders>
            <w:vAlign w:val="bottom"/>
          </w:tcPr>
          <w:p w14:paraId="0C504732"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-7.7 ± 4.1</w:t>
            </w:r>
          </w:p>
        </w:tc>
      </w:tr>
      <w:tr w:rsidR="00665441" w14:paraId="0C504737" w14:textId="77777777">
        <w:trPr>
          <w:trHeight w:val="345"/>
        </w:trPr>
        <w:tc>
          <w:tcPr>
            <w:tcW w:w="1523" w:type="dxa"/>
            <w:tcBorders>
              <w:top w:val="single" w:sz="6" w:space="0" w:color="CCCCCC"/>
              <w:left w:val="single" w:sz="6" w:space="0" w:color="CCCCCC"/>
              <w:bottom w:val="single" w:sz="6" w:space="0" w:color="CCCCCC"/>
              <w:right w:val="single" w:sz="6" w:space="0" w:color="CCCCCC"/>
            </w:tcBorders>
            <w:vAlign w:val="bottom"/>
          </w:tcPr>
          <w:p w14:paraId="0C504734"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14</w:t>
            </w:r>
          </w:p>
        </w:tc>
        <w:tc>
          <w:tcPr>
            <w:tcW w:w="4341" w:type="dxa"/>
            <w:tcBorders>
              <w:top w:val="single" w:sz="6" w:space="0" w:color="CCCCCC"/>
              <w:left w:val="single" w:sz="6" w:space="0" w:color="CCCCCC"/>
              <w:bottom w:val="single" w:sz="6" w:space="0" w:color="CCCCCC"/>
              <w:right w:val="single" w:sz="6" w:space="0" w:color="CCCCCC"/>
            </w:tcBorders>
            <w:vAlign w:val="bottom"/>
          </w:tcPr>
          <w:p w14:paraId="0C504735" w14:textId="77777777" w:rsidR="00665441" w:rsidRDefault="00000000">
            <w:pPr>
              <w:pStyle w:val="normal1"/>
              <w:widowControl w:val="0"/>
              <w:spacing w:line="240" w:lineRule="auto"/>
              <w:rPr>
                <w:rFonts w:ascii="Times New Roman" w:hAnsi="Times New Roman"/>
                <w:color w:val="000000"/>
              </w:rPr>
            </w:pPr>
            <w:r>
              <w:rPr>
                <w:rFonts w:ascii="Times New Roman" w:eastAsia="Gungsuh" w:hAnsi="Times New Roman" w:cs="Gungsuh"/>
                <w:color w:val="000000"/>
              </w:rPr>
              <w:t>y ∼ α+f1(</w:t>
            </w:r>
            <w:proofErr w:type="spellStart"/>
            <w:r>
              <w:rPr>
                <w:rFonts w:ascii="Times New Roman" w:eastAsia="Gungsuh" w:hAnsi="Times New Roman" w:cs="Gungsuh"/>
                <w:color w:val="000000"/>
              </w:rPr>
              <w:t>streamtemp</w:t>
            </w:r>
            <w:proofErr w:type="spellEnd"/>
            <w:r>
              <w:rPr>
                <w:rFonts w:ascii="Times New Roman" w:eastAsia="Gungsuh" w:hAnsi="Times New Roman" w:cs="Gungsuh"/>
                <w:color w:val="000000"/>
              </w:rPr>
              <w:t>)+f2(</w:t>
            </w:r>
            <w:proofErr w:type="spellStart"/>
            <w:r>
              <w:rPr>
                <w:rFonts w:ascii="Times New Roman" w:eastAsia="Gungsuh" w:hAnsi="Times New Roman" w:cs="Gungsuh"/>
                <w:color w:val="000000"/>
              </w:rPr>
              <w:t>crp_pc_</w:t>
            </w:r>
            <w:proofErr w:type="gramStart"/>
            <w:r>
              <w:rPr>
                <w:rFonts w:ascii="Times New Roman" w:eastAsia="Gungsuh" w:hAnsi="Times New Roman" w:cs="Gungsuh"/>
                <w:color w:val="000000"/>
              </w:rPr>
              <w:t>sse</w:t>
            </w:r>
            <w:proofErr w:type="spellEnd"/>
            <w:r>
              <w:rPr>
                <w:rFonts w:ascii="Times New Roman" w:eastAsia="Gungsuh" w:hAnsi="Times New Roman" w:cs="Gungsuh"/>
                <w:color w:val="000000"/>
              </w:rPr>
              <w:t>)+</w:t>
            </w:r>
            <w:proofErr w:type="spellStart"/>
            <w:proofErr w:type="gramEnd"/>
            <w:r>
              <w:rPr>
                <w:rFonts w:ascii="Times New Roman" w:eastAsia="Gungsuh" w:hAnsi="Times New Roman" w:cs="Gungsuh"/>
                <w:color w:val="000000"/>
              </w:rPr>
              <w:t>au+hy</w:t>
            </w:r>
            <w:proofErr w:type="spellEnd"/>
          </w:p>
        </w:tc>
        <w:tc>
          <w:tcPr>
            <w:tcW w:w="1501" w:type="dxa"/>
            <w:tcBorders>
              <w:top w:val="single" w:sz="6" w:space="0" w:color="CCCCCC"/>
              <w:left w:val="single" w:sz="6" w:space="0" w:color="CCCCCC"/>
              <w:bottom w:val="single" w:sz="6" w:space="0" w:color="CCCCCC"/>
              <w:right w:val="single" w:sz="6" w:space="0" w:color="CCCCCC"/>
            </w:tcBorders>
            <w:vAlign w:val="bottom"/>
          </w:tcPr>
          <w:p w14:paraId="0C504736"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-8.6 ± 4.2</w:t>
            </w:r>
          </w:p>
        </w:tc>
      </w:tr>
      <w:tr w:rsidR="00665441" w14:paraId="0C50473B" w14:textId="77777777">
        <w:trPr>
          <w:trHeight w:val="345"/>
        </w:trPr>
        <w:tc>
          <w:tcPr>
            <w:tcW w:w="1523" w:type="dxa"/>
            <w:tcBorders>
              <w:top w:val="single" w:sz="6" w:space="0" w:color="CCCCCC"/>
              <w:left w:val="single" w:sz="6" w:space="0" w:color="CCCCCC"/>
              <w:bottom w:val="single" w:sz="6" w:space="0" w:color="000000"/>
              <w:right w:val="single" w:sz="6" w:space="0" w:color="CCCCCC"/>
            </w:tcBorders>
            <w:vAlign w:val="bottom"/>
          </w:tcPr>
          <w:p w14:paraId="0C504738"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15</w:t>
            </w:r>
          </w:p>
        </w:tc>
        <w:tc>
          <w:tcPr>
            <w:tcW w:w="4341" w:type="dxa"/>
            <w:tcBorders>
              <w:top w:val="single" w:sz="6" w:space="0" w:color="CCCCCC"/>
              <w:left w:val="single" w:sz="6" w:space="0" w:color="CCCCCC"/>
              <w:bottom w:val="single" w:sz="6" w:space="0" w:color="000000"/>
              <w:right w:val="single" w:sz="6" w:space="0" w:color="CCCCCC"/>
            </w:tcBorders>
            <w:vAlign w:val="bottom"/>
          </w:tcPr>
          <w:p w14:paraId="0C504739" w14:textId="77777777" w:rsidR="00665441" w:rsidRDefault="00000000">
            <w:pPr>
              <w:pStyle w:val="normal1"/>
              <w:widowControl w:val="0"/>
              <w:spacing w:line="240" w:lineRule="auto"/>
              <w:rPr>
                <w:rFonts w:ascii="Times New Roman" w:hAnsi="Times New Roman"/>
                <w:color w:val="000000"/>
              </w:rPr>
            </w:pPr>
            <w:r>
              <w:rPr>
                <w:rFonts w:ascii="Times New Roman" w:eastAsia="Gungsuh" w:hAnsi="Times New Roman" w:cs="Gungsuh"/>
                <w:color w:val="000000"/>
              </w:rPr>
              <w:t>y ∼ α+f1(</w:t>
            </w:r>
            <w:proofErr w:type="spellStart"/>
            <w:r>
              <w:rPr>
                <w:rFonts w:ascii="Times New Roman" w:eastAsia="Gungsuh" w:hAnsi="Times New Roman" w:cs="Gungsuh"/>
                <w:color w:val="000000"/>
              </w:rPr>
              <w:t>streamtemp</w:t>
            </w:r>
            <w:proofErr w:type="spellEnd"/>
            <w:r>
              <w:rPr>
                <w:rFonts w:ascii="Times New Roman" w:eastAsia="Gungsuh" w:hAnsi="Times New Roman" w:cs="Gungsuh"/>
                <w:color w:val="000000"/>
              </w:rPr>
              <w:t>)+ f2(</w:t>
            </w:r>
            <w:proofErr w:type="spellStart"/>
            <w:r>
              <w:rPr>
                <w:rFonts w:ascii="Times New Roman" w:eastAsia="Gungsuh" w:hAnsi="Times New Roman" w:cs="Gungsuh"/>
                <w:color w:val="000000"/>
              </w:rPr>
              <w:t>crp_pc_</w:t>
            </w:r>
            <w:proofErr w:type="gramStart"/>
            <w:r>
              <w:rPr>
                <w:rFonts w:ascii="Times New Roman" w:eastAsia="Gungsuh" w:hAnsi="Times New Roman" w:cs="Gungsuh"/>
                <w:color w:val="000000"/>
              </w:rPr>
              <w:t>sse</w:t>
            </w:r>
            <w:proofErr w:type="spellEnd"/>
            <w:r>
              <w:rPr>
                <w:rFonts w:ascii="Times New Roman" w:eastAsia="Gungsuh" w:hAnsi="Times New Roman" w:cs="Gungsuh"/>
                <w:color w:val="000000"/>
              </w:rPr>
              <w:t>)+</w:t>
            </w:r>
            <w:proofErr w:type="spellStart"/>
            <w:proofErr w:type="gramEnd"/>
            <w:r>
              <w:rPr>
                <w:rFonts w:ascii="Times New Roman" w:eastAsia="Gungsuh" w:hAnsi="Times New Roman" w:cs="Gungsuh"/>
                <w:color w:val="000000"/>
              </w:rPr>
              <w:t>for_pc_</w:t>
            </w:r>
            <w:proofErr w:type="gramStart"/>
            <w:r>
              <w:rPr>
                <w:rFonts w:ascii="Times New Roman" w:eastAsia="Gungsuh" w:hAnsi="Times New Roman" w:cs="Gungsuh"/>
                <w:color w:val="000000"/>
              </w:rPr>
              <w:t>sse</w:t>
            </w:r>
            <w:proofErr w:type="spellEnd"/>
            <w:r>
              <w:rPr>
                <w:rFonts w:ascii="Times New Roman" w:eastAsia="Gungsuh" w:hAnsi="Times New Roman" w:cs="Gungsuh"/>
                <w:color w:val="000000"/>
              </w:rPr>
              <w:t xml:space="preserve"> )</w:t>
            </w:r>
            <w:proofErr w:type="gramEnd"/>
            <w:r>
              <w:rPr>
                <w:rFonts w:ascii="Times New Roman" w:eastAsia="Gungsuh" w:hAnsi="Times New Roman" w:cs="Gungsuh"/>
                <w:color w:val="000000"/>
              </w:rPr>
              <w:t>+</w:t>
            </w:r>
            <w:proofErr w:type="spellStart"/>
            <w:r>
              <w:rPr>
                <w:rFonts w:ascii="Times New Roman" w:eastAsia="Gungsuh" w:hAnsi="Times New Roman" w:cs="Gungsuh"/>
                <w:color w:val="000000"/>
              </w:rPr>
              <w:t>au+hy</w:t>
            </w:r>
            <w:proofErr w:type="spellEnd"/>
          </w:p>
        </w:tc>
        <w:tc>
          <w:tcPr>
            <w:tcW w:w="1501" w:type="dxa"/>
            <w:tcBorders>
              <w:top w:val="single" w:sz="6" w:space="0" w:color="CCCCCC"/>
              <w:left w:val="single" w:sz="6" w:space="0" w:color="CCCCCC"/>
              <w:bottom w:val="single" w:sz="6" w:space="0" w:color="000000"/>
              <w:right w:val="single" w:sz="6" w:space="0" w:color="CCCCCC"/>
            </w:tcBorders>
            <w:vAlign w:val="bottom"/>
          </w:tcPr>
          <w:p w14:paraId="0C50473A" w14:textId="77777777" w:rsidR="00665441" w:rsidRDefault="00000000">
            <w:pPr>
              <w:pStyle w:val="normal1"/>
              <w:widowControl w:val="0"/>
              <w:spacing w:line="240" w:lineRule="auto"/>
              <w:rPr>
                <w:rFonts w:ascii="Times New Roman" w:hAnsi="Times New Roman"/>
                <w:color w:val="000000"/>
              </w:rPr>
            </w:pPr>
            <w:r>
              <w:rPr>
                <w:rFonts w:ascii="Times New Roman" w:eastAsia="Times New Roman" w:hAnsi="Times New Roman" w:cs="Times New Roman"/>
                <w:color w:val="000000"/>
              </w:rPr>
              <w:t>-9.7 ± 5.5</w:t>
            </w:r>
          </w:p>
        </w:tc>
      </w:tr>
    </w:tbl>
    <w:p w14:paraId="0C50473C" w14:textId="77777777" w:rsidR="00665441" w:rsidRDefault="00000000">
      <w:pPr>
        <w:pStyle w:val="normal1"/>
        <w:spacing w:line="240" w:lineRule="auto"/>
        <w:rPr>
          <w:rFonts w:ascii="Times New Roman" w:eastAsia="Times New Roman" w:hAnsi="Times New Roman" w:cs="Times New Roman"/>
          <w:i/>
          <w:iCs/>
          <w:color w:val="000000"/>
        </w:rPr>
      </w:pPr>
      <w:r>
        <w:br w:type="page"/>
      </w:r>
    </w:p>
    <w:p w14:paraId="0C50473D" w14:textId="77777777" w:rsidR="00665441" w:rsidRDefault="00665441">
      <w:pPr>
        <w:pStyle w:val="normal1"/>
        <w:spacing w:line="240" w:lineRule="auto"/>
        <w:rPr>
          <w:rFonts w:ascii="Times New Roman" w:eastAsia="Times New Roman" w:hAnsi="Times New Roman" w:cs="Times New Roman"/>
          <w:i/>
          <w:iCs/>
          <w:color w:val="000000"/>
        </w:rPr>
      </w:pPr>
    </w:p>
    <w:p w14:paraId="0C50473E" w14:textId="77777777" w:rsidR="00665441" w:rsidRDefault="00665441">
      <w:pPr>
        <w:pStyle w:val="normal1"/>
        <w:spacing w:line="240" w:lineRule="auto"/>
        <w:rPr>
          <w:rFonts w:ascii="Times New Roman" w:eastAsia="Times New Roman" w:hAnsi="Times New Roman" w:cs="Times New Roman"/>
          <w:i/>
          <w:iCs/>
          <w:color w:val="000000"/>
        </w:rPr>
      </w:pPr>
    </w:p>
    <w:p w14:paraId="0C50473F" w14:textId="77777777" w:rsidR="00665441" w:rsidRDefault="00665441">
      <w:pPr>
        <w:pStyle w:val="normal1"/>
        <w:spacing w:line="240" w:lineRule="auto"/>
        <w:rPr>
          <w:rFonts w:ascii="Times New Roman" w:eastAsia="Times New Roman" w:hAnsi="Times New Roman" w:cs="Times New Roman"/>
          <w:i/>
          <w:iCs/>
          <w:color w:val="000000"/>
        </w:rPr>
      </w:pPr>
    </w:p>
    <w:p w14:paraId="0C504740" w14:textId="77777777" w:rsidR="00665441" w:rsidRDefault="00665441">
      <w:pPr>
        <w:pStyle w:val="normal1"/>
        <w:spacing w:line="240" w:lineRule="auto"/>
        <w:rPr>
          <w:rFonts w:ascii="Times New Roman" w:eastAsia="Times New Roman" w:hAnsi="Times New Roman" w:cs="Times New Roman"/>
          <w:i/>
          <w:iCs/>
          <w:color w:val="000000"/>
        </w:rPr>
      </w:pPr>
    </w:p>
    <w:p w14:paraId="0C504741" w14:textId="77777777" w:rsidR="00665441" w:rsidRDefault="00665441">
      <w:pPr>
        <w:pStyle w:val="normal1"/>
        <w:spacing w:line="240" w:lineRule="auto"/>
        <w:rPr>
          <w:rFonts w:ascii="Times New Roman" w:eastAsia="Times New Roman" w:hAnsi="Times New Roman" w:cs="Times New Roman"/>
          <w:i/>
          <w:iCs/>
          <w:color w:val="000000"/>
        </w:rPr>
      </w:pPr>
    </w:p>
    <w:p w14:paraId="0C504742" w14:textId="77777777" w:rsidR="00665441" w:rsidRDefault="00000000">
      <w:pPr>
        <w:pStyle w:val="normal1"/>
        <w:widowControl w:val="0"/>
        <w:spacing w:line="240" w:lineRule="auto"/>
        <w:rPr>
          <w:color w:val="000000"/>
        </w:rPr>
      </w:pPr>
      <w:r>
        <w:rPr>
          <w:rFonts w:ascii="Times New Roman" w:eastAsia="Times New Roman" w:hAnsi="Times New Roman" w:cs="Times New Roman"/>
          <w:b/>
          <w:bCs/>
          <w:color w:val="000000"/>
        </w:rPr>
        <w:t xml:space="preserve">Table S7. Comparison of data used to fit regression models of emergence (Data in GAM Models) and the global range of data across all </w:t>
      </w:r>
      <w:proofErr w:type="spellStart"/>
      <w:r>
        <w:rPr>
          <w:rFonts w:ascii="Times New Roman" w:eastAsia="Times New Roman" w:hAnsi="Times New Roman" w:cs="Times New Roman"/>
          <w:b/>
          <w:bCs/>
          <w:color w:val="000000"/>
        </w:rPr>
        <w:t>hydrobasins</w:t>
      </w:r>
      <w:proofErr w:type="spellEnd"/>
      <w:r>
        <w:rPr>
          <w:rFonts w:ascii="Times New Roman" w:eastAsia="Times New Roman" w:hAnsi="Times New Roman" w:cs="Times New Roman"/>
          <w:b/>
          <w:bCs/>
          <w:color w:val="000000"/>
        </w:rPr>
        <w:t xml:space="preserve"> (Global Data).</w:t>
      </w:r>
      <w:r>
        <w:rPr>
          <w:rFonts w:ascii="Times New Roman" w:eastAsia="Times New Roman" w:hAnsi="Times New Roman" w:cs="Times New Roman"/>
          <w:color w:val="000000"/>
        </w:rPr>
        <w:t xml:space="preserve"> Summaries show the median, 95% confidence interval (CI), the range (minimum to maximum), and the </w:t>
      </w:r>
    </w:p>
    <w:p w14:paraId="0C504743" w14:textId="77777777" w:rsidR="00665441" w:rsidRDefault="00000000">
      <w:pPr>
        <w:pStyle w:val="normal1"/>
        <w:widowControl w:val="0"/>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total number of replicates (N).</w:t>
      </w:r>
    </w:p>
    <w:p w14:paraId="0C504744" w14:textId="77777777" w:rsidR="00665441" w:rsidRDefault="00665441">
      <w:pPr>
        <w:pStyle w:val="normal1"/>
        <w:widowControl w:val="0"/>
        <w:spacing w:line="240" w:lineRule="auto"/>
        <w:rPr>
          <w:rFonts w:ascii="Times New Roman" w:eastAsia="Times New Roman" w:hAnsi="Times New Roman" w:cs="Times New Roman"/>
          <w:color w:val="000000"/>
        </w:rPr>
      </w:pPr>
    </w:p>
    <w:p w14:paraId="0C504745" w14:textId="77777777" w:rsidR="00665441" w:rsidRDefault="00000000">
      <w:pPr>
        <w:pStyle w:val="normal1"/>
        <w:widowControl w:val="0"/>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bl>
      <w:tblPr>
        <w:tblpPr w:leftFromText="180" w:rightFromText="180" w:topFromText="180" w:bottomFromText="180" w:vertAnchor="text"/>
        <w:tblW w:w="9000" w:type="dxa"/>
        <w:tblLayout w:type="fixed"/>
        <w:tblCellMar>
          <w:top w:w="40" w:type="dxa"/>
          <w:left w:w="40" w:type="dxa"/>
          <w:bottom w:w="40" w:type="dxa"/>
          <w:right w:w="40" w:type="dxa"/>
        </w:tblCellMar>
        <w:tblLook w:val="0600" w:firstRow="0" w:lastRow="0" w:firstColumn="0" w:lastColumn="0" w:noHBand="1" w:noVBand="1"/>
      </w:tblPr>
      <w:tblGrid>
        <w:gridCol w:w="1635"/>
        <w:gridCol w:w="1110"/>
        <w:gridCol w:w="1530"/>
        <w:gridCol w:w="2220"/>
        <w:gridCol w:w="1305"/>
        <w:gridCol w:w="1200"/>
      </w:tblGrid>
      <w:tr w:rsidR="00665441" w14:paraId="0C50474C" w14:textId="77777777">
        <w:trPr>
          <w:trHeight w:val="315"/>
        </w:trPr>
        <w:tc>
          <w:tcPr>
            <w:tcW w:w="1635" w:type="dxa"/>
            <w:tcBorders>
              <w:top w:val="single" w:sz="6" w:space="0" w:color="000000"/>
              <w:left w:val="single" w:sz="6" w:space="0" w:color="CCCCCC"/>
              <w:bottom w:val="single" w:sz="6" w:space="0" w:color="000000"/>
              <w:right w:val="single" w:sz="6" w:space="0" w:color="CCCCCC"/>
            </w:tcBorders>
            <w:vAlign w:val="bottom"/>
          </w:tcPr>
          <w:p w14:paraId="0C504746" w14:textId="77777777" w:rsidR="00665441" w:rsidRDefault="00000000">
            <w:pPr>
              <w:pStyle w:val="normal1"/>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Predictor</w:t>
            </w:r>
          </w:p>
        </w:tc>
        <w:tc>
          <w:tcPr>
            <w:tcW w:w="1110" w:type="dxa"/>
            <w:tcBorders>
              <w:top w:val="single" w:sz="6" w:space="0" w:color="000000"/>
              <w:left w:val="single" w:sz="6" w:space="0" w:color="CCCCCC"/>
              <w:bottom w:val="single" w:sz="6" w:space="0" w:color="000000"/>
              <w:right w:val="single" w:sz="6" w:space="0" w:color="CCCCCC"/>
            </w:tcBorders>
            <w:vAlign w:val="bottom"/>
          </w:tcPr>
          <w:p w14:paraId="0C504747" w14:textId="77777777" w:rsidR="00665441" w:rsidRDefault="00000000">
            <w:pPr>
              <w:pStyle w:val="normal1"/>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Units</w:t>
            </w:r>
          </w:p>
        </w:tc>
        <w:tc>
          <w:tcPr>
            <w:tcW w:w="1530" w:type="dxa"/>
            <w:tcBorders>
              <w:top w:val="single" w:sz="6" w:space="0" w:color="000000"/>
              <w:left w:val="single" w:sz="6" w:space="0" w:color="CCCCCC"/>
              <w:bottom w:val="single" w:sz="6" w:space="0" w:color="000000"/>
              <w:right w:val="single" w:sz="6" w:space="0" w:color="CCCCCC"/>
            </w:tcBorders>
            <w:vAlign w:val="bottom"/>
          </w:tcPr>
          <w:p w14:paraId="0C504748" w14:textId="77777777" w:rsidR="00665441" w:rsidRDefault="00000000">
            <w:pPr>
              <w:pStyle w:val="normal1"/>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Data</w:t>
            </w:r>
          </w:p>
        </w:tc>
        <w:tc>
          <w:tcPr>
            <w:tcW w:w="2220" w:type="dxa"/>
            <w:tcBorders>
              <w:top w:val="single" w:sz="6" w:space="0" w:color="000000"/>
              <w:left w:val="single" w:sz="6" w:space="0" w:color="CCCCCC"/>
              <w:bottom w:val="single" w:sz="6" w:space="0" w:color="000000"/>
              <w:right w:val="single" w:sz="6" w:space="0" w:color="CCCCCC"/>
            </w:tcBorders>
            <w:vAlign w:val="bottom"/>
          </w:tcPr>
          <w:p w14:paraId="0C504749" w14:textId="77777777" w:rsidR="00665441" w:rsidRDefault="00000000">
            <w:pPr>
              <w:pStyle w:val="normal1"/>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Median (95% CI)</w:t>
            </w:r>
          </w:p>
        </w:tc>
        <w:tc>
          <w:tcPr>
            <w:tcW w:w="1305" w:type="dxa"/>
            <w:tcBorders>
              <w:top w:val="single" w:sz="6" w:space="0" w:color="000000"/>
              <w:left w:val="single" w:sz="6" w:space="0" w:color="CCCCCC"/>
              <w:bottom w:val="single" w:sz="6" w:space="0" w:color="000000"/>
              <w:right w:val="single" w:sz="6" w:space="0" w:color="CCCCCC"/>
            </w:tcBorders>
            <w:vAlign w:val="bottom"/>
          </w:tcPr>
          <w:p w14:paraId="0C50474A" w14:textId="77777777" w:rsidR="00665441" w:rsidRDefault="00000000">
            <w:pPr>
              <w:pStyle w:val="normal1"/>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Range</w:t>
            </w:r>
          </w:p>
        </w:tc>
        <w:tc>
          <w:tcPr>
            <w:tcW w:w="1200" w:type="dxa"/>
            <w:tcBorders>
              <w:top w:val="single" w:sz="6" w:space="0" w:color="000000"/>
              <w:left w:val="single" w:sz="6" w:space="0" w:color="CCCCCC"/>
              <w:bottom w:val="single" w:sz="6" w:space="0" w:color="000000"/>
              <w:right w:val="single" w:sz="6" w:space="0" w:color="CCCCCC"/>
            </w:tcBorders>
            <w:vAlign w:val="bottom"/>
          </w:tcPr>
          <w:p w14:paraId="0C50474B" w14:textId="77777777" w:rsidR="00665441" w:rsidRDefault="00000000">
            <w:pPr>
              <w:pStyle w:val="normal1"/>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N</w:t>
            </w:r>
          </w:p>
        </w:tc>
      </w:tr>
      <w:tr w:rsidR="00665441" w14:paraId="0C504753" w14:textId="77777777">
        <w:trPr>
          <w:trHeight w:val="315"/>
        </w:trPr>
        <w:tc>
          <w:tcPr>
            <w:tcW w:w="1635" w:type="dxa"/>
            <w:tcBorders>
              <w:top w:val="single" w:sz="6" w:space="0" w:color="000000"/>
              <w:left w:val="single" w:sz="6" w:space="0" w:color="CCCCCC"/>
              <w:bottom w:val="single" w:sz="6" w:space="0" w:color="CCCCCC"/>
              <w:right w:val="single" w:sz="6" w:space="0" w:color="CCCCCC"/>
            </w:tcBorders>
            <w:vAlign w:val="bottom"/>
          </w:tcPr>
          <w:p w14:paraId="0C50474D" w14:textId="77777777" w:rsidR="00665441" w:rsidRDefault="000000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Precipitation</w:t>
            </w:r>
          </w:p>
        </w:tc>
        <w:tc>
          <w:tcPr>
            <w:tcW w:w="1110" w:type="dxa"/>
            <w:tcBorders>
              <w:top w:val="single" w:sz="6" w:space="0" w:color="000000"/>
              <w:left w:val="single" w:sz="6" w:space="0" w:color="CCCCCC"/>
              <w:bottom w:val="single" w:sz="6" w:space="0" w:color="CCCCCC"/>
              <w:right w:val="single" w:sz="6" w:space="0" w:color="CCCCCC"/>
            </w:tcBorders>
            <w:vAlign w:val="bottom"/>
          </w:tcPr>
          <w:p w14:paraId="0C50474E" w14:textId="77777777" w:rsidR="00665441" w:rsidRDefault="00000000">
            <w:pPr>
              <w:pStyle w:val="normal1"/>
              <w:widowControl w:val="0"/>
              <w:spacing w:line="240" w:lineRule="auto"/>
              <w:rPr>
                <w:rFonts w:ascii="Times New Roman" w:eastAsia="Times New Roman" w:hAnsi="Times New Roman" w:cs="Times New Roman"/>
                <w:vertAlign w:val="superscript"/>
              </w:rPr>
            </w:pPr>
            <w:r>
              <w:rPr>
                <w:rFonts w:ascii="Times New Roman" w:eastAsia="Times New Roman" w:hAnsi="Times New Roman" w:cs="Times New Roman"/>
              </w:rPr>
              <w:t>mm m</w:t>
            </w:r>
            <w:r>
              <w:rPr>
                <w:rFonts w:ascii="Times New Roman" w:eastAsia="Times New Roman" w:hAnsi="Times New Roman" w:cs="Times New Roman"/>
                <w:vertAlign w:val="superscript"/>
              </w:rPr>
              <w:t>-</w:t>
            </w:r>
            <w:r>
              <w:rPr>
                <w:rFonts w:ascii="Times New Roman" w:eastAsia="Times New Roman" w:hAnsi="Times New Roman" w:cs="Times New Roman"/>
              </w:rPr>
              <w:t>² y</w:t>
            </w:r>
            <w:r>
              <w:rPr>
                <w:rFonts w:ascii="Times New Roman" w:eastAsia="Times New Roman" w:hAnsi="Times New Roman" w:cs="Times New Roman"/>
                <w:vertAlign w:val="superscript"/>
              </w:rPr>
              <w:t>-1</w:t>
            </w:r>
          </w:p>
        </w:tc>
        <w:tc>
          <w:tcPr>
            <w:tcW w:w="1530" w:type="dxa"/>
            <w:tcBorders>
              <w:top w:val="single" w:sz="6" w:space="0" w:color="000000"/>
              <w:left w:val="single" w:sz="6" w:space="0" w:color="CCCCCC"/>
              <w:bottom w:val="single" w:sz="6" w:space="0" w:color="CCCCCC"/>
              <w:right w:val="single" w:sz="6" w:space="0" w:color="CCCCCC"/>
            </w:tcBorders>
            <w:vAlign w:val="bottom"/>
          </w:tcPr>
          <w:p w14:paraId="0C50474F" w14:textId="77777777" w:rsidR="00665441" w:rsidRDefault="000000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Data in GAM Models</w:t>
            </w:r>
          </w:p>
        </w:tc>
        <w:tc>
          <w:tcPr>
            <w:tcW w:w="2220" w:type="dxa"/>
            <w:tcBorders>
              <w:top w:val="single" w:sz="6" w:space="0" w:color="000000"/>
              <w:left w:val="single" w:sz="6" w:space="0" w:color="CCCCCC"/>
              <w:bottom w:val="single" w:sz="6" w:space="0" w:color="CCCCCC"/>
              <w:right w:val="single" w:sz="6" w:space="0" w:color="CCCCCC"/>
            </w:tcBorders>
            <w:vAlign w:val="bottom"/>
          </w:tcPr>
          <w:p w14:paraId="0C504750" w14:textId="77777777" w:rsidR="00665441" w:rsidRDefault="000000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1096 (176.9 to 2792.5)</w:t>
            </w:r>
          </w:p>
        </w:tc>
        <w:tc>
          <w:tcPr>
            <w:tcW w:w="1305" w:type="dxa"/>
            <w:tcBorders>
              <w:top w:val="single" w:sz="6" w:space="0" w:color="000000"/>
              <w:left w:val="single" w:sz="6" w:space="0" w:color="CCCCCC"/>
              <w:bottom w:val="single" w:sz="6" w:space="0" w:color="CCCCCC"/>
              <w:right w:val="single" w:sz="6" w:space="0" w:color="CCCCCC"/>
            </w:tcBorders>
            <w:vAlign w:val="bottom"/>
          </w:tcPr>
          <w:p w14:paraId="0C504751" w14:textId="77777777" w:rsidR="00665441" w:rsidRDefault="000000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52 to 4084</w:t>
            </w:r>
          </w:p>
        </w:tc>
        <w:tc>
          <w:tcPr>
            <w:tcW w:w="1200" w:type="dxa"/>
            <w:tcBorders>
              <w:top w:val="single" w:sz="6" w:space="0" w:color="000000"/>
              <w:left w:val="single" w:sz="6" w:space="0" w:color="CCCCCC"/>
              <w:bottom w:val="single" w:sz="6" w:space="0" w:color="CCCCCC"/>
              <w:right w:val="single" w:sz="6" w:space="0" w:color="CCCCCC"/>
            </w:tcBorders>
            <w:vAlign w:val="bottom"/>
          </w:tcPr>
          <w:p w14:paraId="0C504752" w14:textId="77777777" w:rsidR="00665441" w:rsidRDefault="00000000">
            <w:pPr>
              <w:pStyle w:val="normal1"/>
              <w:widowControl w:val="0"/>
              <w:spacing w:line="240" w:lineRule="auto"/>
              <w:jc w:val="right"/>
              <w:rPr>
                <w:rFonts w:ascii="Times New Roman" w:eastAsia="Times New Roman" w:hAnsi="Times New Roman" w:cs="Times New Roman"/>
              </w:rPr>
            </w:pPr>
            <w:r>
              <w:rPr>
                <w:rFonts w:ascii="Times New Roman" w:eastAsia="Times New Roman" w:hAnsi="Times New Roman" w:cs="Times New Roman"/>
              </w:rPr>
              <w:t>305</w:t>
            </w:r>
          </w:p>
        </w:tc>
      </w:tr>
      <w:tr w:rsidR="00665441" w14:paraId="0C50475A" w14:textId="77777777">
        <w:trPr>
          <w:trHeight w:val="315"/>
        </w:trPr>
        <w:tc>
          <w:tcPr>
            <w:tcW w:w="1635" w:type="dxa"/>
            <w:tcBorders>
              <w:top w:val="single" w:sz="6" w:space="0" w:color="CCCCCC"/>
              <w:left w:val="single" w:sz="6" w:space="0" w:color="CCCCCC"/>
              <w:bottom w:val="single" w:sz="6" w:space="0" w:color="CCCCCC"/>
              <w:right w:val="single" w:sz="6" w:space="0" w:color="CCCCCC"/>
            </w:tcBorders>
            <w:vAlign w:val="bottom"/>
          </w:tcPr>
          <w:p w14:paraId="0C504754" w14:textId="77777777" w:rsidR="00665441" w:rsidRDefault="000000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Precipitation</w:t>
            </w:r>
          </w:p>
        </w:tc>
        <w:tc>
          <w:tcPr>
            <w:tcW w:w="1110" w:type="dxa"/>
            <w:tcBorders>
              <w:top w:val="single" w:sz="6" w:space="0" w:color="CCCCCC"/>
              <w:left w:val="single" w:sz="6" w:space="0" w:color="CCCCCC"/>
              <w:bottom w:val="single" w:sz="6" w:space="0" w:color="CCCCCC"/>
              <w:right w:val="single" w:sz="6" w:space="0" w:color="CCCCCC"/>
            </w:tcBorders>
            <w:vAlign w:val="bottom"/>
          </w:tcPr>
          <w:p w14:paraId="0C504755" w14:textId="77777777" w:rsidR="00665441" w:rsidRDefault="000000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mm m</w:t>
            </w:r>
            <w:r>
              <w:rPr>
                <w:rFonts w:ascii="Times New Roman" w:eastAsia="Times New Roman" w:hAnsi="Times New Roman" w:cs="Times New Roman"/>
                <w:vertAlign w:val="superscript"/>
              </w:rPr>
              <w:t>-</w:t>
            </w:r>
            <w:r>
              <w:rPr>
                <w:rFonts w:ascii="Times New Roman" w:eastAsia="Times New Roman" w:hAnsi="Times New Roman" w:cs="Times New Roman"/>
              </w:rPr>
              <w:t>² y</w:t>
            </w:r>
            <w:r>
              <w:rPr>
                <w:rFonts w:ascii="Times New Roman" w:eastAsia="Times New Roman" w:hAnsi="Times New Roman" w:cs="Times New Roman"/>
                <w:vertAlign w:val="superscript"/>
              </w:rPr>
              <w:t>-1</w:t>
            </w:r>
          </w:p>
        </w:tc>
        <w:tc>
          <w:tcPr>
            <w:tcW w:w="1530" w:type="dxa"/>
            <w:tcBorders>
              <w:top w:val="single" w:sz="6" w:space="0" w:color="CCCCCC"/>
              <w:left w:val="single" w:sz="6" w:space="0" w:color="CCCCCC"/>
              <w:bottom w:val="single" w:sz="6" w:space="0" w:color="CCCCCC"/>
              <w:right w:val="single" w:sz="6" w:space="0" w:color="CCCCCC"/>
            </w:tcBorders>
            <w:vAlign w:val="bottom"/>
          </w:tcPr>
          <w:p w14:paraId="0C504756" w14:textId="77777777" w:rsidR="00665441" w:rsidRDefault="000000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Global Data</w:t>
            </w:r>
          </w:p>
        </w:tc>
        <w:tc>
          <w:tcPr>
            <w:tcW w:w="2220" w:type="dxa"/>
            <w:tcBorders>
              <w:top w:val="single" w:sz="6" w:space="0" w:color="CCCCCC"/>
              <w:left w:val="single" w:sz="6" w:space="0" w:color="CCCCCC"/>
              <w:bottom w:val="single" w:sz="6" w:space="0" w:color="CCCCCC"/>
              <w:right w:val="single" w:sz="6" w:space="0" w:color="CCCCCC"/>
            </w:tcBorders>
            <w:vAlign w:val="bottom"/>
          </w:tcPr>
          <w:p w14:paraId="0C504757" w14:textId="77777777" w:rsidR="00665441" w:rsidRDefault="000000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541 (15 to 2791)</w:t>
            </w:r>
          </w:p>
        </w:tc>
        <w:tc>
          <w:tcPr>
            <w:tcW w:w="1305" w:type="dxa"/>
            <w:tcBorders>
              <w:top w:val="single" w:sz="6" w:space="0" w:color="CCCCCC"/>
              <w:left w:val="single" w:sz="6" w:space="0" w:color="CCCCCC"/>
              <w:bottom w:val="single" w:sz="6" w:space="0" w:color="CCCCCC"/>
              <w:right w:val="single" w:sz="6" w:space="0" w:color="CCCCCC"/>
            </w:tcBorders>
            <w:vAlign w:val="bottom"/>
          </w:tcPr>
          <w:p w14:paraId="0C504758" w14:textId="77777777" w:rsidR="00665441" w:rsidRDefault="000000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 to 10392</w:t>
            </w:r>
          </w:p>
        </w:tc>
        <w:tc>
          <w:tcPr>
            <w:tcW w:w="1200" w:type="dxa"/>
            <w:tcBorders>
              <w:top w:val="single" w:sz="6" w:space="0" w:color="CCCCCC"/>
              <w:left w:val="single" w:sz="6" w:space="0" w:color="CCCCCC"/>
              <w:bottom w:val="single" w:sz="6" w:space="0" w:color="CCCCCC"/>
              <w:right w:val="single" w:sz="6" w:space="0" w:color="CCCCCC"/>
            </w:tcBorders>
            <w:vAlign w:val="bottom"/>
          </w:tcPr>
          <w:p w14:paraId="0C504759" w14:textId="77777777" w:rsidR="00665441" w:rsidRDefault="00000000">
            <w:pPr>
              <w:pStyle w:val="normal1"/>
              <w:widowControl w:val="0"/>
              <w:spacing w:line="240" w:lineRule="auto"/>
              <w:jc w:val="right"/>
              <w:rPr>
                <w:rFonts w:ascii="Times New Roman" w:eastAsia="Times New Roman" w:hAnsi="Times New Roman" w:cs="Times New Roman"/>
              </w:rPr>
            </w:pPr>
            <w:r>
              <w:rPr>
                <w:rFonts w:ascii="Times New Roman" w:eastAsia="Times New Roman" w:hAnsi="Times New Roman" w:cs="Times New Roman"/>
              </w:rPr>
              <w:t>919,156</w:t>
            </w:r>
          </w:p>
        </w:tc>
      </w:tr>
      <w:tr w:rsidR="00665441" w14:paraId="0C504761" w14:textId="77777777">
        <w:trPr>
          <w:trHeight w:val="525"/>
        </w:trPr>
        <w:tc>
          <w:tcPr>
            <w:tcW w:w="1635" w:type="dxa"/>
            <w:tcBorders>
              <w:top w:val="single" w:sz="6" w:space="0" w:color="CCCCCC"/>
              <w:left w:val="single" w:sz="6" w:space="0" w:color="CCCCCC"/>
              <w:bottom w:val="single" w:sz="6" w:space="0" w:color="CCCCCC"/>
              <w:right w:val="single" w:sz="6" w:space="0" w:color="CCCCCC"/>
            </w:tcBorders>
            <w:vAlign w:val="bottom"/>
          </w:tcPr>
          <w:p w14:paraId="0C50475B" w14:textId="77777777" w:rsidR="00665441" w:rsidRDefault="000000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Stream Temperature</w:t>
            </w:r>
          </w:p>
        </w:tc>
        <w:tc>
          <w:tcPr>
            <w:tcW w:w="1110" w:type="dxa"/>
            <w:tcBorders>
              <w:top w:val="single" w:sz="6" w:space="0" w:color="CCCCCC"/>
              <w:left w:val="single" w:sz="6" w:space="0" w:color="CCCCCC"/>
              <w:bottom w:val="single" w:sz="6" w:space="0" w:color="CCCCCC"/>
              <w:right w:val="single" w:sz="6" w:space="0" w:color="CCCCCC"/>
            </w:tcBorders>
            <w:vAlign w:val="bottom"/>
          </w:tcPr>
          <w:p w14:paraId="0C50475C" w14:textId="77777777" w:rsidR="00665441" w:rsidRDefault="000000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Mean annual °C</w:t>
            </w:r>
          </w:p>
        </w:tc>
        <w:tc>
          <w:tcPr>
            <w:tcW w:w="1530" w:type="dxa"/>
            <w:tcBorders>
              <w:top w:val="single" w:sz="6" w:space="0" w:color="CCCCCC"/>
              <w:left w:val="single" w:sz="6" w:space="0" w:color="CCCCCC"/>
              <w:bottom w:val="single" w:sz="6" w:space="0" w:color="CCCCCC"/>
              <w:right w:val="single" w:sz="6" w:space="0" w:color="CCCCCC"/>
            </w:tcBorders>
            <w:vAlign w:val="bottom"/>
          </w:tcPr>
          <w:p w14:paraId="0C50475D" w14:textId="77777777" w:rsidR="00665441" w:rsidRDefault="000000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Data in GAM Models</w:t>
            </w:r>
          </w:p>
        </w:tc>
        <w:tc>
          <w:tcPr>
            <w:tcW w:w="2220" w:type="dxa"/>
            <w:tcBorders>
              <w:top w:val="single" w:sz="6" w:space="0" w:color="CCCCCC"/>
              <w:left w:val="single" w:sz="6" w:space="0" w:color="CCCCCC"/>
              <w:bottom w:val="single" w:sz="6" w:space="0" w:color="CCCCCC"/>
              <w:right w:val="single" w:sz="6" w:space="0" w:color="CCCCCC"/>
            </w:tcBorders>
            <w:vAlign w:val="bottom"/>
          </w:tcPr>
          <w:p w14:paraId="0C50475E" w14:textId="77777777" w:rsidR="00665441" w:rsidRDefault="000000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9.2 (2.9 to 24.1)</w:t>
            </w:r>
          </w:p>
        </w:tc>
        <w:tc>
          <w:tcPr>
            <w:tcW w:w="1305" w:type="dxa"/>
            <w:tcBorders>
              <w:top w:val="single" w:sz="6" w:space="0" w:color="CCCCCC"/>
              <w:left w:val="single" w:sz="6" w:space="0" w:color="CCCCCC"/>
              <w:bottom w:val="single" w:sz="6" w:space="0" w:color="CCCCCC"/>
              <w:right w:val="single" w:sz="6" w:space="0" w:color="CCCCCC"/>
            </w:tcBorders>
            <w:vAlign w:val="bottom"/>
          </w:tcPr>
          <w:p w14:paraId="0C50475F" w14:textId="77777777" w:rsidR="00665441" w:rsidRDefault="000000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 to 25</w:t>
            </w:r>
          </w:p>
        </w:tc>
        <w:tc>
          <w:tcPr>
            <w:tcW w:w="1200" w:type="dxa"/>
            <w:tcBorders>
              <w:top w:val="single" w:sz="6" w:space="0" w:color="CCCCCC"/>
              <w:left w:val="single" w:sz="6" w:space="0" w:color="CCCCCC"/>
              <w:bottom w:val="single" w:sz="6" w:space="0" w:color="CCCCCC"/>
              <w:right w:val="single" w:sz="6" w:space="0" w:color="CCCCCC"/>
            </w:tcBorders>
            <w:vAlign w:val="bottom"/>
          </w:tcPr>
          <w:p w14:paraId="0C504760" w14:textId="77777777" w:rsidR="00665441" w:rsidRDefault="00000000">
            <w:pPr>
              <w:pStyle w:val="normal1"/>
              <w:widowControl w:val="0"/>
              <w:spacing w:line="240" w:lineRule="auto"/>
              <w:jc w:val="right"/>
              <w:rPr>
                <w:rFonts w:ascii="Times New Roman" w:eastAsia="Times New Roman" w:hAnsi="Times New Roman" w:cs="Times New Roman"/>
              </w:rPr>
            </w:pPr>
            <w:r>
              <w:rPr>
                <w:rFonts w:ascii="Times New Roman" w:eastAsia="Times New Roman" w:hAnsi="Times New Roman" w:cs="Times New Roman"/>
              </w:rPr>
              <w:t>305</w:t>
            </w:r>
          </w:p>
        </w:tc>
      </w:tr>
      <w:tr w:rsidR="00665441" w14:paraId="0C504768" w14:textId="77777777">
        <w:trPr>
          <w:trHeight w:val="525"/>
        </w:trPr>
        <w:tc>
          <w:tcPr>
            <w:tcW w:w="1635" w:type="dxa"/>
            <w:tcBorders>
              <w:top w:val="single" w:sz="6" w:space="0" w:color="CCCCCC"/>
              <w:left w:val="single" w:sz="6" w:space="0" w:color="CCCCCC"/>
              <w:bottom w:val="single" w:sz="6" w:space="0" w:color="000000"/>
              <w:right w:val="single" w:sz="6" w:space="0" w:color="CCCCCC"/>
            </w:tcBorders>
            <w:vAlign w:val="bottom"/>
          </w:tcPr>
          <w:p w14:paraId="0C504762" w14:textId="77777777" w:rsidR="00665441" w:rsidRDefault="000000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Stream Temperature</w:t>
            </w:r>
          </w:p>
        </w:tc>
        <w:tc>
          <w:tcPr>
            <w:tcW w:w="1110" w:type="dxa"/>
            <w:tcBorders>
              <w:top w:val="single" w:sz="6" w:space="0" w:color="CCCCCC"/>
              <w:left w:val="single" w:sz="6" w:space="0" w:color="CCCCCC"/>
              <w:bottom w:val="single" w:sz="6" w:space="0" w:color="000000"/>
              <w:right w:val="single" w:sz="6" w:space="0" w:color="CCCCCC"/>
            </w:tcBorders>
            <w:vAlign w:val="bottom"/>
          </w:tcPr>
          <w:p w14:paraId="0C504763" w14:textId="77777777" w:rsidR="00665441" w:rsidRDefault="000000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Mean annual °C</w:t>
            </w:r>
          </w:p>
        </w:tc>
        <w:tc>
          <w:tcPr>
            <w:tcW w:w="1530" w:type="dxa"/>
            <w:tcBorders>
              <w:top w:val="single" w:sz="6" w:space="0" w:color="CCCCCC"/>
              <w:left w:val="single" w:sz="6" w:space="0" w:color="CCCCCC"/>
              <w:bottom w:val="single" w:sz="6" w:space="0" w:color="000000"/>
              <w:right w:val="single" w:sz="6" w:space="0" w:color="CCCCCC"/>
            </w:tcBorders>
            <w:vAlign w:val="bottom"/>
          </w:tcPr>
          <w:p w14:paraId="0C504764" w14:textId="77777777" w:rsidR="00665441" w:rsidRDefault="000000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Global Data</w:t>
            </w:r>
          </w:p>
        </w:tc>
        <w:tc>
          <w:tcPr>
            <w:tcW w:w="2220" w:type="dxa"/>
            <w:tcBorders>
              <w:top w:val="single" w:sz="6" w:space="0" w:color="CCCCCC"/>
              <w:left w:val="single" w:sz="6" w:space="0" w:color="CCCCCC"/>
              <w:bottom w:val="single" w:sz="6" w:space="0" w:color="000000"/>
              <w:right w:val="single" w:sz="6" w:space="0" w:color="CCCCCC"/>
            </w:tcBorders>
            <w:vAlign w:val="bottom"/>
          </w:tcPr>
          <w:p w14:paraId="0C504765" w14:textId="77777777" w:rsidR="00665441" w:rsidRDefault="000000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18.4 (1 to 25.3)</w:t>
            </w:r>
          </w:p>
        </w:tc>
        <w:tc>
          <w:tcPr>
            <w:tcW w:w="1305" w:type="dxa"/>
            <w:tcBorders>
              <w:top w:val="single" w:sz="6" w:space="0" w:color="CCCCCC"/>
              <w:left w:val="single" w:sz="6" w:space="0" w:color="CCCCCC"/>
              <w:bottom w:val="single" w:sz="6" w:space="0" w:color="000000"/>
              <w:right w:val="single" w:sz="6" w:space="0" w:color="CCCCCC"/>
            </w:tcBorders>
            <w:vAlign w:val="bottom"/>
          </w:tcPr>
          <w:p w14:paraId="0C504766" w14:textId="77777777" w:rsidR="00665441" w:rsidRDefault="000000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0.8 to 26.1</w:t>
            </w:r>
          </w:p>
        </w:tc>
        <w:tc>
          <w:tcPr>
            <w:tcW w:w="1200" w:type="dxa"/>
            <w:tcBorders>
              <w:top w:val="single" w:sz="6" w:space="0" w:color="CCCCCC"/>
              <w:left w:val="single" w:sz="6" w:space="0" w:color="CCCCCC"/>
              <w:bottom w:val="single" w:sz="6" w:space="0" w:color="000000"/>
              <w:right w:val="single" w:sz="6" w:space="0" w:color="CCCCCC"/>
            </w:tcBorders>
            <w:vAlign w:val="bottom"/>
          </w:tcPr>
          <w:p w14:paraId="0C504767" w14:textId="77777777" w:rsidR="00665441" w:rsidRDefault="00000000">
            <w:pPr>
              <w:pStyle w:val="normal1"/>
              <w:widowControl w:val="0"/>
              <w:spacing w:line="240" w:lineRule="auto"/>
              <w:jc w:val="right"/>
              <w:rPr>
                <w:rFonts w:ascii="Times New Roman" w:eastAsia="Times New Roman" w:hAnsi="Times New Roman" w:cs="Times New Roman"/>
              </w:rPr>
            </w:pPr>
            <w:r>
              <w:rPr>
                <w:rFonts w:ascii="Times New Roman" w:eastAsia="Times New Roman" w:hAnsi="Times New Roman" w:cs="Times New Roman"/>
              </w:rPr>
              <w:t>919,156</w:t>
            </w:r>
          </w:p>
        </w:tc>
      </w:tr>
    </w:tbl>
    <w:p w14:paraId="0C504769" w14:textId="77777777" w:rsidR="00665441" w:rsidRDefault="00665441">
      <w:pPr>
        <w:pStyle w:val="normal1"/>
        <w:spacing w:line="240" w:lineRule="auto"/>
        <w:rPr>
          <w:rFonts w:ascii="Times New Roman" w:eastAsia="Times New Roman" w:hAnsi="Times New Roman" w:cs="Times New Roman"/>
          <w:i/>
          <w:iCs/>
          <w:color w:val="000000"/>
        </w:rPr>
      </w:pPr>
    </w:p>
    <w:p w14:paraId="0C50476A" w14:textId="77777777" w:rsidR="00665441" w:rsidRDefault="00665441">
      <w:pPr>
        <w:pStyle w:val="normal1"/>
        <w:widowControl w:val="0"/>
        <w:spacing w:line="240" w:lineRule="auto"/>
        <w:rPr>
          <w:rFonts w:ascii="Times New Roman" w:eastAsia="Times New Roman" w:hAnsi="Times New Roman" w:cs="Times New Roman"/>
          <w:color w:val="000000"/>
        </w:rPr>
      </w:pPr>
    </w:p>
    <w:p w14:paraId="0C50476B" w14:textId="77777777" w:rsidR="00665441" w:rsidRDefault="00665441">
      <w:pPr>
        <w:pStyle w:val="normal1"/>
        <w:spacing w:line="240" w:lineRule="auto"/>
        <w:jc w:val="both"/>
        <w:rPr>
          <w:rFonts w:ascii="Times New Roman" w:eastAsia="Times New Roman" w:hAnsi="Times New Roman" w:cs="Times New Roman"/>
          <w:color w:val="000000"/>
        </w:rPr>
      </w:pPr>
    </w:p>
    <w:p w14:paraId="0C50476C" w14:textId="77777777" w:rsidR="00665441" w:rsidRDefault="00665441">
      <w:pPr>
        <w:pStyle w:val="normal1"/>
        <w:spacing w:line="240" w:lineRule="auto"/>
        <w:rPr>
          <w:rFonts w:ascii="Times New Roman" w:eastAsia="Times New Roman" w:hAnsi="Times New Roman" w:cs="Times New Roman"/>
          <w:i/>
          <w:iCs/>
          <w:color w:val="000000"/>
        </w:rPr>
      </w:pPr>
    </w:p>
    <w:p w14:paraId="0C50476D" w14:textId="77777777" w:rsidR="00665441" w:rsidRDefault="00000000">
      <w:pPr>
        <w:pStyle w:val="normal1"/>
        <w:spacing w:line="240" w:lineRule="auto"/>
        <w:rPr>
          <w:rFonts w:ascii="Times New Roman" w:eastAsia="Times New Roman" w:hAnsi="Times New Roman" w:cs="Times New Roman"/>
          <w:color w:val="000000"/>
        </w:rPr>
      </w:pPr>
      <w:r>
        <w:br w:type="page"/>
      </w:r>
    </w:p>
    <w:p w14:paraId="0C50476E" w14:textId="77777777" w:rsidR="00665441" w:rsidRDefault="00665441">
      <w:pPr>
        <w:pStyle w:val="normal1"/>
        <w:spacing w:line="240" w:lineRule="auto"/>
        <w:rPr>
          <w:rFonts w:ascii="Times New Roman" w:eastAsia="Times New Roman" w:hAnsi="Times New Roman" w:cs="Times New Roman"/>
          <w:i/>
          <w:iCs/>
          <w:color w:val="000000"/>
        </w:rPr>
      </w:pPr>
    </w:p>
    <w:p w14:paraId="0C50476F" w14:textId="77777777" w:rsidR="00665441" w:rsidRDefault="00000000">
      <w:pPr>
        <w:pStyle w:val="normal1"/>
        <w:shd w:val="clear" w:color="auto" w:fill="FFFFFF"/>
        <w:spacing w:after="200" w:line="240" w:lineRule="auto"/>
        <w:rPr>
          <w:color w:val="000000"/>
        </w:rPr>
      </w:pPr>
      <w:r>
        <w:rPr>
          <w:rFonts w:ascii="Times New Roman" w:eastAsia="Times New Roman" w:hAnsi="Times New Roman" w:cs="Times New Roman"/>
          <w:b/>
          <w:bCs/>
          <w:color w:val="000000"/>
        </w:rPr>
        <w:t>Table S8.</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Overview of spatial predictors </w:t>
      </w:r>
      <w:proofErr w:type="gramStart"/>
      <w:r>
        <w:rPr>
          <w:rFonts w:ascii="Times New Roman" w:eastAsia="Times New Roman" w:hAnsi="Times New Roman" w:cs="Times New Roman"/>
          <w:b/>
          <w:bCs/>
          <w:color w:val="000000"/>
        </w:rPr>
        <w:t>attributed</w:t>
      </w:r>
      <w:proofErr w:type="gramEnd"/>
      <w:r>
        <w:rPr>
          <w:rFonts w:ascii="Times New Roman" w:eastAsia="Times New Roman" w:hAnsi="Times New Roman" w:cs="Times New Roman"/>
          <w:b/>
          <w:bCs/>
          <w:color w:val="000000"/>
        </w:rPr>
        <w:t xml:space="preserve"> to monitoring data for machine-learning models with their data-prefix, resolution and direct source. </w:t>
      </w:r>
      <w:r>
        <w:rPr>
          <w:rFonts w:ascii="Times New Roman" w:eastAsia="Times New Roman" w:hAnsi="Times New Roman" w:cs="Times New Roman"/>
          <w:color w:val="000000"/>
        </w:rPr>
        <w:t xml:space="preserve">Land-use land cover predictors (prefix h) encompass six spatial predictors (e.g. percent agriculture, percent urban areas) </w:t>
      </w:r>
    </w:p>
    <w:tbl>
      <w:tblPr>
        <w:tblW w:w="9135" w:type="dxa"/>
        <w:tblLayout w:type="fixed"/>
        <w:tblCellMar>
          <w:left w:w="100" w:type="dxa"/>
          <w:right w:w="100" w:type="dxa"/>
        </w:tblCellMar>
        <w:tblLook w:val="0600" w:firstRow="0" w:lastRow="0" w:firstColumn="0" w:lastColumn="0" w:noHBand="1" w:noVBand="1"/>
      </w:tblPr>
      <w:tblGrid>
        <w:gridCol w:w="2235"/>
        <w:gridCol w:w="914"/>
        <w:gridCol w:w="1575"/>
        <w:gridCol w:w="4411"/>
      </w:tblGrid>
      <w:tr w:rsidR="00665441" w14:paraId="0C504774" w14:textId="77777777">
        <w:trPr>
          <w:trHeight w:val="270"/>
        </w:trPr>
        <w:tc>
          <w:tcPr>
            <w:tcW w:w="2235" w:type="dxa"/>
            <w:tcBorders>
              <w:top w:val="single" w:sz="4" w:space="0" w:color="000000"/>
              <w:bottom w:val="single" w:sz="4" w:space="0" w:color="000000"/>
            </w:tcBorders>
          </w:tcPr>
          <w:p w14:paraId="0C504770"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b/>
                <w:bCs/>
                <w:color w:val="000000"/>
              </w:rPr>
              <w:t>Type</w:t>
            </w:r>
          </w:p>
        </w:tc>
        <w:tc>
          <w:tcPr>
            <w:tcW w:w="914" w:type="dxa"/>
            <w:tcBorders>
              <w:top w:val="single" w:sz="4" w:space="0" w:color="000000"/>
              <w:bottom w:val="single" w:sz="4" w:space="0" w:color="000000"/>
            </w:tcBorders>
          </w:tcPr>
          <w:p w14:paraId="0C504771"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b/>
                <w:bCs/>
                <w:color w:val="000000"/>
              </w:rPr>
              <w:t>Prefix</w:t>
            </w:r>
          </w:p>
        </w:tc>
        <w:tc>
          <w:tcPr>
            <w:tcW w:w="1575" w:type="dxa"/>
            <w:tcBorders>
              <w:top w:val="single" w:sz="4" w:space="0" w:color="000000"/>
              <w:bottom w:val="single" w:sz="4" w:space="0" w:color="000000"/>
            </w:tcBorders>
          </w:tcPr>
          <w:p w14:paraId="0C504772"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b/>
                <w:bCs/>
                <w:color w:val="000000"/>
              </w:rPr>
              <w:t>Resolution</w:t>
            </w:r>
          </w:p>
        </w:tc>
        <w:tc>
          <w:tcPr>
            <w:tcW w:w="4411" w:type="dxa"/>
            <w:tcBorders>
              <w:top w:val="single" w:sz="4" w:space="0" w:color="000000"/>
              <w:bottom w:val="single" w:sz="4" w:space="0" w:color="000000"/>
            </w:tcBorders>
          </w:tcPr>
          <w:p w14:paraId="0C504773"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b/>
                <w:bCs/>
                <w:color w:val="000000"/>
              </w:rPr>
              <w:t>Source</w:t>
            </w:r>
          </w:p>
        </w:tc>
      </w:tr>
      <w:tr w:rsidR="00665441" w14:paraId="0C504779" w14:textId="77777777">
        <w:trPr>
          <w:trHeight w:val="240"/>
        </w:trPr>
        <w:tc>
          <w:tcPr>
            <w:tcW w:w="2235" w:type="dxa"/>
          </w:tcPr>
          <w:p w14:paraId="0C504775"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Elevation (DEM)</w:t>
            </w:r>
          </w:p>
        </w:tc>
        <w:tc>
          <w:tcPr>
            <w:tcW w:w="914" w:type="dxa"/>
          </w:tcPr>
          <w:p w14:paraId="0C504776" w14:textId="77777777" w:rsidR="00665441" w:rsidRDefault="00000000">
            <w:pPr>
              <w:pStyle w:val="normal1"/>
              <w:shd w:val="clear" w:color="auto" w:fill="FFFFFF"/>
              <w:spacing w:line="240" w:lineRule="auto"/>
              <w:rPr>
                <w:color w:val="000000"/>
              </w:rPr>
            </w:pPr>
            <w:proofErr w:type="spellStart"/>
            <w:r>
              <w:rPr>
                <w:rFonts w:ascii="Times New Roman" w:eastAsia="Times New Roman" w:hAnsi="Times New Roman" w:cs="Times New Roman"/>
                <w:color w:val="000000"/>
              </w:rPr>
              <w:t>ele</w:t>
            </w:r>
            <w:proofErr w:type="spellEnd"/>
          </w:p>
        </w:tc>
        <w:tc>
          <w:tcPr>
            <w:tcW w:w="1575" w:type="dxa"/>
          </w:tcPr>
          <w:p w14:paraId="0C504777"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1 km</w:t>
            </w:r>
          </w:p>
        </w:tc>
        <w:tc>
          <w:tcPr>
            <w:tcW w:w="4411" w:type="dxa"/>
          </w:tcPr>
          <w:p w14:paraId="0C504778" w14:textId="77777777" w:rsidR="00665441" w:rsidRDefault="00000000">
            <w:pPr>
              <w:pStyle w:val="normal1"/>
              <w:shd w:val="clear" w:color="auto" w:fill="FFFFFF"/>
              <w:spacing w:line="240" w:lineRule="auto"/>
            </w:pPr>
            <w:hyperlink r:id="rId33">
              <w:r>
                <w:rPr>
                  <w:rFonts w:ascii="Times New Roman" w:eastAsia="Times New Roman" w:hAnsi="Times New Roman" w:cs="Times New Roman"/>
                  <w:color w:val="000000"/>
                  <w:u w:val="single"/>
                </w:rPr>
                <w:t>https://www.earthenv.org/topography</w:t>
              </w:r>
            </w:hyperlink>
          </w:p>
        </w:tc>
      </w:tr>
      <w:tr w:rsidR="00665441" w14:paraId="0C50477E" w14:textId="77777777">
        <w:trPr>
          <w:trHeight w:val="240"/>
        </w:trPr>
        <w:tc>
          <w:tcPr>
            <w:tcW w:w="2235" w:type="dxa"/>
          </w:tcPr>
          <w:p w14:paraId="0C50477A"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Bulk density topsoil</w:t>
            </w:r>
          </w:p>
        </w:tc>
        <w:tc>
          <w:tcPr>
            <w:tcW w:w="914" w:type="dxa"/>
          </w:tcPr>
          <w:p w14:paraId="0C50477B"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bd</w:t>
            </w:r>
          </w:p>
        </w:tc>
        <w:tc>
          <w:tcPr>
            <w:tcW w:w="1575" w:type="dxa"/>
          </w:tcPr>
          <w:p w14:paraId="0C50477C"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0.03°</w:t>
            </w:r>
          </w:p>
        </w:tc>
        <w:tc>
          <w:tcPr>
            <w:tcW w:w="4411" w:type="dxa"/>
          </w:tcPr>
          <w:p w14:paraId="0C50477D"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https://doi.org/10.1594/PANGAEA.868929</w:t>
            </w:r>
          </w:p>
        </w:tc>
      </w:tr>
      <w:tr w:rsidR="00665441" w14:paraId="0C504783" w14:textId="77777777">
        <w:trPr>
          <w:trHeight w:val="240"/>
        </w:trPr>
        <w:tc>
          <w:tcPr>
            <w:tcW w:w="2235" w:type="dxa"/>
          </w:tcPr>
          <w:p w14:paraId="0C50477F"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Clay fraction topsoil</w:t>
            </w:r>
          </w:p>
        </w:tc>
        <w:tc>
          <w:tcPr>
            <w:tcW w:w="914" w:type="dxa"/>
          </w:tcPr>
          <w:p w14:paraId="0C504780" w14:textId="77777777" w:rsidR="00665441" w:rsidRDefault="00000000">
            <w:pPr>
              <w:pStyle w:val="normal1"/>
              <w:shd w:val="clear" w:color="auto" w:fill="FFFFFF"/>
              <w:spacing w:line="240" w:lineRule="auto"/>
              <w:rPr>
                <w:color w:val="000000"/>
              </w:rPr>
            </w:pPr>
            <w:proofErr w:type="spellStart"/>
            <w:r>
              <w:rPr>
                <w:rFonts w:ascii="Times New Roman" w:eastAsia="Times New Roman" w:hAnsi="Times New Roman" w:cs="Times New Roman"/>
                <w:color w:val="000000"/>
              </w:rPr>
              <w:t>cf</w:t>
            </w:r>
            <w:proofErr w:type="spellEnd"/>
          </w:p>
        </w:tc>
        <w:tc>
          <w:tcPr>
            <w:tcW w:w="1575" w:type="dxa"/>
          </w:tcPr>
          <w:p w14:paraId="0C504781"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0.03°</w:t>
            </w:r>
          </w:p>
        </w:tc>
        <w:tc>
          <w:tcPr>
            <w:tcW w:w="4411" w:type="dxa"/>
          </w:tcPr>
          <w:p w14:paraId="0C504782" w14:textId="77777777" w:rsidR="00665441" w:rsidRDefault="00000000">
            <w:pPr>
              <w:pStyle w:val="normal1"/>
              <w:shd w:val="clear" w:color="auto" w:fill="FFFFFF"/>
              <w:spacing w:line="240" w:lineRule="auto"/>
            </w:pPr>
            <w:hyperlink r:id="rId34">
              <w:r>
                <w:rPr>
                  <w:rFonts w:ascii="Times New Roman" w:eastAsia="Times New Roman" w:hAnsi="Times New Roman" w:cs="Times New Roman"/>
                  <w:color w:val="000000"/>
                  <w:u w:val="single"/>
                </w:rPr>
                <w:t>https://doi.org/10.1594/PANGAEA.868929</w:t>
              </w:r>
            </w:hyperlink>
          </w:p>
        </w:tc>
      </w:tr>
      <w:tr w:rsidR="00665441" w14:paraId="0C504788" w14:textId="77777777">
        <w:trPr>
          <w:trHeight w:val="240"/>
        </w:trPr>
        <w:tc>
          <w:tcPr>
            <w:tcW w:w="2235" w:type="dxa"/>
          </w:tcPr>
          <w:p w14:paraId="0C504784"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Lithological map</w:t>
            </w:r>
          </w:p>
        </w:tc>
        <w:tc>
          <w:tcPr>
            <w:tcW w:w="914" w:type="dxa"/>
          </w:tcPr>
          <w:p w14:paraId="0C504785"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lit</w:t>
            </w:r>
          </w:p>
        </w:tc>
        <w:tc>
          <w:tcPr>
            <w:tcW w:w="1575" w:type="dxa"/>
          </w:tcPr>
          <w:p w14:paraId="0C504786"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0.01°</w:t>
            </w:r>
          </w:p>
        </w:tc>
        <w:tc>
          <w:tcPr>
            <w:tcW w:w="4411" w:type="dxa"/>
          </w:tcPr>
          <w:p w14:paraId="0C504787"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https://doi.pangaea.de/10.1594/PANGAEA.788537</w:t>
            </w:r>
          </w:p>
        </w:tc>
      </w:tr>
      <w:tr w:rsidR="00665441" w14:paraId="0C50478D" w14:textId="77777777">
        <w:trPr>
          <w:trHeight w:val="240"/>
        </w:trPr>
        <w:tc>
          <w:tcPr>
            <w:tcW w:w="2235" w:type="dxa"/>
          </w:tcPr>
          <w:p w14:paraId="0C504789"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Land-use land cover</w:t>
            </w:r>
          </w:p>
        </w:tc>
        <w:tc>
          <w:tcPr>
            <w:tcW w:w="914" w:type="dxa"/>
          </w:tcPr>
          <w:p w14:paraId="0C50478A"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w:t>
            </w:r>
          </w:p>
        </w:tc>
        <w:tc>
          <w:tcPr>
            <w:tcW w:w="1575" w:type="dxa"/>
          </w:tcPr>
          <w:p w14:paraId="0C50478B"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0.001°</w:t>
            </w:r>
          </w:p>
        </w:tc>
        <w:tc>
          <w:tcPr>
            <w:tcW w:w="4411" w:type="dxa"/>
          </w:tcPr>
          <w:p w14:paraId="0C50478C"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https://zenodo.org/records/3939038</w:t>
            </w:r>
          </w:p>
        </w:tc>
      </w:tr>
      <w:tr w:rsidR="00665441" w14:paraId="0C504792" w14:textId="77777777">
        <w:trPr>
          <w:trHeight w:val="480"/>
        </w:trPr>
        <w:tc>
          <w:tcPr>
            <w:tcW w:w="2235" w:type="dxa"/>
          </w:tcPr>
          <w:p w14:paraId="0C50478E"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K factor (soil erodibility)</w:t>
            </w:r>
          </w:p>
        </w:tc>
        <w:tc>
          <w:tcPr>
            <w:tcW w:w="914" w:type="dxa"/>
          </w:tcPr>
          <w:p w14:paraId="0C50478F"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k</w:t>
            </w:r>
          </w:p>
        </w:tc>
        <w:tc>
          <w:tcPr>
            <w:tcW w:w="1575" w:type="dxa"/>
          </w:tcPr>
          <w:p w14:paraId="0C504790"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0.01°</w:t>
            </w:r>
          </w:p>
        </w:tc>
        <w:tc>
          <w:tcPr>
            <w:tcW w:w="4411" w:type="dxa"/>
          </w:tcPr>
          <w:p w14:paraId="0C504791"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https://esdac.jrc.ec.europa.eu/content/global-soil-erodibility</w:t>
            </w:r>
          </w:p>
        </w:tc>
      </w:tr>
      <w:tr w:rsidR="00665441" w14:paraId="0C504797" w14:textId="77777777">
        <w:trPr>
          <w:trHeight w:val="480"/>
        </w:trPr>
        <w:tc>
          <w:tcPr>
            <w:tcW w:w="2235" w:type="dxa"/>
          </w:tcPr>
          <w:p w14:paraId="0C504793"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R factor (rainfall erosivity)</w:t>
            </w:r>
          </w:p>
        </w:tc>
        <w:tc>
          <w:tcPr>
            <w:tcW w:w="914" w:type="dxa"/>
          </w:tcPr>
          <w:p w14:paraId="0C504794"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r</w:t>
            </w:r>
          </w:p>
        </w:tc>
        <w:tc>
          <w:tcPr>
            <w:tcW w:w="1575" w:type="dxa"/>
          </w:tcPr>
          <w:p w14:paraId="0C504795"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0.008333°</w:t>
            </w:r>
          </w:p>
        </w:tc>
        <w:tc>
          <w:tcPr>
            <w:tcW w:w="4411" w:type="dxa"/>
          </w:tcPr>
          <w:p w14:paraId="0C504796"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https://esdac.jrc.ec.europa.eu/content/global-rainfall-erosivity#tabs-0-description=1</w:t>
            </w:r>
          </w:p>
        </w:tc>
      </w:tr>
      <w:tr w:rsidR="00665441" w14:paraId="0C50479C" w14:textId="77777777">
        <w:trPr>
          <w:trHeight w:val="240"/>
        </w:trPr>
        <w:tc>
          <w:tcPr>
            <w:tcW w:w="2235" w:type="dxa"/>
          </w:tcPr>
          <w:p w14:paraId="0C504798"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Soil pH (5-15 cm)</w:t>
            </w:r>
          </w:p>
        </w:tc>
        <w:tc>
          <w:tcPr>
            <w:tcW w:w="914" w:type="dxa"/>
          </w:tcPr>
          <w:p w14:paraId="0C504799"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pH05</w:t>
            </w:r>
          </w:p>
        </w:tc>
        <w:tc>
          <w:tcPr>
            <w:tcW w:w="1575" w:type="dxa"/>
          </w:tcPr>
          <w:p w14:paraId="0C50479A"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0.008333°</w:t>
            </w:r>
          </w:p>
        </w:tc>
        <w:tc>
          <w:tcPr>
            <w:tcW w:w="4411" w:type="dxa"/>
          </w:tcPr>
          <w:p w14:paraId="0C50479B"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https://files.isric.org/soilgrids/latest/data/</w:t>
            </w:r>
          </w:p>
        </w:tc>
      </w:tr>
      <w:tr w:rsidR="00665441" w14:paraId="0C5047A1" w14:textId="77777777">
        <w:trPr>
          <w:trHeight w:val="240"/>
        </w:trPr>
        <w:tc>
          <w:tcPr>
            <w:tcW w:w="2235" w:type="dxa"/>
          </w:tcPr>
          <w:p w14:paraId="0C50479D"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Soil pH (15-30 cm)</w:t>
            </w:r>
          </w:p>
        </w:tc>
        <w:tc>
          <w:tcPr>
            <w:tcW w:w="914" w:type="dxa"/>
          </w:tcPr>
          <w:p w14:paraId="0C50479E"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pH15</w:t>
            </w:r>
          </w:p>
        </w:tc>
        <w:tc>
          <w:tcPr>
            <w:tcW w:w="1575" w:type="dxa"/>
          </w:tcPr>
          <w:p w14:paraId="0C50479F"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0.008333°</w:t>
            </w:r>
          </w:p>
        </w:tc>
        <w:tc>
          <w:tcPr>
            <w:tcW w:w="4411" w:type="dxa"/>
          </w:tcPr>
          <w:p w14:paraId="0C5047A0"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https://files.isric.org/soilgrids/latest/data/</w:t>
            </w:r>
          </w:p>
        </w:tc>
      </w:tr>
      <w:tr w:rsidR="00665441" w14:paraId="0C5047A7" w14:textId="77777777">
        <w:trPr>
          <w:trHeight w:val="720"/>
        </w:trPr>
        <w:tc>
          <w:tcPr>
            <w:tcW w:w="2235" w:type="dxa"/>
          </w:tcPr>
          <w:p w14:paraId="0C5047A2"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Global Mining footprint</w:t>
            </w:r>
          </w:p>
        </w:tc>
        <w:tc>
          <w:tcPr>
            <w:tcW w:w="914" w:type="dxa"/>
          </w:tcPr>
          <w:p w14:paraId="0C5047A3"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min</w:t>
            </w:r>
          </w:p>
        </w:tc>
        <w:tc>
          <w:tcPr>
            <w:tcW w:w="1575" w:type="dxa"/>
          </w:tcPr>
          <w:p w14:paraId="0C5047A4"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0.008333°</w:t>
            </w:r>
          </w:p>
        </w:tc>
        <w:tc>
          <w:tcPr>
            <w:tcW w:w="4411" w:type="dxa"/>
          </w:tcPr>
          <w:p w14:paraId="0C5047A5" w14:textId="77777777" w:rsidR="00665441" w:rsidRDefault="00000000">
            <w:pPr>
              <w:pStyle w:val="normal1"/>
              <w:shd w:val="clear" w:color="auto" w:fill="FFFFFF"/>
              <w:spacing w:line="240" w:lineRule="auto"/>
            </w:pPr>
            <w:hyperlink r:id="rId35">
              <w:r>
                <w:rPr>
                  <w:rFonts w:ascii="Times New Roman" w:eastAsia="Times New Roman" w:hAnsi="Times New Roman" w:cs="Times New Roman"/>
                  <w:color w:val="000000"/>
                  <w:u w:val="single"/>
                </w:rPr>
                <w:t>https://download.pangaea.de/dataset/942325/allfiles.zip</w:t>
              </w:r>
            </w:hyperlink>
          </w:p>
          <w:p w14:paraId="0C5047A6" w14:textId="77777777" w:rsidR="00665441" w:rsidRDefault="00000000">
            <w:pPr>
              <w:pStyle w:val="normal1"/>
              <w:shd w:val="clear" w:color="auto" w:fill="FFFFFF"/>
              <w:spacing w:line="240" w:lineRule="auto"/>
            </w:pPr>
            <w:hyperlink r:id="rId36">
              <w:r>
                <w:rPr>
                  <w:rFonts w:ascii="Times New Roman" w:eastAsia="Times New Roman" w:hAnsi="Times New Roman" w:cs="Times New Roman"/>
                  <w:color w:val="000000"/>
                  <w:u w:val="single"/>
                </w:rPr>
                <w:t>https://zenodo.org/records/7894216</w:t>
              </w:r>
            </w:hyperlink>
          </w:p>
        </w:tc>
      </w:tr>
      <w:tr w:rsidR="00665441" w14:paraId="0C5047AC" w14:textId="77777777">
        <w:trPr>
          <w:trHeight w:val="240"/>
        </w:trPr>
        <w:tc>
          <w:tcPr>
            <w:tcW w:w="2235" w:type="dxa"/>
          </w:tcPr>
          <w:p w14:paraId="0C5047A8"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Upstream catchment</w:t>
            </w:r>
          </w:p>
        </w:tc>
        <w:tc>
          <w:tcPr>
            <w:tcW w:w="914" w:type="dxa"/>
          </w:tcPr>
          <w:p w14:paraId="0C5047A9"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catch</w:t>
            </w:r>
          </w:p>
        </w:tc>
        <w:tc>
          <w:tcPr>
            <w:tcW w:w="1575" w:type="dxa"/>
          </w:tcPr>
          <w:p w14:paraId="0C5047AA"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HYBAS 12</w:t>
            </w:r>
          </w:p>
        </w:tc>
        <w:tc>
          <w:tcPr>
            <w:tcW w:w="4411" w:type="dxa"/>
          </w:tcPr>
          <w:p w14:paraId="0C5047AB"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https://www.hydrosheds.org/hydroatlas</w:t>
            </w:r>
          </w:p>
        </w:tc>
      </w:tr>
      <w:tr w:rsidR="00665441" w14:paraId="0C5047B1" w14:textId="77777777">
        <w:trPr>
          <w:trHeight w:val="240"/>
        </w:trPr>
        <w:tc>
          <w:tcPr>
            <w:tcW w:w="2235" w:type="dxa"/>
          </w:tcPr>
          <w:p w14:paraId="0C5047AD"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Discharge</w:t>
            </w:r>
          </w:p>
        </w:tc>
        <w:tc>
          <w:tcPr>
            <w:tcW w:w="914" w:type="dxa"/>
          </w:tcPr>
          <w:p w14:paraId="0C5047AE" w14:textId="77777777" w:rsidR="00665441" w:rsidRDefault="00000000">
            <w:pPr>
              <w:pStyle w:val="normal1"/>
              <w:shd w:val="clear" w:color="auto" w:fill="FFFFFF"/>
              <w:spacing w:line="240" w:lineRule="auto"/>
              <w:rPr>
                <w:color w:val="000000"/>
              </w:rPr>
            </w:pPr>
            <w:proofErr w:type="spellStart"/>
            <w:r>
              <w:rPr>
                <w:rFonts w:ascii="Times New Roman" w:eastAsia="Times New Roman" w:hAnsi="Times New Roman" w:cs="Times New Roman"/>
                <w:color w:val="000000"/>
              </w:rPr>
              <w:t>disch</w:t>
            </w:r>
            <w:proofErr w:type="spellEnd"/>
          </w:p>
        </w:tc>
        <w:tc>
          <w:tcPr>
            <w:tcW w:w="1575" w:type="dxa"/>
          </w:tcPr>
          <w:p w14:paraId="0C5047AF"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HYBAS 12</w:t>
            </w:r>
          </w:p>
        </w:tc>
        <w:tc>
          <w:tcPr>
            <w:tcW w:w="4411" w:type="dxa"/>
          </w:tcPr>
          <w:p w14:paraId="0C5047B0"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https://www.hydrosheds.org/hydroatlas</w:t>
            </w:r>
          </w:p>
        </w:tc>
      </w:tr>
      <w:tr w:rsidR="00665441" w14:paraId="0C5047B6" w14:textId="77777777">
        <w:trPr>
          <w:trHeight w:val="240"/>
        </w:trPr>
        <w:tc>
          <w:tcPr>
            <w:tcW w:w="2235" w:type="dxa"/>
          </w:tcPr>
          <w:p w14:paraId="0C5047B2"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Strahler order</w:t>
            </w:r>
          </w:p>
        </w:tc>
        <w:tc>
          <w:tcPr>
            <w:tcW w:w="914" w:type="dxa"/>
          </w:tcPr>
          <w:p w14:paraId="0C5047B3" w14:textId="77777777" w:rsidR="00665441" w:rsidRDefault="00000000">
            <w:pPr>
              <w:pStyle w:val="normal1"/>
              <w:shd w:val="clear" w:color="auto" w:fill="FFFFFF"/>
              <w:spacing w:line="240" w:lineRule="auto"/>
              <w:rPr>
                <w:color w:val="000000"/>
              </w:rPr>
            </w:pPr>
            <w:proofErr w:type="spellStart"/>
            <w:r>
              <w:rPr>
                <w:rFonts w:ascii="Times New Roman" w:eastAsia="Times New Roman" w:hAnsi="Times New Roman" w:cs="Times New Roman"/>
                <w:color w:val="000000"/>
              </w:rPr>
              <w:t>strahl</w:t>
            </w:r>
            <w:proofErr w:type="spellEnd"/>
          </w:p>
        </w:tc>
        <w:tc>
          <w:tcPr>
            <w:tcW w:w="1575" w:type="dxa"/>
          </w:tcPr>
          <w:p w14:paraId="0C5047B4"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HYBAS 12</w:t>
            </w:r>
          </w:p>
        </w:tc>
        <w:tc>
          <w:tcPr>
            <w:tcW w:w="4411" w:type="dxa"/>
          </w:tcPr>
          <w:p w14:paraId="0C5047B5"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https://www.hydrosheds.org/hydroatlas</w:t>
            </w:r>
          </w:p>
        </w:tc>
      </w:tr>
      <w:tr w:rsidR="00665441" w14:paraId="0C5047BB" w14:textId="77777777">
        <w:trPr>
          <w:trHeight w:val="240"/>
        </w:trPr>
        <w:tc>
          <w:tcPr>
            <w:tcW w:w="2235" w:type="dxa"/>
          </w:tcPr>
          <w:p w14:paraId="0C5047B7"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Air temperature</w:t>
            </w:r>
          </w:p>
        </w:tc>
        <w:tc>
          <w:tcPr>
            <w:tcW w:w="914" w:type="dxa"/>
          </w:tcPr>
          <w:p w14:paraId="0C5047B8" w14:textId="77777777" w:rsidR="00665441" w:rsidRDefault="00000000">
            <w:pPr>
              <w:pStyle w:val="normal1"/>
              <w:shd w:val="clear" w:color="auto" w:fill="FFFFFF"/>
              <w:spacing w:line="240" w:lineRule="auto"/>
              <w:rPr>
                <w:color w:val="000000"/>
              </w:rPr>
            </w:pPr>
            <w:proofErr w:type="spellStart"/>
            <w:r>
              <w:rPr>
                <w:rFonts w:ascii="Times New Roman" w:eastAsia="Times New Roman" w:hAnsi="Times New Roman" w:cs="Times New Roman"/>
                <w:color w:val="000000"/>
              </w:rPr>
              <w:t>tmp</w:t>
            </w:r>
            <w:proofErr w:type="spellEnd"/>
          </w:p>
        </w:tc>
        <w:tc>
          <w:tcPr>
            <w:tcW w:w="1575" w:type="dxa"/>
          </w:tcPr>
          <w:p w14:paraId="0C5047B9"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HYBAS 12</w:t>
            </w:r>
          </w:p>
        </w:tc>
        <w:tc>
          <w:tcPr>
            <w:tcW w:w="4411" w:type="dxa"/>
          </w:tcPr>
          <w:p w14:paraId="0C5047BA"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https://www.hydrosheds.org/hydroatlas</w:t>
            </w:r>
          </w:p>
        </w:tc>
      </w:tr>
      <w:tr w:rsidR="00665441" w14:paraId="0C5047C0" w14:textId="77777777">
        <w:trPr>
          <w:trHeight w:val="240"/>
        </w:trPr>
        <w:tc>
          <w:tcPr>
            <w:tcW w:w="2235" w:type="dxa"/>
          </w:tcPr>
          <w:p w14:paraId="0C5047BC"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Precipitation</w:t>
            </w:r>
          </w:p>
        </w:tc>
        <w:tc>
          <w:tcPr>
            <w:tcW w:w="914" w:type="dxa"/>
          </w:tcPr>
          <w:p w14:paraId="0C5047BD"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pre</w:t>
            </w:r>
          </w:p>
        </w:tc>
        <w:tc>
          <w:tcPr>
            <w:tcW w:w="1575" w:type="dxa"/>
          </w:tcPr>
          <w:p w14:paraId="0C5047BE"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HYBAS 12</w:t>
            </w:r>
          </w:p>
        </w:tc>
        <w:tc>
          <w:tcPr>
            <w:tcW w:w="4411" w:type="dxa"/>
          </w:tcPr>
          <w:p w14:paraId="0C5047BF"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https://www.hydrosheds.org/hydroatlas</w:t>
            </w:r>
          </w:p>
        </w:tc>
      </w:tr>
      <w:tr w:rsidR="00665441" w14:paraId="0C5047C5" w14:textId="77777777">
        <w:trPr>
          <w:trHeight w:val="240"/>
        </w:trPr>
        <w:tc>
          <w:tcPr>
            <w:tcW w:w="2235" w:type="dxa"/>
          </w:tcPr>
          <w:p w14:paraId="0C5047C1"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Slope</w:t>
            </w:r>
          </w:p>
        </w:tc>
        <w:tc>
          <w:tcPr>
            <w:tcW w:w="914" w:type="dxa"/>
          </w:tcPr>
          <w:p w14:paraId="0C5047C2" w14:textId="77777777" w:rsidR="00665441" w:rsidRDefault="00000000">
            <w:pPr>
              <w:pStyle w:val="normal1"/>
              <w:shd w:val="clear" w:color="auto" w:fill="FFFFFF"/>
              <w:spacing w:line="240" w:lineRule="auto"/>
              <w:rPr>
                <w:color w:val="000000"/>
              </w:rPr>
            </w:pPr>
            <w:proofErr w:type="spellStart"/>
            <w:r>
              <w:rPr>
                <w:rFonts w:ascii="Times New Roman" w:eastAsia="Times New Roman" w:hAnsi="Times New Roman" w:cs="Times New Roman"/>
                <w:color w:val="000000"/>
              </w:rPr>
              <w:t>slp</w:t>
            </w:r>
            <w:proofErr w:type="spellEnd"/>
          </w:p>
        </w:tc>
        <w:tc>
          <w:tcPr>
            <w:tcW w:w="1575" w:type="dxa"/>
          </w:tcPr>
          <w:p w14:paraId="0C5047C3"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HYBAS 12</w:t>
            </w:r>
          </w:p>
        </w:tc>
        <w:tc>
          <w:tcPr>
            <w:tcW w:w="4411" w:type="dxa"/>
          </w:tcPr>
          <w:p w14:paraId="0C5047C4"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https://www.hydrosheds.org/hydroatlas</w:t>
            </w:r>
          </w:p>
        </w:tc>
      </w:tr>
      <w:tr w:rsidR="00665441" w14:paraId="0C5047CA" w14:textId="77777777">
        <w:trPr>
          <w:trHeight w:val="240"/>
        </w:trPr>
        <w:tc>
          <w:tcPr>
            <w:tcW w:w="2235" w:type="dxa"/>
          </w:tcPr>
          <w:p w14:paraId="0C5047C6"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Soil erosion</w:t>
            </w:r>
          </w:p>
        </w:tc>
        <w:tc>
          <w:tcPr>
            <w:tcW w:w="914" w:type="dxa"/>
          </w:tcPr>
          <w:p w14:paraId="0C5047C7" w14:textId="77777777" w:rsidR="00665441" w:rsidRDefault="00000000">
            <w:pPr>
              <w:pStyle w:val="normal1"/>
              <w:shd w:val="clear" w:color="auto" w:fill="FFFFFF"/>
              <w:spacing w:line="240" w:lineRule="auto"/>
              <w:rPr>
                <w:color w:val="000000"/>
              </w:rPr>
            </w:pPr>
            <w:proofErr w:type="spellStart"/>
            <w:r>
              <w:rPr>
                <w:rFonts w:ascii="Times New Roman" w:eastAsia="Times New Roman" w:hAnsi="Times New Roman" w:cs="Times New Roman"/>
                <w:color w:val="000000"/>
              </w:rPr>
              <w:t>ero</w:t>
            </w:r>
            <w:proofErr w:type="spellEnd"/>
          </w:p>
        </w:tc>
        <w:tc>
          <w:tcPr>
            <w:tcW w:w="1575" w:type="dxa"/>
          </w:tcPr>
          <w:p w14:paraId="0C5047C8"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HYBAS 12</w:t>
            </w:r>
          </w:p>
        </w:tc>
        <w:tc>
          <w:tcPr>
            <w:tcW w:w="4411" w:type="dxa"/>
          </w:tcPr>
          <w:p w14:paraId="0C5047C9"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https://www.hydrosheds.org/hydroatlas</w:t>
            </w:r>
          </w:p>
        </w:tc>
      </w:tr>
      <w:tr w:rsidR="00665441" w14:paraId="0C5047CF" w14:textId="77777777">
        <w:trPr>
          <w:trHeight w:val="240"/>
        </w:trPr>
        <w:tc>
          <w:tcPr>
            <w:tcW w:w="2235" w:type="dxa"/>
          </w:tcPr>
          <w:p w14:paraId="0C5047CB"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Run-off</w:t>
            </w:r>
          </w:p>
        </w:tc>
        <w:tc>
          <w:tcPr>
            <w:tcW w:w="914" w:type="dxa"/>
          </w:tcPr>
          <w:p w14:paraId="0C5047CC"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run</w:t>
            </w:r>
          </w:p>
        </w:tc>
        <w:tc>
          <w:tcPr>
            <w:tcW w:w="1575" w:type="dxa"/>
          </w:tcPr>
          <w:p w14:paraId="0C5047CD"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HYBAS 12</w:t>
            </w:r>
          </w:p>
        </w:tc>
        <w:tc>
          <w:tcPr>
            <w:tcW w:w="4411" w:type="dxa"/>
          </w:tcPr>
          <w:p w14:paraId="0C5047CE"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https://www.hydrosheds.org/hydroatlas</w:t>
            </w:r>
          </w:p>
        </w:tc>
      </w:tr>
      <w:tr w:rsidR="00665441" w14:paraId="0C5047D4" w14:textId="77777777">
        <w:trPr>
          <w:trHeight w:val="240"/>
        </w:trPr>
        <w:tc>
          <w:tcPr>
            <w:tcW w:w="2235" w:type="dxa"/>
          </w:tcPr>
          <w:p w14:paraId="0C5047D0"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Population density</w:t>
            </w:r>
          </w:p>
        </w:tc>
        <w:tc>
          <w:tcPr>
            <w:tcW w:w="914" w:type="dxa"/>
          </w:tcPr>
          <w:p w14:paraId="0C5047D1" w14:textId="77777777" w:rsidR="00665441" w:rsidRDefault="00000000">
            <w:pPr>
              <w:pStyle w:val="normal1"/>
              <w:shd w:val="clear" w:color="auto" w:fill="FFFFFF"/>
              <w:spacing w:line="240" w:lineRule="auto"/>
              <w:rPr>
                <w:color w:val="000000"/>
              </w:rPr>
            </w:pPr>
            <w:proofErr w:type="spellStart"/>
            <w:r>
              <w:rPr>
                <w:rFonts w:ascii="Times New Roman" w:eastAsia="Times New Roman" w:hAnsi="Times New Roman" w:cs="Times New Roman"/>
                <w:color w:val="000000"/>
              </w:rPr>
              <w:t>ppd</w:t>
            </w:r>
            <w:proofErr w:type="spellEnd"/>
          </w:p>
        </w:tc>
        <w:tc>
          <w:tcPr>
            <w:tcW w:w="1575" w:type="dxa"/>
          </w:tcPr>
          <w:p w14:paraId="0C5047D2"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HYBAS 12</w:t>
            </w:r>
          </w:p>
        </w:tc>
        <w:tc>
          <w:tcPr>
            <w:tcW w:w="4411" w:type="dxa"/>
          </w:tcPr>
          <w:p w14:paraId="0C5047D3" w14:textId="77777777" w:rsidR="00665441" w:rsidRDefault="00000000">
            <w:pPr>
              <w:pStyle w:val="normal1"/>
              <w:shd w:val="clear" w:color="auto" w:fill="FFFFFF"/>
              <w:spacing w:line="240" w:lineRule="auto"/>
              <w:rPr>
                <w:color w:val="000000"/>
              </w:rPr>
            </w:pPr>
            <w:r>
              <w:rPr>
                <w:rFonts w:ascii="Times New Roman" w:eastAsia="Times New Roman" w:hAnsi="Times New Roman" w:cs="Times New Roman"/>
                <w:color w:val="000000"/>
              </w:rPr>
              <w:t>https://www.hydrosheds.org/hydroatlas</w:t>
            </w:r>
          </w:p>
        </w:tc>
      </w:tr>
    </w:tbl>
    <w:p w14:paraId="0C5047D5" w14:textId="77777777" w:rsidR="00665441" w:rsidRDefault="00665441">
      <w:pPr>
        <w:pStyle w:val="normal1"/>
        <w:shd w:val="clear" w:color="auto" w:fill="FFFFFF"/>
        <w:spacing w:after="160" w:line="240" w:lineRule="auto"/>
        <w:rPr>
          <w:rFonts w:ascii="Times New Roman" w:eastAsia="Times New Roman" w:hAnsi="Times New Roman" w:cs="Times New Roman"/>
          <w:i/>
          <w:iCs/>
          <w:color w:val="000000"/>
        </w:rPr>
      </w:pPr>
    </w:p>
    <w:p w14:paraId="0C5047D6" w14:textId="77777777" w:rsidR="00665441" w:rsidRDefault="00000000">
      <w:pPr>
        <w:pStyle w:val="normal1"/>
        <w:shd w:val="clear" w:color="auto" w:fill="FFFFFF"/>
        <w:spacing w:after="200" w:line="240" w:lineRule="auto"/>
        <w:jc w:val="both"/>
        <w:rPr>
          <w:rFonts w:ascii="Times New Roman" w:eastAsia="Times New Roman" w:hAnsi="Times New Roman" w:cs="Times New Roman"/>
          <w:b/>
          <w:bCs/>
          <w:i/>
          <w:iCs/>
          <w:color w:val="000000"/>
        </w:rPr>
      </w:pPr>
      <w:r>
        <w:br w:type="page"/>
      </w:r>
    </w:p>
    <w:p w14:paraId="0C5047D7" w14:textId="77777777" w:rsidR="00665441" w:rsidRDefault="00000000">
      <w:pPr>
        <w:pStyle w:val="normal1"/>
        <w:shd w:val="clear" w:color="auto" w:fill="FFFFFF"/>
        <w:spacing w:after="200" w:line="240" w:lineRule="auto"/>
        <w:jc w:val="both"/>
        <w:rPr>
          <w:color w:val="000000"/>
        </w:rPr>
      </w:pPr>
      <w:r>
        <w:rPr>
          <w:rFonts w:ascii="Times New Roman" w:eastAsia="Times New Roman" w:hAnsi="Times New Roman" w:cs="Times New Roman"/>
          <w:b/>
          <w:bCs/>
          <w:color w:val="000000"/>
        </w:rPr>
        <w:lastRenderedPageBreak/>
        <w:t>Table S9. Accuracy metrics for occurrence prediction models.</w:t>
      </w:r>
      <w:r>
        <w:rPr>
          <w:rFonts w:ascii="Times New Roman" w:eastAsia="Times New Roman" w:hAnsi="Times New Roman" w:cs="Times New Roman"/>
          <w:color w:val="000000"/>
        </w:rPr>
        <w:t xml:space="preserve"> Values reported are error rate of the null model (majority class), error rate of the full training model (out-of-bag), error rate of the testing data (misclassification), precision, recall, F1-score, relative improvement (RI, in percent), and the total number of data (n) used for model building and testing.</w:t>
      </w:r>
    </w:p>
    <w:tbl>
      <w:tblPr>
        <w:tblW w:w="9240" w:type="dxa"/>
        <w:tblLayout w:type="fixed"/>
        <w:tblCellMar>
          <w:top w:w="57" w:type="dxa"/>
          <w:left w:w="57" w:type="dxa"/>
          <w:bottom w:w="57" w:type="dxa"/>
          <w:right w:w="57" w:type="dxa"/>
        </w:tblCellMar>
        <w:tblLook w:val="0600" w:firstRow="0" w:lastRow="0" w:firstColumn="0" w:lastColumn="0" w:noHBand="1" w:noVBand="1"/>
      </w:tblPr>
      <w:tblGrid>
        <w:gridCol w:w="1424"/>
        <w:gridCol w:w="886"/>
        <w:gridCol w:w="899"/>
        <w:gridCol w:w="1006"/>
        <w:gridCol w:w="1110"/>
        <w:gridCol w:w="885"/>
        <w:gridCol w:w="1004"/>
        <w:gridCol w:w="856"/>
        <w:gridCol w:w="1170"/>
      </w:tblGrid>
      <w:tr w:rsidR="00665441" w14:paraId="0C5047E1" w14:textId="77777777">
        <w:trPr>
          <w:trHeight w:val="219"/>
        </w:trPr>
        <w:tc>
          <w:tcPr>
            <w:tcW w:w="1424" w:type="dxa"/>
            <w:tcBorders>
              <w:top w:val="single" w:sz="4" w:space="0" w:color="000000"/>
              <w:left w:val="single" w:sz="4" w:space="0" w:color="000000"/>
              <w:bottom w:val="single" w:sz="4" w:space="0" w:color="000000"/>
              <w:right w:val="single" w:sz="4" w:space="0" w:color="000000"/>
            </w:tcBorders>
          </w:tcPr>
          <w:p w14:paraId="0C5047D8"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Model</w:t>
            </w:r>
          </w:p>
        </w:tc>
        <w:tc>
          <w:tcPr>
            <w:tcW w:w="886" w:type="dxa"/>
            <w:tcBorders>
              <w:top w:val="single" w:sz="4" w:space="0" w:color="000000"/>
              <w:left w:val="single" w:sz="4" w:space="0" w:color="000000"/>
              <w:bottom w:val="single" w:sz="4" w:space="0" w:color="000000"/>
              <w:right w:val="single" w:sz="4" w:space="0" w:color="000000"/>
            </w:tcBorders>
          </w:tcPr>
          <w:p w14:paraId="0C5047D9" w14:textId="77777777" w:rsidR="00665441" w:rsidRDefault="00000000">
            <w:pPr>
              <w:pStyle w:val="normal1"/>
              <w:shd w:val="clear" w:color="auto" w:fill="FFFFFF"/>
              <w:spacing w:line="240" w:lineRule="auto"/>
              <w:jc w:val="both"/>
              <w:rPr>
                <w:color w:val="000000"/>
              </w:rPr>
            </w:pPr>
            <w:proofErr w:type="spellStart"/>
            <w:r>
              <w:rPr>
                <w:rFonts w:ascii="Times New Roman" w:eastAsia="Times New Roman" w:hAnsi="Times New Roman" w:cs="Times New Roman"/>
                <w:color w:val="000000"/>
              </w:rPr>
              <w:t>Error</w:t>
            </w:r>
            <w:r>
              <w:rPr>
                <w:rFonts w:ascii="Times New Roman" w:eastAsia="Times New Roman" w:hAnsi="Times New Roman" w:cs="Times New Roman"/>
                <w:color w:val="000000"/>
                <w:vertAlign w:val="subscript"/>
              </w:rPr>
              <w:t>null</w:t>
            </w:r>
            <w:proofErr w:type="spellEnd"/>
          </w:p>
        </w:tc>
        <w:tc>
          <w:tcPr>
            <w:tcW w:w="899" w:type="dxa"/>
            <w:tcBorders>
              <w:top w:val="single" w:sz="4" w:space="0" w:color="000000"/>
              <w:left w:val="single" w:sz="4" w:space="0" w:color="000000"/>
              <w:bottom w:val="single" w:sz="4" w:space="0" w:color="000000"/>
              <w:right w:val="single" w:sz="4" w:space="0" w:color="000000"/>
            </w:tcBorders>
          </w:tcPr>
          <w:p w14:paraId="0C5047DA" w14:textId="77777777" w:rsidR="00665441" w:rsidRDefault="00000000">
            <w:pPr>
              <w:pStyle w:val="normal1"/>
              <w:shd w:val="clear" w:color="auto" w:fill="FFFFFF"/>
              <w:spacing w:line="240" w:lineRule="auto"/>
              <w:jc w:val="both"/>
              <w:rPr>
                <w:color w:val="000000"/>
              </w:rPr>
            </w:pPr>
            <w:proofErr w:type="spellStart"/>
            <w:r>
              <w:rPr>
                <w:rFonts w:ascii="Times New Roman" w:eastAsia="Times New Roman" w:hAnsi="Times New Roman" w:cs="Times New Roman"/>
                <w:color w:val="000000"/>
              </w:rPr>
              <w:t>Error</w:t>
            </w:r>
            <w:r>
              <w:rPr>
                <w:rFonts w:ascii="Times New Roman" w:eastAsia="Times New Roman" w:hAnsi="Times New Roman" w:cs="Times New Roman"/>
                <w:color w:val="000000"/>
                <w:vertAlign w:val="subscript"/>
              </w:rPr>
              <w:t>train</w:t>
            </w:r>
            <w:proofErr w:type="spellEnd"/>
          </w:p>
        </w:tc>
        <w:tc>
          <w:tcPr>
            <w:tcW w:w="1006" w:type="dxa"/>
            <w:tcBorders>
              <w:top w:val="single" w:sz="4" w:space="0" w:color="000000"/>
              <w:left w:val="single" w:sz="4" w:space="0" w:color="000000"/>
              <w:bottom w:val="single" w:sz="4" w:space="0" w:color="000000"/>
              <w:right w:val="single" w:sz="4" w:space="0" w:color="000000"/>
            </w:tcBorders>
          </w:tcPr>
          <w:p w14:paraId="0C5047DB" w14:textId="77777777" w:rsidR="00665441" w:rsidRDefault="00000000">
            <w:pPr>
              <w:pStyle w:val="normal1"/>
              <w:shd w:val="clear" w:color="auto" w:fill="FFFFFF"/>
              <w:spacing w:line="240" w:lineRule="auto"/>
              <w:jc w:val="both"/>
              <w:rPr>
                <w:color w:val="000000"/>
              </w:rPr>
            </w:pPr>
            <w:proofErr w:type="spellStart"/>
            <w:r>
              <w:rPr>
                <w:rFonts w:ascii="Times New Roman" w:eastAsia="Times New Roman" w:hAnsi="Times New Roman" w:cs="Times New Roman"/>
                <w:color w:val="000000"/>
              </w:rPr>
              <w:t>Error</w:t>
            </w:r>
            <w:r>
              <w:rPr>
                <w:rFonts w:ascii="Times New Roman" w:eastAsia="Times New Roman" w:hAnsi="Times New Roman" w:cs="Times New Roman"/>
                <w:color w:val="000000"/>
                <w:vertAlign w:val="subscript"/>
              </w:rPr>
              <w:t>test</w:t>
            </w:r>
            <w:proofErr w:type="spellEnd"/>
            <w:r>
              <w:rPr>
                <w:rFonts w:ascii="Times New Roman" w:eastAsia="Times New Roman" w:hAnsi="Times New Roman" w:cs="Times New Roman"/>
                <w:color w:val="000000"/>
              </w:rPr>
              <w:t xml:space="preserve"> </w:t>
            </w:r>
          </w:p>
        </w:tc>
        <w:tc>
          <w:tcPr>
            <w:tcW w:w="1110" w:type="dxa"/>
            <w:tcBorders>
              <w:top w:val="single" w:sz="4" w:space="0" w:color="000000"/>
              <w:left w:val="single" w:sz="4" w:space="0" w:color="000000"/>
              <w:bottom w:val="single" w:sz="4" w:space="0" w:color="000000"/>
              <w:right w:val="single" w:sz="4" w:space="0" w:color="000000"/>
            </w:tcBorders>
          </w:tcPr>
          <w:p w14:paraId="0C5047DC"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Precision</w:t>
            </w:r>
          </w:p>
        </w:tc>
        <w:tc>
          <w:tcPr>
            <w:tcW w:w="885" w:type="dxa"/>
            <w:tcBorders>
              <w:top w:val="single" w:sz="4" w:space="0" w:color="000000"/>
              <w:left w:val="single" w:sz="4" w:space="0" w:color="000000"/>
              <w:bottom w:val="single" w:sz="4" w:space="0" w:color="000000"/>
              <w:right w:val="single" w:sz="4" w:space="0" w:color="000000"/>
            </w:tcBorders>
          </w:tcPr>
          <w:p w14:paraId="0C5047DD"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Recall</w:t>
            </w:r>
          </w:p>
        </w:tc>
        <w:tc>
          <w:tcPr>
            <w:tcW w:w="1004" w:type="dxa"/>
            <w:tcBorders>
              <w:top w:val="single" w:sz="4" w:space="0" w:color="000000"/>
              <w:left w:val="single" w:sz="4" w:space="0" w:color="000000"/>
              <w:bottom w:val="single" w:sz="4" w:space="0" w:color="000000"/>
              <w:right w:val="single" w:sz="4" w:space="0" w:color="000000"/>
            </w:tcBorders>
          </w:tcPr>
          <w:p w14:paraId="0C5047DE"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F1-score</w:t>
            </w:r>
          </w:p>
        </w:tc>
        <w:tc>
          <w:tcPr>
            <w:tcW w:w="856" w:type="dxa"/>
            <w:tcBorders>
              <w:top w:val="single" w:sz="4" w:space="0" w:color="000000"/>
              <w:left w:val="single" w:sz="4" w:space="0" w:color="000000"/>
              <w:bottom w:val="single" w:sz="4" w:space="0" w:color="000000"/>
              <w:right w:val="single" w:sz="4" w:space="0" w:color="000000"/>
            </w:tcBorders>
          </w:tcPr>
          <w:p w14:paraId="0C5047DF"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RI %</w:t>
            </w:r>
          </w:p>
        </w:tc>
        <w:tc>
          <w:tcPr>
            <w:tcW w:w="1170" w:type="dxa"/>
            <w:tcBorders>
              <w:top w:val="single" w:sz="4" w:space="0" w:color="000000"/>
              <w:left w:val="single" w:sz="4" w:space="0" w:color="000000"/>
              <w:bottom w:val="single" w:sz="4" w:space="0" w:color="000000"/>
              <w:right w:val="single" w:sz="4" w:space="0" w:color="000000"/>
            </w:tcBorders>
          </w:tcPr>
          <w:p w14:paraId="0C5047E0" w14:textId="77777777" w:rsidR="00665441" w:rsidRDefault="00000000">
            <w:pPr>
              <w:pStyle w:val="normal1"/>
              <w:widowControl w:val="0"/>
              <w:spacing w:line="240" w:lineRule="auto"/>
              <w:rPr>
                <w:color w:val="000000"/>
              </w:rPr>
            </w:pPr>
            <w:r>
              <w:rPr>
                <w:rFonts w:ascii="Times New Roman" w:eastAsia="Times New Roman" w:hAnsi="Times New Roman" w:cs="Times New Roman"/>
                <w:color w:val="000000"/>
              </w:rPr>
              <w:t>n</w:t>
            </w:r>
          </w:p>
        </w:tc>
      </w:tr>
      <w:tr w:rsidR="00665441" w14:paraId="0C5047EB" w14:textId="77777777">
        <w:trPr>
          <w:trHeight w:val="409"/>
        </w:trPr>
        <w:tc>
          <w:tcPr>
            <w:tcW w:w="1424" w:type="dxa"/>
            <w:tcBorders>
              <w:top w:val="single" w:sz="4" w:space="0" w:color="000000"/>
            </w:tcBorders>
            <w:tcMar>
              <w:top w:w="100" w:type="dxa"/>
              <w:left w:w="100" w:type="dxa"/>
              <w:bottom w:w="100" w:type="dxa"/>
              <w:right w:w="100" w:type="dxa"/>
            </w:tcMar>
          </w:tcPr>
          <w:p w14:paraId="0C5047E2"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fungicides</w:t>
            </w:r>
          </w:p>
        </w:tc>
        <w:tc>
          <w:tcPr>
            <w:tcW w:w="886" w:type="dxa"/>
            <w:tcBorders>
              <w:top w:val="single" w:sz="4" w:space="0" w:color="000000"/>
            </w:tcBorders>
            <w:tcMar>
              <w:top w:w="100" w:type="dxa"/>
              <w:left w:w="100" w:type="dxa"/>
              <w:bottom w:w="100" w:type="dxa"/>
              <w:right w:w="100" w:type="dxa"/>
            </w:tcMar>
          </w:tcPr>
          <w:p w14:paraId="0C5047E3"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19.7</w:t>
            </w:r>
          </w:p>
        </w:tc>
        <w:tc>
          <w:tcPr>
            <w:tcW w:w="899" w:type="dxa"/>
            <w:tcBorders>
              <w:top w:val="single" w:sz="4" w:space="0" w:color="000000"/>
            </w:tcBorders>
            <w:tcMar>
              <w:top w:w="100" w:type="dxa"/>
              <w:left w:w="100" w:type="dxa"/>
              <w:bottom w:w="100" w:type="dxa"/>
              <w:right w:w="100" w:type="dxa"/>
            </w:tcMar>
          </w:tcPr>
          <w:p w14:paraId="0C5047E4"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7.7</w:t>
            </w:r>
          </w:p>
        </w:tc>
        <w:tc>
          <w:tcPr>
            <w:tcW w:w="1006" w:type="dxa"/>
            <w:tcBorders>
              <w:top w:val="single" w:sz="4" w:space="0" w:color="000000"/>
            </w:tcBorders>
            <w:tcMar>
              <w:top w:w="100" w:type="dxa"/>
              <w:left w:w="100" w:type="dxa"/>
              <w:bottom w:w="100" w:type="dxa"/>
              <w:right w:w="100" w:type="dxa"/>
            </w:tcMar>
          </w:tcPr>
          <w:p w14:paraId="0C5047E5"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7.74</w:t>
            </w:r>
          </w:p>
        </w:tc>
        <w:tc>
          <w:tcPr>
            <w:tcW w:w="1110" w:type="dxa"/>
            <w:tcBorders>
              <w:top w:val="single" w:sz="4" w:space="0" w:color="000000"/>
            </w:tcBorders>
            <w:tcMar>
              <w:top w:w="100" w:type="dxa"/>
              <w:left w:w="100" w:type="dxa"/>
              <w:bottom w:w="100" w:type="dxa"/>
              <w:right w:w="100" w:type="dxa"/>
            </w:tcMar>
          </w:tcPr>
          <w:p w14:paraId="0C5047E6"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0.93</w:t>
            </w:r>
          </w:p>
        </w:tc>
        <w:tc>
          <w:tcPr>
            <w:tcW w:w="885" w:type="dxa"/>
            <w:tcBorders>
              <w:top w:val="single" w:sz="4" w:space="0" w:color="000000"/>
            </w:tcBorders>
            <w:tcMar>
              <w:top w:w="100" w:type="dxa"/>
              <w:left w:w="100" w:type="dxa"/>
              <w:bottom w:w="100" w:type="dxa"/>
              <w:right w:w="100" w:type="dxa"/>
            </w:tcMar>
          </w:tcPr>
          <w:p w14:paraId="0C5047E7"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0.98</w:t>
            </w:r>
          </w:p>
        </w:tc>
        <w:tc>
          <w:tcPr>
            <w:tcW w:w="1004" w:type="dxa"/>
            <w:tcBorders>
              <w:top w:val="single" w:sz="4" w:space="0" w:color="000000"/>
            </w:tcBorders>
            <w:tcMar>
              <w:top w:w="100" w:type="dxa"/>
              <w:left w:w="100" w:type="dxa"/>
              <w:bottom w:w="100" w:type="dxa"/>
              <w:right w:w="100" w:type="dxa"/>
            </w:tcMar>
          </w:tcPr>
          <w:p w14:paraId="0C5047E8"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0.95</w:t>
            </w:r>
          </w:p>
        </w:tc>
        <w:tc>
          <w:tcPr>
            <w:tcW w:w="856" w:type="dxa"/>
            <w:tcBorders>
              <w:top w:val="single" w:sz="4" w:space="0" w:color="000000"/>
            </w:tcBorders>
            <w:tcMar>
              <w:top w:w="100" w:type="dxa"/>
              <w:left w:w="100" w:type="dxa"/>
              <w:bottom w:w="100" w:type="dxa"/>
              <w:right w:w="100" w:type="dxa"/>
            </w:tcMar>
          </w:tcPr>
          <w:p w14:paraId="0C5047E9"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60.9</w:t>
            </w:r>
          </w:p>
        </w:tc>
        <w:tc>
          <w:tcPr>
            <w:tcW w:w="1170" w:type="dxa"/>
            <w:tcBorders>
              <w:top w:val="single" w:sz="4" w:space="0" w:color="000000"/>
            </w:tcBorders>
            <w:tcMar>
              <w:top w:w="100" w:type="dxa"/>
              <w:left w:w="100" w:type="dxa"/>
              <w:bottom w:w="100" w:type="dxa"/>
              <w:right w:w="100" w:type="dxa"/>
            </w:tcMar>
          </w:tcPr>
          <w:p w14:paraId="0C5047EA"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247,217</w:t>
            </w:r>
          </w:p>
        </w:tc>
      </w:tr>
      <w:tr w:rsidR="00665441" w14:paraId="0C5047F5" w14:textId="77777777">
        <w:trPr>
          <w:trHeight w:val="485"/>
        </w:trPr>
        <w:tc>
          <w:tcPr>
            <w:tcW w:w="1424" w:type="dxa"/>
            <w:tcMar>
              <w:top w:w="100" w:type="dxa"/>
              <w:left w:w="100" w:type="dxa"/>
              <w:bottom w:w="100" w:type="dxa"/>
              <w:right w:w="100" w:type="dxa"/>
            </w:tcMar>
          </w:tcPr>
          <w:p w14:paraId="0C5047EC"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herbicides</w:t>
            </w:r>
          </w:p>
        </w:tc>
        <w:tc>
          <w:tcPr>
            <w:tcW w:w="886" w:type="dxa"/>
            <w:tcMar>
              <w:top w:w="100" w:type="dxa"/>
              <w:left w:w="100" w:type="dxa"/>
              <w:bottom w:w="100" w:type="dxa"/>
              <w:right w:w="100" w:type="dxa"/>
            </w:tcMar>
          </w:tcPr>
          <w:p w14:paraId="0C5047ED"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24.5</w:t>
            </w:r>
          </w:p>
        </w:tc>
        <w:tc>
          <w:tcPr>
            <w:tcW w:w="899" w:type="dxa"/>
            <w:tcMar>
              <w:top w:w="100" w:type="dxa"/>
              <w:left w:w="100" w:type="dxa"/>
              <w:bottom w:w="100" w:type="dxa"/>
              <w:right w:w="100" w:type="dxa"/>
            </w:tcMar>
          </w:tcPr>
          <w:p w14:paraId="0C5047EE"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7.2</w:t>
            </w:r>
          </w:p>
        </w:tc>
        <w:tc>
          <w:tcPr>
            <w:tcW w:w="1006" w:type="dxa"/>
            <w:tcMar>
              <w:top w:w="100" w:type="dxa"/>
              <w:left w:w="100" w:type="dxa"/>
              <w:bottom w:w="100" w:type="dxa"/>
              <w:right w:w="100" w:type="dxa"/>
            </w:tcMar>
          </w:tcPr>
          <w:p w14:paraId="0C5047EF"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7.2</w:t>
            </w:r>
          </w:p>
        </w:tc>
        <w:tc>
          <w:tcPr>
            <w:tcW w:w="1110" w:type="dxa"/>
            <w:tcMar>
              <w:top w:w="100" w:type="dxa"/>
              <w:left w:w="100" w:type="dxa"/>
              <w:bottom w:w="100" w:type="dxa"/>
              <w:right w:w="100" w:type="dxa"/>
            </w:tcMar>
          </w:tcPr>
          <w:p w14:paraId="0C5047F0"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0.94</w:t>
            </w:r>
          </w:p>
        </w:tc>
        <w:tc>
          <w:tcPr>
            <w:tcW w:w="885" w:type="dxa"/>
            <w:tcMar>
              <w:top w:w="100" w:type="dxa"/>
              <w:left w:w="100" w:type="dxa"/>
              <w:bottom w:w="100" w:type="dxa"/>
              <w:right w:w="100" w:type="dxa"/>
            </w:tcMar>
          </w:tcPr>
          <w:p w14:paraId="0C5047F1"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0.97</w:t>
            </w:r>
          </w:p>
        </w:tc>
        <w:tc>
          <w:tcPr>
            <w:tcW w:w="1004" w:type="dxa"/>
            <w:tcMar>
              <w:top w:w="100" w:type="dxa"/>
              <w:left w:w="100" w:type="dxa"/>
              <w:bottom w:w="100" w:type="dxa"/>
              <w:right w:w="100" w:type="dxa"/>
            </w:tcMar>
          </w:tcPr>
          <w:p w14:paraId="0C5047F2"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0.95</w:t>
            </w:r>
          </w:p>
        </w:tc>
        <w:tc>
          <w:tcPr>
            <w:tcW w:w="856" w:type="dxa"/>
            <w:tcMar>
              <w:top w:w="100" w:type="dxa"/>
              <w:left w:w="100" w:type="dxa"/>
              <w:bottom w:w="100" w:type="dxa"/>
              <w:right w:w="100" w:type="dxa"/>
            </w:tcMar>
          </w:tcPr>
          <w:p w14:paraId="0C5047F3"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70.6</w:t>
            </w:r>
          </w:p>
        </w:tc>
        <w:tc>
          <w:tcPr>
            <w:tcW w:w="1170" w:type="dxa"/>
            <w:tcMar>
              <w:top w:w="100" w:type="dxa"/>
              <w:left w:w="100" w:type="dxa"/>
              <w:bottom w:w="100" w:type="dxa"/>
              <w:right w:w="100" w:type="dxa"/>
            </w:tcMar>
          </w:tcPr>
          <w:p w14:paraId="0C5047F4"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940,724</w:t>
            </w:r>
          </w:p>
        </w:tc>
      </w:tr>
      <w:tr w:rsidR="00665441" w14:paraId="0C5047FF" w14:textId="77777777">
        <w:trPr>
          <w:trHeight w:val="485"/>
        </w:trPr>
        <w:tc>
          <w:tcPr>
            <w:tcW w:w="1424" w:type="dxa"/>
            <w:tcMar>
              <w:top w:w="100" w:type="dxa"/>
              <w:left w:w="100" w:type="dxa"/>
              <w:bottom w:w="100" w:type="dxa"/>
              <w:right w:w="100" w:type="dxa"/>
            </w:tcMar>
          </w:tcPr>
          <w:p w14:paraId="0C5047F6"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insecticides</w:t>
            </w:r>
          </w:p>
        </w:tc>
        <w:tc>
          <w:tcPr>
            <w:tcW w:w="886" w:type="dxa"/>
            <w:tcMar>
              <w:top w:w="100" w:type="dxa"/>
              <w:left w:w="100" w:type="dxa"/>
              <w:bottom w:w="100" w:type="dxa"/>
              <w:right w:w="100" w:type="dxa"/>
            </w:tcMar>
          </w:tcPr>
          <w:p w14:paraId="0C5047F7"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8.6</w:t>
            </w:r>
          </w:p>
        </w:tc>
        <w:tc>
          <w:tcPr>
            <w:tcW w:w="899" w:type="dxa"/>
            <w:tcMar>
              <w:top w:w="100" w:type="dxa"/>
              <w:left w:w="100" w:type="dxa"/>
              <w:bottom w:w="100" w:type="dxa"/>
              <w:right w:w="100" w:type="dxa"/>
            </w:tcMar>
          </w:tcPr>
          <w:p w14:paraId="0C5047F8"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2.4</w:t>
            </w:r>
          </w:p>
        </w:tc>
        <w:tc>
          <w:tcPr>
            <w:tcW w:w="1006" w:type="dxa"/>
            <w:tcMar>
              <w:top w:w="100" w:type="dxa"/>
              <w:left w:w="100" w:type="dxa"/>
              <w:bottom w:w="100" w:type="dxa"/>
              <w:right w:w="100" w:type="dxa"/>
            </w:tcMar>
          </w:tcPr>
          <w:p w14:paraId="0C5047F9"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2.4</w:t>
            </w:r>
          </w:p>
        </w:tc>
        <w:tc>
          <w:tcPr>
            <w:tcW w:w="1110" w:type="dxa"/>
            <w:tcMar>
              <w:top w:w="100" w:type="dxa"/>
              <w:left w:w="100" w:type="dxa"/>
              <w:bottom w:w="100" w:type="dxa"/>
              <w:right w:w="100" w:type="dxa"/>
            </w:tcMar>
          </w:tcPr>
          <w:p w14:paraId="0C5047FA"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0.98</w:t>
            </w:r>
          </w:p>
        </w:tc>
        <w:tc>
          <w:tcPr>
            <w:tcW w:w="885" w:type="dxa"/>
            <w:tcMar>
              <w:top w:w="100" w:type="dxa"/>
              <w:left w:w="100" w:type="dxa"/>
              <w:bottom w:w="100" w:type="dxa"/>
              <w:right w:w="100" w:type="dxa"/>
            </w:tcMar>
          </w:tcPr>
          <w:p w14:paraId="0C5047FB"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1.00</w:t>
            </w:r>
          </w:p>
        </w:tc>
        <w:tc>
          <w:tcPr>
            <w:tcW w:w="1004" w:type="dxa"/>
            <w:tcMar>
              <w:top w:w="100" w:type="dxa"/>
              <w:left w:w="100" w:type="dxa"/>
              <w:bottom w:w="100" w:type="dxa"/>
              <w:right w:w="100" w:type="dxa"/>
            </w:tcMar>
          </w:tcPr>
          <w:p w14:paraId="0C5047FC"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0.99</w:t>
            </w:r>
          </w:p>
        </w:tc>
        <w:tc>
          <w:tcPr>
            <w:tcW w:w="856" w:type="dxa"/>
            <w:tcMar>
              <w:top w:w="100" w:type="dxa"/>
              <w:left w:w="100" w:type="dxa"/>
              <w:bottom w:w="100" w:type="dxa"/>
              <w:right w:w="100" w:type="dxa"/>
            </w:tcMar>
          </w:tcPr>
          <w:p w14:paraId="0C5047FD"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72.1</w:t>
            </w:r>
          </w:p>
        </w:tc>
        <w:tc>
          <w:tcPr>
            <w:tcW w:w="1170" w:type="dxa"/>
            <w:tcMar>
              <w:top w:w="100" w:type="dxa"/>
              <w:left w:w="100" w:type="dxa"/>
              <w:bottom w:w="100" w:type="dxa"/>
              <w:right w:w="100" w:type="dxa"/>
            </w:tcMar>
          </w:tcPr>
          <w:p w14:paraId="0C5047FE"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900,707</w:t>
            </w:r>
          </w:p>
        </w:tc>
      </w:tr>
      <w:tr w:rsidR="00665441" w14:paraId="0C504809" w14:textId="77777777">
        <w:trPr>
          <w:trHeight w:val="485"/>
        </w:trPr>
        <w:tc>
          <w:tcPr>
            <w:tcW w:w="1424" w:type="dxa"/>
            <w:tcMar>
              <w:top w:w="100" w:type="dxa"/>
              <w:left w:w="100" w:type="dxa"/>
              <w:bottom w:w="100" w:type="dxa"/>
              <w:right w:w="100" w:type="dxa"/>
            </w:tcMar>
          </w:tcPr>
          <w:p w14:paraId="0C504800"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metals</w:t>
            </w:r>
          </w:p>
        </w:tc>
        <w:tc>
          <w:tcPr>
            <w:tcW w:w="886" w:type="dxa"/>
            <w:tcMar>
              <w:top w:w="100" w:type="dxa"/>
              <w:left w:w="100" w:type="dxa"/>
              <w:bottom w:w="100" w:type="dxa"/>
              <w:right w:w="100" w:type="dxa"/>
            </w:tcMar>
          </w:tcPr>
          <w:p w14:paraId="0C504801"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65.2</w:t>
            </w:r>
          </w:p>
        </w:tc>
        <w:tc>
          <w:tcPr>
            <w:tcW w:w="899" w:type="dxa"/>
            <w:tcMar>
              <w:top w:w="100" w:type="dxa"/>
              <w:left w:w="100" w:type="dxa"/>
              <w:bottom w:w="100" w:type="dxa"/>
              <w:right w:w="100" w:type="dxa"/>
            </w:tcMar>
          </w:tcPr>
          <w:p w14:paraId="0C504802"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8.5</w:t>
            </w:r>
          </w:p>
        </w:tc>
        <w:tc>
          <w:tcPr>
            <w:tcW w:w="1006" w:type="dxa"/>
            <w:tcMar>
              <w:top w:w="100" w:type="dxa"/>
              <w:left w:w="100" w:type="dxa"/>
              <w:bottom w:w="100" w:type="dxa"/>
              <w:right w:w="100" w:type="dxa"/>
            </w:tcMar>
          </w:tcPr>
          <w:p w14:paraId="0C504803"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8.46</w:t>
            </w:r>
          </w:p>
        </w:tc>
        <w:tc>
          <w:tcPr>
            <w:tcW w:w="1110" w:type="dxa"/>
            <w:tcMar>
              <w:top w:w="100" w:type="dxa"/>
              <w:left w:w="100" w:type="dxa"/>
              <w:bottom w:w="100" w:type="dxa"/>
              <w:right w:w="100" w:type="dxa"/>
            </w:tcMar>
          </w:tcPr>
          <w:p w14:paraId="0C504804"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0.87</w:t>
            </w:r>
          </w:p>
        </w:tc>
        <w:tc>
          <w:tcPr>
            <w:tcW w:w="885" w:type="dxa"/>
            <w:tcMar>
              <w:top w:w="100" w:type="dxa"/>
              <w:left w:w="100" w:type="dxa"/>
              <w:bottom w:w="100" w:type="dxa"/>
              <w:right w:w="100" w:type="dxa"/>
            </w:tcMar>
          </w:tcPr>
          <w:p w14:paraId="0C504805"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0.88</w:t>
            </w:r>
          </w:p>
        </w:tc>
        <w:tc>
          <w:tcPr>
            <w:tcW w:w="1004" w:type="dxa"/>
            <w:tcMar>
              <w:top w:w="100" w:type="dxa"/>
              <w:left w:w="100" w:type="dxa"/>
              <w:bottom w:w="100" w:type="dxa"/>
              <w:right w:w="100" w:type="dxa"/>
            </w:tcMar>
          </w:tcPr>
          <w:p w14:paraId="0C504806"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0.88</w:t>
            </w:r>
          </w:p>
        </w:tc>
        <w:tc>
          <w:tcPr>
            <w:tcW w:w="856" w:type="dxa"/>
            <w:tcMar>
              <w:top w:w="100" w:type="dxa"/>
              <w:left w:w="100" w:type="dxa"/>
              <w:bottom w:w="100" w:type="dxa"/>
              <w:right w:w="100" w:type="dxa"/>
            </w:tcMar>
          </w:tcPr>
          <w:p w14:paraId="0C504807"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87.0</w:t>
            </w:r>
          </w:p>
        </w:tc>
        <w:tc>
          <w:tcPr>
            <w:tcW w:w="1170" w:type="dxa"/>
            <w:tcMar>
              <w:top w:w="100" w:type="dxa"/>
              <w:left w:w="100" w:type="dxa"/>
              <w:bottom w:w="100" w:type="dxa"/>
              <w:right w:w="100" w:type="dxa"/>
            </w:tcMar>
          </w:tcPr>
          <w:p w14:paraId="0C504808"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5,243,841</w:t>
            </w:r>
          </w:p>
        </w:tc>
      </w:tr>
    </w:tbl>
    <w:p w14:paraId="0C50480A" w14:textId="77777777" w:rsidR="00665441" w:rsidRDefault="00665441">
      <w:pPr>
        <w:pStyle w:val="normal1"/>
        <w:shd w:val="clear" w:color="auto" w:fill="FFFFFF"/>
        <w:spacing w:after="160" w:line="240" w:lineRule="auto"/>
        <w:jc w:val="both"/>
        <w:rPr>
          <w:rFonts w:ascii="Times New Roman" w:eastAsia="Times New Roman" w:hAnsi="Times New Roman" w:cs="Times New Roman"/>
          <w:color w:val="000000"/>
        </w:rPr>
      </w:pPr>
    </w:p>
    <w:p w14:paraId="0C50480B" w14:textId="77777777" w:rsidR="00665441" w:rsidRDefault="00665441">
      <w:pPr>
        <w:pStyle w:val="normal1"/>
        <w:shd w:val="clear" w:color="auto" w:fill="FFFFFF"/>
        <w:spacing w:after="200" w:line="240" w:lineRule="auto"/>
        <w:jc w:val="both"/>
        <w:rPr>
          <w:rFonts w:ascii="Times New Roman" w:eastAsia="Times New Roman" w:hAnsi="Times New Roman" w:cs="Times New Roman"/>
          <w:b/>
          <w:bCs/>
          <w:i/>
          <w:iCs/>
          <w:color w:val="000000"/>
        </w:rPr>
      </w:pPr>
    </w:p>
    <w:p w14:paraId="0C50480C" w14:textId="77777777" w:rsidR="00665441" w:rsidRDefault="00000000">
      <w:pPr>
        <w:pStyle w:val="normal1"/>
        <w:shd w:val="clear" w:color="auto" w:fill="FFFFFF"/>
        <w:spacing w:after="200" w:line="240" w:lineRule="auto"/>
        <w:jc w:val="both"/>
        <w:rPr>
          <w:rFonts w:ascii="Times New Roman" w:eastAsia="Times New Roman" w:hAnsi="Times New Roman" w:cs="Times New Roman"/>
          <w:b/>
          <w:bCs/>
          <w:i/>
          <w:iCs/>
          <w:color w:val="000000"/>
        </w:rPr>
      </w:pPr>
      <w:r>
        <w:br w:type="page"/>
      </w:r>
    </w:p>
    <w:p w14:paraId="0C50480D" w14:textId="77777777" w:rsidR="00665441" w:rsidRDefault="00000000">
      <w:pPr>
        <w:pStyle w:val="normal1"/>
        <w:shd w:val="clear" w:color="auto" w:fill="FFFFFF"/>
        <w:spacing w:after="200" w:line="240" w:lineRule="auto"/>
        <w:jc w:val="both"/>
        <w:rPr>
          <w:color w:val="000000"/>
        </w:rPr>
      </w:pPr>
      <w:r>
        <w:rPr>
          <w:rFonts w:ascii="Times New Roman" w:eastAsia="Times New Roman" w:hAnsi="Times New Roman" w:cs="Times New Roman"/>
          <w:b/>
          <w:bCs/>
          <w:color w:val="000000"/>
        </w:rPr>
        <w:lastRenderedPageBreak/>
        <w:t>Table S10. Accuracy metrics for concentration prediction models.</w:t>
      </w:r>
      <w:r>
        <w:rPr>
          <w:rFonts w:ascii="Times New Roman" w:eastAsia="Times New Roman" w:hAnsi="Times New Roman" w:cs="Times New Roman"/>
          <w:color w:val="000000"/>
        </w:rPr>
        <w:t xml:space="preserve"> Values </w:t>
      </w:r>
      <w:proofErr w:type="gramStart"/>
      <w:r>
        <w:rPr>
          <w:rFonts w:ascii="Times New Roman" w:eastAsia="Times New Roman" w:hAnsi="Times New Roman" w:cs="Times New Roman"/>
          <w:color w:val="000000"/>
        </w:rPr>
        <w:t>reported are</w:t>
      </w:r>
      <w:proofErr w:type="gramEnd"/>
      <w:r>
        <w:rPr>
          <w:rFonts w:ascii="Times New Roman" w:eastAsia="Times New Roman" w:hAnsi="Times New Roman" w:cs="Times New Roman"/>
          <w:color w:val="000000"/>
        </w:rPr>
        <w:t xml:space="preserve"> mean squared error (MSE, null and full model), relative improvement (RI, in percent), mean absolute error (MAE, null model), R-squared (training and testing) and the total number of data (n) used for model building and testing.</w:t>
      </w:r>
    </w:p>
    <w:tbl>
      <w:tblPr>
        <w:tblW w:w="9000" w:type="dxa"/>
        <w:tblLayout w:type="fixed"/>
        <w:tblCellMar>
          <w:top w:w="57" w:type="dxa"/>
          <w:left w:w="57" w:type="dxa"/>
          <w:bottom w:w="57" w:type="dxa"/>
          <w:right w:w="57" w:type="dxa"/>
        </w:tblCellMar>
        <w:tblLook w:val="0600" w:firstRow="0" w:lastRow="0" w:firstColumn="0" w:lastColumn="0" w:noHBand="1" w:noVBand="1"/>
      </w:tblPr>
      <w:tblGrid>
        <w:gridCol w:w="1365"/>
        <w:gridCol w:w="1035"/>
        <w:gridCol w:w="1110"/>
        <w:gridCol w:w="1080"/>
        <w:gridCol w:w="1109"/>
        <w:gridCol w:w="1096"/>
        <w:gridCol w:w="1032"/>
        <w:gridCol w:w="1173"/>
      </w:tblGrid>
      <w:tr w:rsidR="00665441" w14:paraId="0C504816" w14:textId="77777777">
        <w:trPr>
          <w:trHeight w:val="170"/>
        </w:trPr>
        <w:tc>
          <w:tcPr>
            <w:tcW w:w="1365" w:type="dxa"/>
            <w:tcBorders>
              <w:top w:val="single" w:sz="4" w:space="0" w:color="000000"/>
              <w:left w:val="single" w:sz="4" w:space="0" w:color="000000"/>
              <w:bottom w:val="single" w:sz="4" w:space="0" w:color="000000"/>
              <w:right w:val="single" w:sz="4" w:space="0" w:color="000000"/>
            </w:tcBorders>
          </w:tcPr>
          <w:p w14:paraId="0C50480E"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Model</w:t>
            </w:r>
          </w:p>
        </w:tc>
        <w:tc>
          <w:tcPr>
            <w:tcW w:w="1035" w:type="dxa"/>
            <w:tcBorders>
              <w:top w:val="single" w:sz="4" w:space="0" w:color="000000"/>
              <w:left w:val="single" w:sz="4" w:space="0" w:color="000000"/>
              <w:bottom w:val="single" w:sz="4" w:space="0" w:color="000000"/>
              <w:right w:val="single" w:sz="4" w:space="0" w:color="000000"/>
            </w:tcBorders>
          </w:tcPr>
          <w:p w14:paraId="0C50480F" w14:textId="77777777" w:rsidR="00665441" w:rsidRDefault="00000000">
            <w:pPr>
              <w:pStyle w:val="normal1"/>
              <w:shd w:val="clear" w:color="auto" w:fill="FFFFFF"/>
              <w:spacing w:line="240" w:lineRule="auto"/>
              <w:jc w:val="both"/>
              <w:rPr>
                <w:color w:val="000000"/>
              </w:rPr>
            </w:pPr>
            <w:proofErr w:type="spellStart"/>
            <w:r>
              <w:rPr>
                <w:rFonts w:ascii="Times New Roman" w:eastAsia="Times New Roman" w:hAnsi="Times New Roman" w:cs="Times New Roman"/>
                <w:color w:val="000000"/>
              </w:rPr>
              <w:t>MSE</w:t>
            </w:r>
            <w:r>
              <w:rPr>
                <w:rFonts w:ascii="Times New Roman" w:eastAsia="Times New Roman" w:hAnsi="Times New Roman" w:cs="Times New Roman"/>
                <w:color w:val="000000"/>
                <w:vertAlign w:val="subscript"/>
              </w:rPr>
              <w:t>null</w:t>
            </w:r>
            <w:proofErr w:type="spellEnd"/>
          </w:p>
        </w:tc>
        <w:tc>
          <w:tcPr>
            <w:tcW w:w="1110" w:type="dxa"/>
            <w:tcBorders>
              <w:top w:val="single" w:sz="4" w:space="0" w:color="000000"/>
              <w:left w:val="single" w:sz="4" w:space="0" w:color="000000"/>
              <w:bottom w:val="single" w:sz="4" w:space="0" w:color="000000"/>
              <w:right w:val="single" w:sz="4" w:space="0" w:color="000000"/>
            </w:tcBorders>
          </w:tcPr>
          <w:p w14:paraId="0C504810" w14:textId="77777777" w:rsidR="00665441" w:rsidRDefault="00000000">
            <w:pPr>
              <w:pStyle w:val="normal1"/>
              <w:shd w:val="clear" w:color="auto" w:fill="FFFFFF"/>
              <w:spacing w:line="240" w:lineRule="auto"/>
              <w:jc w:val="both"/>
              <w:rPr>
                <w:color w:val="000000"/>
              </w:rPr>
            </w:pPr>
            <w:proofErr w:type="spellStart"/>
            <w:r>
              <w:rPr>
                <w:rFonts w:ascii="Times New Roman" w:eastAsia="Times New Roman" w:hAnsi="Times New Roman" w:cs="Times New Roman"/>
                <w:color w:val="000000"/>
              </w:rPr>
              <w:t>MSE</w:t>
            </w:r>
            <w:r>
              <w:rPr>
                <w:rFonts w:ascii="Times New Roman" w:eastAsia="Times New Roman" w:hAnsi="Times New Roman" w:cs="Times New Roman"/>
                <w:color w:val="000000"/>
                <w:vertAlign w:val="subscript"/>
              </w:rPr>
              <w:t>full</w:t>
            </w:r>
            <w:proofErr w:type="spellEnd"/>
          </w:p>
        </w:tc>
        <w:tc>
          <w:tcPr>
            <w:tcW w:w="1080" w:type="dxa"/>
            <w:tcBorders>
              <w:top w:val="single" w:sz="4" w:space="0" w:color="000000"/>
              <w:left w:val="single" w:sz="4" w:space="0" w:color="000000"/>
              <w:bottom w:val="single" w:sz="4" w:space="0" w:color="000000"/>
              <w:right w:val="single" w:sz="4" w:space="0" w:color="000000"/>
            </w:tcBorders>
          </w:tcPr>
          <w:p w14:paraId="0C504811"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RI %</w:t>
            </w:r>
          </w:p>
        </w:tc>
        <w:tc>
          <w:tcPr>
            <w:tcW w:w="1109" w:type="dxa"/>
            <w:tcBorders>
              <w:top w:val="single" w:sz="4" w:space="0" w:color="000000"/>
              <w:left w:val="single" w:sz="4" w:space="0" w:color="000000"/>
              <w:bottom w:val="single" w:sz="4" w:space="0" w:color="000000"/>
              <w:right w:val="single" w:sz="4" w:space="0" w:color="000000"/>
            </w:tcBorders>
          </w:tcPr>
          <w:p w14:paraId="0C504812" w14:textId="77777777" w:rsidR="00665441" w:rsidRDefault="00000000">
            <w:pPr>
              <w:pStyle w:val="normal1"/>
              <w:shd w:val="clear" w:color="auto" w:fill="FFFFFF"/>
              <w:spacing w:line="240" w:lineRule="auto"/>
              <w:jc w:val="both"/>
              <w:rPr>
                <w:color w:val="000000"/>
              </w:rPr>
            </w:pPr>
            <w:proofErr w:type="spellStart"/>
            <w:r>
              <w:rPr>
                <w:rFonts w:ascii="Times New Roman" w:eastAsia="Times New Roman" w:hAnsi="Times New Roman" w:cs="Times New Roman"/>
                <w:color w:val="000000"/>
              </w:rPr>
              <w:t>MAE</w:t>
            </w:r>
            <w:r>
              <w:rPr>
                <w:rFonts w:ascii="Times New Roman" w:eastAsia="Times New Roman" w:hAnsi="Times New Roman" w:cs="Times New Roman"/>
                <w:color w:val="000000"/>
                <w:vertAlign w:val="subscript"/>
              </w:rPr>
              <w:t>null</w:t>
            </w:r>
            <w:proofErr w:type="spellEnd"/>
          </w:p>
        </w:tc>
        <w:tc>
          <w:tcPr>
            <w:tcW w:w="1096" w:type="dxa"/>
            <w:tcBorders>
              <w:top w:val="single" w:sz="4" w:space="0" w:color="000000"/>
              <w:left w:val="single" w:sz="4" w:space="0" w:color="000000"/>
              <w:bottom w:val="single" w:sz="4" w:space="0" w:color="000000"/>
              <w:right w:val="single" w:sz="4" w:space="0" w:color="000000"/>
            </w:tcBorders>
          </w:tcPr>
          <w:p w14:paraId="0C504813"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R</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train</w:t>
            </w:r>
          </w:p>
        </w:tc>
        <w:tc>
          <w:tcPr>
            <w:tcW w:w="1032" w:type="dxa"/>
            <w:tcBorders>
              <w:top w:val="single" w:sz="4" w:space="0" w:color="000000"/>
              <w:left w:val="single" w:sz="4" w:space="0" w:color="000000"/>
              <w:bottom w:val="single" w:sz="4" w:space="0" w:color="000000"/>
              <w:right w:val="single" w:sz="4" w:space="0" w:color="000000"/>
            </w:tcBorders>
          </w:tcPr>
          <w:p w14:paraId="0C504814"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R</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test</w:t>
            </w:r>
          </w:p>
        </w:tc>
        <w:tc>
          <w:tcPr>
            <w:tcW w:w="1173" w:type="dxa"/>
            <w:tcBorders>
              <w:top w:val="single" w:sz="4" w:space="0" w:color="000000"/>
              <w:left w:val="single" w:sz="4" w:space="0" w:color="000000"/>
              <w:bottom w:val="single" w:sz="4" w:space="0" w:color="000000"/>
              <w:right w:val="single" w:sz="4" w:space="0" w:color="000000"/>
            </w:tcBorders>
          </w:tcPr>
          <w:p w14:paraId="0C504815" w14:textId="77777777" w:rsidR="00665441" w:rsidRDefault="00000000">
            <w:pPr>
              <w:pStyle w:val="normal1"/>
              <w:spacing w:line="240" w:lineRule="auto"/>
              <w:rPr>
                <w:color w:val="000000"/>
              </w:rPr>
            </w:pPr>
            <w:r>
              <w:rPr>
                <w:rFonts w:ascii="Times New Roman" w:eastAsia="Times New Roman" w:hAnsi="Times New Roman" w:cs="Times New Roman"/>
                <w:color w:val="000000"/>
              </w:rPr>
              <w:t>n</w:t>
            </w:r>
          </w:p>
        </w:tc>
      </w:tr>
      <w:tr w:rsidR="00665441" w14:paraId="0C50481F" w14:textId="77777777">
        <w:trPr>
          <w:trHeight w:val="485"/>
        </w:trPr>
        <w:tc>
          <w:tcPr>
            <w:tcW w:w="1365" w:type="dxa"/>
            <w:tcBorders>
              <w:top w:val="single" w:sz="4" w:space="0" w:color="000000"/>
            </w:tcBorders>
            <w:tcMar>
              <w:top w:w="100" w:type="dxa"/>
              <w:left w:w="100" w:type="dxa"/>
              <w:bottom w:w="100" w:type="dxa"/>
              <w:right w:w="100" w:type="dxa"/>
            </w:tcMar>
          </w:tcPr>
          <w:p w14:paraId="0C504817"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fungicides</w:t>
            </w:r>
          </w:p>
        </w:tc>
        <w:tc>
          <w:tcPr>
            <w:tcW w:w="1035" w:type="dxa"/>
            <w:tcBorders>
              <w:top w:val="single" w:sz="4" w:space="0" w:color="000000"/>
            </w:tcBorders>
            <w:tcMar>
              <w:top w:w="100" w:type="dxa"/>
              <w:left w:w="100" w:type="dxa"/>
              <w:bottom w:w="100" w:type="dxa"/>
              <w:right w:w="100" w:type="dxa"/>
            </w:tcMar>
          </w:tcPr>
          <w:p w14:paraId="0C504818"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0.448</w:t>
            </w:r>
          </w:p>
        </w:tc>
        <w:tc>
          <w:tcPr>
            <w:tcW w:w="1110" w:type="dxa"/>
            <w:tcBorders>
              <w:top w:val="single" w:sz="4" w:space="0" w:color="000000"/>
            </w:tcBorders>
            <w:tcMar>
              <w:top w:w="100" w:type="dxa"/>
              <w:left w:w="100" w:type="dxa"/>
              <w:bottom w:w="100" w:type="dxa"/>
              <w:right w:w="100" w:type="dxa"/>
            </w:tcMar>
          </w:tcPr>
          <w:p w14:paraId="0C504819"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0.080</w:t>
            </w:r>
          </w:p>
        </w:tc>
        <w:tc>
          <w:tcPr>
            <w:tcW w:w="1080" w:type="dxa"/>
            <w:tcBorders>
              <w:top w:val="single" w:sz="4" w:space="0" w:color="000000"/>
            </w:tcBorders>
            <w:tcMar>
              <w:top w:w="100" w:type="dxa"/>
              <w:left w:w="100" w:type="dxa"/>
              <w:bottom w:w="100" w:type="dxa"/>
              <w:right w:w="100" w:type="dxa"/>
            </w:tcMar>
          </w:tcPr>
          <w:p w14:paraId="0C50481A"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82.1</w:t>
            </w:r>
          </w:p>
        </w:tc>
        <w:tc>
          <w:tcPr>
            <w:tcW w:w="1109" w:type="dxa"/>
            <w:tcBorders>
              <w:top w:val="single" w:sz="4" w:space="0" w:color="000000"/>
            </w:tcBorders>
            <w:tcMar>
              <w:top w:w="100" w:type="dxa"/>
              <w:left w:w="100" w:type="dxa"/>
              <w:bottom w:w="100" w:type="dxa"/>
              <w:right w:w="100" w:type="dxa"/>
            </w:tcMar>
          </w:tcPr>
          <w:p w14:paraId="0C50481B"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0.478</w:t>
            </w:r>
          </w:p>
        </w:tc>
        <w:tc>
          <w:tcPr>
            <w:tcW w:w="1096" w:type="dxa"/>
            <w:tcBorders>
              <w:top w:val="single" w:sz="4" w:space="0" w:color="000000"/>
            </w:tcBorders>
            <w:tcMar>
              <w:top w:w="100" w:type="dxa"/>
              <w:left w:w="100" w:type="dxa"/>
              <w:bottom w:w="100" w:type="dxa"/>
              <w:right w:w="100" w:type="dxa"/>
            </w:tcMar>
          </w:tcPr>
          <w:p w14:paraId="0C50481C"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0.823</w:t>
            </w:r>
          </w:p>
        </w:tc>
        <w:tc>
          <w:tcPr>
            <w:tcW w:w="1032" w:type="dxa"/>
            <w:tcBorders>
              <w:top w:val="single" w:sz="4" w:space="0" w:color="000000"/>
            </w:tcBorders>
            <w:tcMar>
              <w:top w:w="100" w:type="dxa"/>
              <w:left w:w="100" w:type="dxa"/>
              <w:bottom w:w="100" w:type="dxa"/>
              <w:right w:w="100" w:type="dxa"/>
            </w:tcMar>
          </w:tcPr>
          <w:p w14:paraId="0C50481D"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0.821</w:t>
            </w:r>
          </w:p>
        </w:tc>
        <w:tc>
          <w:tcPr>
            <w:tcW w:w="1173" w:type="dxa"/>
            <w:tcBorders>
              <w:top w:val="single" w:sz="4" w:space="0" w:color="000000"/>
            </w:tcBorders>
            <w:tcMar>
              <w:top w:w="100" w:type="dxa"/>
              <w:left w:w="100" w:type="dxa"/>
              <w:bottom w:w="100" w:type="dxa"/>
              <w:right w:w="100" w:type="dxa"/>
            </w:tcMar>
          </w:tcPr>
          <w:p w14:paraId="0C50481E"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48,722</w:t>
            </w:r>
          </w:p>
        </w:tc>
      </w:tr>
      <w:tr w:rsidR="00665441" w14:paraId="0C504828" w14:textId="77777777">
        <w:trPr>
          <w:trHeight w:val="485"/>
        </w:trPr>
        <w:tc>
          <w:tcPr>
            <w:tcW w:w="1365" w:type="dxa"/>
            <w:tcMar>
              <w:top w:w="100" w:type="dxa"/>
              <w:left w:w="100" w:type="dxa"/>
              <w:bottom w:w="100" w:type="dxa"/>
              <w:right w:w="100" w:type="dxa"/>
            </w:tcMar>
          </w:tcPr>
          <w:p w14:paraId="0C504820"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herbicides</w:t>
            </w:r>
          </w:p>
        </w:tc>
        <w:tc>
          <w:tcPr>
            <w:tcW w:w="1035" w:type="dxa"/>
            <w:tcMar>
              <w:top w:w="100" w:type="dxa"/>
              <w:left w:w="100" w:type="dxa"/>
              <w:bottom w:w="100" w:type="dxa"/>
              <w:right w:w="100" w:type="dxa"/>
            </w:tcMar>
          </w:tcPr>
          <w:p w14:paraId="0C504821"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0.762</w:t>
            </w:r>
          </w:p>
        </w:tc>
        <w:tc>
          <w:tcPr>
            <w:tcW w:w="1110" w:type="dxa"/>
            <w:tcMar>
              <w:top w:w="100" w:type="dxa"/>
              <w:left w:w="100" w:type="dxa"/>
              <w:bottom w:w="100" w:type="dxa"/>
              <w:right w:w="100" w:type="dxa"/>
            </w:tcMar>
          </w:tcPr>
          <w:p w14:paraId="0C504822"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0.107</w:t>
            </w:r>
          </w:p>
        </w:tc>
        <w:tc>
          <w:tcPr>
            <w:tcW w:w="1080" w:type="dxa"/>
            <w:tcMar>
              <w:top w:w="100" w:type="dxa"/>
              <w:left w:w="100" w:type="dxa"/>
              <w:bottom w:w="100" w:type="dxa"/>
              <w:right w:w="100" w:type="dxa"/>
            </w:tcMar>
          </w:tcPr>
          <w:p w14:paraId="0C504823"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86.0</w:t>
            </w:r>
          </w:p>
        </w:tc>
        <w:tc>
          <w:tcPr>
            <w:tcW w:w="1109" w:type="dxa"/>
            <w:tcMar>
              <w:top w:w="100" w:type="dxa"/>
              <w:left w:w="100" w:type="dxa"/>
              <w:bottom w:w="100" w:type="dxa"/>
              <w:right w:w="100" w:type="dxa"/>
            </w:tcMar>
          </w:tcPr>
          <w:p w14:paraId="0C504824"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0.690</w:t>
            </w:r>
          </w:p>
        </w:tc>
        <w:tc>
          <w:tcPr>
            <w:tcW w:w="1096" w:type="dxa"/>
            <w:tcMar>
              <w:top w:w="100" w:type="dxa"/>
              <w:left w:w="100" w:type="dxa"/>
              <w:bottom w:w="100" w:type="dxa"/>
              <w:right w:w="100" w:type="dxa"/>
            </w:tcMar>
          </w:tcPr>
          <w:p w14:paraId="0C504825"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0.860</w:t>
            </w:r>
          </w:p>
        </w:tc>
        <w:tc>
          <w:tcPr>
            <w:tcW w:w="1032" w:type="dxa"/>
            <w:tcMar>
              <w:top w:w="100" w:type="dxa"/>
              <w:left w:w="100" w:type="dxa"/>
              <w:bottom w:w="100" w:type="dxa"/>
              <w:right w:w="100" w:type="dxa"/>
            </w:tcMar>
          </w:tcPr>
          <w:p w14:paraId="0C504826"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0.860</w:t>
            </w:r>
          </w:p>
        </w:tc>
        <w:tc>
          <w:tcPr>
            <w:tcW w:w="1173" w:type="dxa"/>
            <w:tcMar>
              <w:top w:w="100" w:type="dxa"/>
              <w:left w:w="100" w:type="dxa"/>
              <w:bottom w:w="100" w:type="dxa"/>
              <w:right w:w="100" w:type="dxa"/>
            </w:tcMar>
          </w:tcPr>
          <w:p w14:paraId="0C504827"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230,347</w:t>
            </w:r>
          </w:p>
        </w:tc>
      </w:tr>
      <w:tr w:rsidR="00665441" w14:paraId="0C504831" w14:textId="77777777">
        <w:trPr>
          <w:trHeight w:val="485"/>
        </w:trPr>
        <w:tc>
          <w:tcPr>
            <w:tcW w:w="1365" w:type="dxa"/>
            <w:tcMar>
              <w:top w:w="100" w:type="dxa"/>
              <w:left w:w="100" w:type="dxa"/>
              <w:bottom w:w="100" w:type="dxa"/>
              <w:right w:w="100" w:type="dxa"/>
            </w:tcMar>
          </w:tcPr>
          <w:p w14:paraId="0C504829"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insecticides</w:t>
            </w:r>
          </w:p>
        </w:tc>
        <w:tc>
          <w:tcPr>
            <w:tcW w:w="1035" w:type="dxa"/>
            <w:tcMar>
              <w:top w:w="100" w:type="dxa"/>
              <w:left w:w="100" w:type="dxa"/>
              <w:bottom w:w="100" w:type="dxa"/>
              <w:right w:w="100" w:type="dxa"/>
            </w:tcMar>
          </w:tcPr>
          <w:p w14:paraId="0C50482A"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0.774</w:t>
            </w:r>
          </w:p>
        </w:tc>
        <w:tc>
          <w:tcPr>
            <w:tcW w:w="1110" w:type="dxa"/>
            <w:tcMar>
              <w:top w:w="100" w:type="dxa"/>
              <w:left w:w="100" w:type="dxa"/>
              <w:bottom w:w="100" w:type="dxa"/>
              <w:right w:w="100" w:type="dxa"/>
            </w:tcMar>
          </w:tcPr>
          <w:p w14:paraId="0C50482B"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0.066</w:t>
            </w:r>
          </w:p>
        </w:tc>
        <w:tc>
          <w:tcPr>
            <w:tcW w:w="1080" w:type="dxa"/>
            <w:tcMar>
              <w:top w:w="100" w:type="dxa"/>
              <w:left w:w="100" w:type="dxa"/>
              <w:bottom w:w="100" w:type="dxa"/>
              <w:right w:w="100" w:type="dxa"/>
            </w:tcMar>
          </w:tcPr>
          <w:p w14:paraId="0C50482C"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91.4</w:t>
            </w:r>
          </w:p>
        </w:tc>
        <w:tc>
          <w:tcPr>
            <w:tcW w:w="1109" w:type="dxa"/>
            <w:tcMar>
              <w:top w:w="100" w:type="dxa"/>
              <w:left w:w="100" w:type="dxa"/>
              <w:bottom w:w="100" w:type="dxa"/>
              <w:right w:w="100" w:type="dxa"/>
            </w:tcMar>
          </w:tcPr>
          <w:p w14:paraId="0C50482D"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0.625</w:t>
            </w:r>
          </w:p>
        </w:tc>
        <w:tc>
          <w:tcPr>
            <w:tcW w:w="1096" w:type="dxa"/>
            <w:tcMar>
              <w:top w:w="100" w:type="dxa"/>
              <w:left w:w="100" w:type="dxa"/>
              <w:bottom w:w="100" w:type="dxa"/>
              <w:right w:w="100" w:type="dxa"/>
            </w:tcMar>
          </w:tcPr>
          <w:p w14:paraId="0C50482E"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0.911</w:t>
            </w:r>
          </w:p>
        </w:tc>
        <w:tc>
          <w:tcPr>
            <w:tcW w:w="1032" w:type="dxa"/>
            <w:tcMar>
              <w:top w:w="100" w:type="dxa"/>
              <w:left w:w="100" w:type="dxa"/>
              <w:bottom w:w="100" w:type="dxa"/>
              <w:right w:w="100" w:type="dxa"/>
            </w:tcMar>
          </w:tcPr>
          <w:p w14:paraId="0C50482F"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0.914</w:t>
            </w:r>
          </w:p>
        </w:tc>
        <w:tc>
          <w:tcPr>
            <w:tcW w:w="1173" w:type="dxa"/>
            <w:tcMar>
              <w:top w:w="100" w:type="dxa"/>
              <w:left w:w="100" w:type="dxa"/>
              <w:bottom w:w="100" w:type="dxa"/>
              <w:right w:w="100" w:type="dxa"/>
            </w:tcMar>
          </w:tcPr>
          <w:p w14:paraId="0C504830"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77,143</w:t>
            </w:r>
          </w:p>
        </w:tc>
      </w:tr>
      <w:tr w:rsidR="00665441" w14:paraId="0C50483A" w14:textId="77777777">
        <w:trPr>
          <w:trHeight w:val="485"/>
        </w:trPr>
        <w:tc>
          <w:tcPr>
            <w:tcW w:w="1365" w:type="dxa"/>
            <w:tcMar>
              <w:top w:w="100" w:type="dxa"/>
              <w:left w:w="100" w:type="dxa"/>
              <w:bottom w:w="100" w:type="dxa"/>
              <w:right w:w="100" w:type="dxa"/>
            </w:tcMar>
          </w:tcPr>
          <w:p w14:paraId="0C504832"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metals</w:t>
            </w:r>
          </w:p>
        </w:tc>
        <w:tc>
          <w:tcPr>
            <w:tcW w:w="1035" w:type="dxa"/>
            <w:tcMar>
              <w:top w:w="100" w:type="dxa"/>
              <w:left w:w="100" w:type="dxa"/>
              <w:bottom w:w="100" w:type="dxa"/>
              <w:right w:w="100" w:type="dxa"/>
            </w:tcMar>
          </w:tcPr>
          <w:p w14:paraId="0C504833"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2.807</w:t>
            </w:r>
          </w:p>
        </w:tc>
        <w:tc>
          <w:tcPr>
            <w:tcW w:w="1110" w:type="dxa"/>
            <w:tcMar>
              <w:top w:w="100" w:type="dxa"/>
              <w:left w:w="100" w:type="dxa"/>
              <w:bottom w:w="100" w:type="dxa"/>
              <w:right w:w="100" w:type="dxa"/>
            </w:tcMar>
          </w:tcPr>
          <w:p w14:paraId="0C504834"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0.100</w:t>
            </w:r>
          </w:p>
        </w:tc>
        <w:tc>
          <w:tcPr>
            <w:tcW w:w="1080" w:type="dxa"/>
            <w:tcMar>
              <w:top w:w="100" w:type="dxa"/>
              <w:left w:w="100" w:type="dxa"/>
              <w:bottom w:w="100" w:type="dxa"/>
              <w:right w:w="100" w:type="dxa"/>
            </w:tcMar>
          </w:tcPr>
          <w:p w14:paraId="0C504835"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96.4</w:t>
            </w:r>
          </w:p>
        </w:tc>
        <w:tc>
          <w:tcPr>
            <w:tcW w:w="1109" w:type="dxa"/>
            <w:tcMar>
              <w:top w:w="100" w:type="dxa"/>
              <w:left w:w="100" w:type="dxa"/>
              <w:bottom w:w="100" w:type="dxa"/>
              <w:right w:w="100" w:type="dxa"/>
            </w:tcMar>
          </w:tcPr>
          <w:p w14:paraId="0C504836"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1.206</w:t>
            </w:r>
          </w:p>
        </w:tc>
        <w:tc>
          <w:tcPr>
            <w:tcW w:w="1096" w:type="dxa"/>
            <w:tcMar>
              <w:top w:w="100" w:type="dxa"/>
              <w:left w:w="100" w:type="dxa"/>
              <w:bottom w:w="100" w:type="dxa"/>
              <w:right w:w="100" w:type="dxa"/>
            </w:tcMar>
          </w:tcPr>
          <w:p w14:paraId="0C504837"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0.964</w:t>
            </w:r>
          </w:p>
        </w:tc>
        <w:tc>
          <w:tcPr>
            <w:tcW w:w="1032" w:type="dxa"/>
            <w:tcMar>
              <w:top w:w="100" w:type="dxa"/>
              <w:left w:w="100" w:type="dxa"/>
              <w:bottom w:w="100" w:type="dxa"/>
              <w:right w:w="100" w:type="dxa"/>
            </w:tcMar>
          </w:tcPr>
          <w:p w14:paraId="0C504838"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0.964</w:t>
            </w:r>
          </w:p>
        </w:tc>
        <w:tc>
          <w:tcPr>
            <w:tcW w:w="1173" w:type="dxa"/>
            <w:tcMar>
              <w:top w:w="100" w:type="dxa"/>
              <w:left w:w="100" w:type="dxa"/>
              <w:bottom w:w="100" w:type="dxa"/>
              <w:right w:w="100" w:type="dxa"/>
            </w:tcMar>
          </w:tcPr>
          <w:p w14:paraId="0C504839" w14:textId="77777777" w:rsidR="00665441" w:rsidRDefault="00000000">
            <w:pPr>
              <w:pStyle w:val="normal1"/>
              <w:shd w:val="clear" w:color="auto" w:fill="FFFFFF"/>
              <w:spacing w:line="240" w:lineRule="auto"/>
              <w:jc w:val="both"/>
              <w:rPr>
                <w:color w:val="000000"/>
              </w:rPr>
            </w:pPr>
            <w:r>
              <w:rPr>
                <w:rFonts w:ascii="Times New Roman" w:eastAsia="Times New Roman" w:hAnsi="Times New Roman" w:cs="Times New Roman"/>
                <w:color w:val="000000"/>
              </w:rPr>
              <w:t>3,416,562</w:t>
            </w:r>
          </w:p>
        </w:tc>
      </w:tr>
    </w:tbl>
    <w:p w14:paraId="0C50483B" w14:textId="77777777" w:rsidR="00665441" w:rsidRDefault="00665441">
      <w:pPr>
        <w:pStyle w:val="normal1"/>
        <w:shd w:val="clear" w:color="auto" w:fill="FFFFFF"/>
        <w:spacing w:after="160" w:line="240" w:lineRule="auto"/>
        <w:jc w:val="both"/>
        <w:rPr>
          <w:rFonts w:ascii="Times New Roman" w:eastAsia="Times New Roman" w:hAnsi="Times New Roman" w:cs="Times New Roman"/>
          <w:b/>
          <w:bCs/>
          <w:sz w:val="26"/>
          <w:szCs w:val="26"/>
          <w:highlight w:val="white"/>
        </w:rPr>
      </w:pPr>
    </w:p>
    <w:sectPr w:rsidR="0066544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Songti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PingFang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ourier">
    <w:altName w:val="Courier New"/>
    <w:panose1 w:val="02070409020205020404"/>
    <w:charset w:val="01"/>
    <w:family w:val="roman"/>
    <w:pitch w:val="variable"/>
  </w:font>
  <w:font w:name="Grotesque">
    <w:charset w:val="00"/>
    <w:family w:val="swiss"/>
    <w:pitch w:val="variable"/>
    <w:sig w:usb0="8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sner, Jeff">
    <w15:presenceInfo w15:providerId="AD" w15:userId="S::jeff.wesner@usd.edu::03cd2d55-ec98-46a5-894b-dc5c67f932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65441"/>
    <w:rsid w:val="000577B7"/>
    <w:rsid w:val="000A2443"/>
    <w:rsid w:val="0028217B"/>
    <w:rsid w:val="00332070"/>
    <w:rsid w:val="0033412A"/>
    <w:rsid w:val="00573CE7"/>
    <w:rsid w:val="005E1AA5"/>
    <w:rsid w:val="0063094F"/>
    <w:rsid w:val="00665441"/>
    <w:rsid w:val="006B1D0C"/>
    <w:rsid w:val="006E3827"/>
    <w:rsid w:val="00701768"/>
    <w:rsid w:val="0086038A"/>
    <w:rsid w:val="0092501A"/>
    <w:rsid w:val="00A16B0B"/>
    <w:rsid w:val="00A4790E"/>
    <w:rsid w:val="00AB711B"/>
    <w:rsid w:val="00B56030"/>
    <w:rsid w:val="00B8452D"/>
    <w:rsid w:val="00E27CBF"/>
    <w:rsid w:val="00EC27D0"/>
    <w:rsid w:val="00F3603F"/>
    <w:rsid w:val="00F45997"/>
    <w:rsid w:val="00F9111B"/>
    <w:rsid w:val="00FE6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044AB"/>
  <w15:docId w15:val="{DF42351B-2937-4F40-A8F4-5E7E56626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1"/>
    <w:next w:val="normal1"/>
    <w:uiPriority w:val="9"/>
    <w:unhideWhenUsed/>
    <w:qFormat/>
    <w:pPr>
      <w:keepNext/>
      <w:keepLines/>
      <w:spacing w:before="360" w:after="120" w:line="240" w:lineRule="auto"/>
      <w:outlineLvl w:val="1"/>
    </w:pPr>
    <w:rPr>
      <w:sz w:val="32"/>
      <w:szCs w:val="32"/>
    </w:rPr>
  </w:style>
  <w:style w:type="paragraph" w:styleId="Heading3">
    <w:name w:val="heading 3"/>
    <w:basedOn w:val="normal1"/>
    <w:next w:val="normal1"/>
    <w:uiPriority w:val="9"/>
    <w:unhideWhenUsed/>
    <w:qFormat/>
    <w:pPr>
      <w:keepNext/>
      <w:keepLines/>
      <w:spacing w:before="320" w:after="80" w:line="240" w:lineRule="auto"/>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PingFang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normal1">
    <w:name w:val="normal1"/>
    <w:qFormat/>
    <w:pPr>
      <w:spacing w:line="276" w:lineRule="auto"/>
    </w:pPr>
  </w:style>
  <w:style w:type="paragraph" w:styleId="Revision">
    <w:name w:val="Revision"/>
    <w:hidden/>
    <w:uiPriority w:val="99"/>
    <w:semiHidden/>
    <w:rsid w:val="00F9111B"/>
    <w:pPr>
      <w:suppressAutoHyphens w:val="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hyperlink" Target="https://www.hydrosheds.org/hydroatlas" TargetMode="External"/><Relationship Id="rId39" Type="http://schemas.openxmlformats.org/officeDocument/2006/relationships/theme" Target="theme/theme1.xml"/><Relationship Id="rId21" Type="http://schemas.openxmlformats.org/officeDocument/2006/relationships/image" Target="media/image18.jpeg"/><Relationship Id="rId34" Type="http://schemas.openxmlformats.org/officeDocument/2006/relationships/hyperlink" Target="https://doi.org/10.1594/PANGAEA.868929" TargetMode="Externa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png"/><Relationship Id="rId25" Type="http://schemas.openxmlformats.org/officeDocument/2006/relationships/hyperlink" Target="https://www.hydrosheds.org/hydroatlas" TargetMode="External"/><Relationship Id="rId33" Type="http://schemas.openxmlformats.org/officeDocument/2006/relationships/hyperlink" Target="https://www.earthenv.org/topography" TargetMode="External"/><Relationship Id="rId38" Type="http://schemas.microsoft.com/office/2011/relationships/people" Target="people.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29" Type="http://schemas.openxmlformats.org/officeDocument/2006/relationships/hyperlink" Target="https://www.hydrosheds.org/hydroatlas" TargetMode="Externa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hyperlink" Target="https://www.hydrosheds.org/hydroatlas" TargetMode="External"/><Relationship Id="rId32" Type="http://schemas.openxmlformats.org/officeDocument/2006/relationships/hyperlink" Target="https://www.hydrosheds.org/hydroatlas" TargetMode="External"/><Relationship Id="rId37"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hyperlink" Target="https://www.hydrosheds.org/hydroatlas" TargetMode="External"/><Relationship Id="rId28" Type="http://schemas.openxmlformats.org/officeDocument/2006/relationships/hyperlink" Target="https://www.hydrosheds.org/hydroatlas" TargetMode="External"/><Relationship Id="rId36" Type="http://schemas.openxmlformats.org/officeDocument/2006/relationships/hyperlink" Target="https://zenodo.org/records/7894216" TargetMode="External"/><Relationship Id="rId10" Type="http://schemas.openxmlformats.org/officeDocument/2006/relationships/image" Target="media/image7.jpeg"/><Relationship Id="rId19" Type="http://schemas.openxmlformats.org/officeDocument/2006/relationships/image" Target="media/image16.png"/><Relationship Id="rId31" Type="http://schemas.openxmlformats.org/officeDocument/2006/relationships/hyperlink" Target="https://www.hydrosheds.org/hydroatlas" TargetMode="Externa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hyperlink" Target="https://www.hydrosheds.org/hydroatlas" TargetMode="External"/><Relationship Id="rId30" Type="http://schemas.openxmlformats.org/officeDocument/2006/relationships/hyperlink" Target="https://www.hydrosheds.org/hydroatlas" TargetMode="External"/><Relationship Id="rId35" Type="http://schemas.openxmlformats.org/officeDocument/2006/relationships/hyperlink" Target="https://download.pangaea.de/dataset/942325/allfiles.zip" TargetMode="External"/><Relationship Id="rId8" Type="http://schemas.openxmlformats.org/officeDocument/2006/relationships/image" Target="media/image5.jpeg"/><Relationship Id="rId3"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37</Pages>
  <Words>8491</Words>
  <Characters>48405</Characters>
  <Application>Microsoft Office Word</Application>
  <DocSecurity>0</DocSecurity>
  <Lines>403</Lines>
  <Paragraphs>113</Paragraphs>
  <ScaleCrop>false</ScaleCrop>
  <Company>The University of South Dakota</Company>
  <LinksUpToDate>false</LinksUpToDate>
  <CharactersWithSpaces>56783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Wesner, Jeff</cp:lastModifiedBy>
  <cp:revision>26</cp:revision>
  <dcterms:created xsi:type="dcterms:W3CDTF">2026-05-13T11:06:00Z</dcterms:created>
  <dcterms:modified xsi:type="dcterms:W3CDTF">2026-05-13T15:16:00Z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b311d3-aea9-4488-bc88-99739ecc7603_Enabled">
    <vt:lpwstr>true</vt:lpwstr>
  </property>
  <property fmtid="{D5CDD505-2E9C-101B-9397-08002B2CF9AE}" pid="3" name="MSIP_Label_8cb311d3-aea9-4488-bc88-99739ecc7603_SetDate">
    <vt:lpwstr>2026-05-13T14:03:14Z</vt:lpwstr>
  </property>
  <property fmtid="{D5CDD505-2E9C-101B-9397-08002B2CF9AE}" pid="4" name="MSIP_Label_8cb311d3-aea9-4488-bc88-99739ecc7603_Method">
    <vt:lpwstr>Standard</vt:lpwstr>
  </property>
  <property fmtid="{D5CDD505-2E9C-101B-9397-08002B2CF9AE}" pid="5" name="MSIP_Label_8cb311d3-aea9-4488-bc88-99739ecc7603_Name">
    <vt:lpwstr>Internal - University</vt:lpwstr>
  </property>
  <property fmtid="{D5CDD505-2E9C-101B-9397-08002B2CF9AE}" pid="6" name="MSIP_Label_8cb311d3-aea9-4488-bc88-99739ecc7603_SiteId">
    <vt:lpwstr>9c36a7d0-bf7b-4991-9b78-be91a52f0226</vt:lpwstr>
  </property>
  <property fmtid="{D5CDD505-2E9C-101B-9397-08002B2CF9AE}" pid="7" name="MSIP_Label_8cb311d3-aea9-4488-bc88-99739ecc7603_ActionId">
    <vt:lpwstr>d3e22fb1-0480-40a7-9503-c65dd76bb72e</vt:lpwstr>
  </property>
  <property fmtid="{D5CDD505-2E9C-101B-9397-08002B2CF9AE}" pid="8" name="MSIP_Label_8cb311d3-aea9-4488-bc88-99739ecc7603_ContentBits">
    <vt:lpwstr>0</vt:lpwstr>
  </property>
  <property fmtid="{D5CDD505-2E9C-101B-9397-08002B2CF9AE}" pid="9" name="MSIP_Label_8cb311d3-aea9-4488-bc88-99739ecc7603_Tag">
    <vt:lpwstr>10, 3, 0, 1</vt:lpwstr>
  </property>
</Properties>
</file>