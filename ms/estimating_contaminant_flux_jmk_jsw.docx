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135CF7" w14:textId="3C0E358F" w:rsidR="004813A6" w:rsidRDefault="00B94B57" w:rsidP="00B94B57">
      <w:pPr>
        <w:pStyle w:val="Title"/>
      </w:pPr>
      <w:r>
        <w:t>estimating_flux</w:t>
      </w:r>
    </w:p>
    <w:p w14:paraId="4A135CF8" w14:textId="77777777" w:rsidR="004813A6" w:rsidRDefault="00B94B57">
      <w:pPr>
        <w:pStyle w:val="Date"/>
      </w:pPr>
      <w:r>
        <w:t>2024-04-23</w:t>
      </w:r>
    </w:p>
    <w:p w14:paraId="4A135CF9" w14:textId="77777777" w:rsidR="004813A6" w:rsidRDefault="00B94B57">
      <w:pPr>
        <w:pStyle w:val="Heading2"/>
      </w:pPr>
      <w:bookmarkStart w:id="0" w:name="purpose"/>
      <w:r>
        <w:t>Purpose</w:t>
      </w:r>
    </w:p>
    <w:p w14:paraId="4A135CFA" w14:textId="3794BB23" w:rsidR="004813A6" w:rsidRDefault="00B94B57">
      <w:pPr>
        <w:pStyle w:val="FirstParagraph"/>
      </w:pPr>
      <w:r>
        <w:t>The goal of this document is to demonstrate the workflow for estimating global fluxes of contaminants</w:t>
      </w:r>
      <w:ins w:id="1" w:author="Kraus, Johanna M" w:date="2024-05-27T15:19:00Z">
        <w:r w:rsidR="00F11F0C">
          <w:t xml:space="preserve"> in insects emerging from flowing </w:t>
        </w:r>
        <w:commentRangeStart w:id="2"/>
        <w:r w:rsidR="00F11F0C">
          <w:t>waters</w:t>
        </w:r>
        <w:commentRangeEnd w:id="2"/>
        <w:r w:rsidR="00F11F0C">
          <w:rPr>
            <w:rStyle w:val="CommentReference"/>
          </w:rPr>
          <w:commentReference w:id="2"/>
        </w:r>
      </w:ins>
      <w:r>
        <w:t xml:space="preserve">. </w:t>
      </w:r>
      <w:del w:id="3" w:author="Wesner, Jeff" w:date="2024-05-31T09:48:00Z" w16du:dateUtc="2024-05-31T14:48:00Z">
        <w:r w:rsidDel="00C93AE0">
          <w:delText>The are five primary data requirements</w:delText>
        </w:r>
      </w:del>
      <w:ins w:id="4" w:author="Wesner, Jeff" w:date="2024-05-31T09:48:00Z" w16du:dateUtc="2024-05-31T14:48:00Z">
        <w:r w:rsidR="00C93AE0">
          <w:t>The process requires 5</w:t>
        </w:r>
        <w:r w:rsidR="00283DDC">
          <w:t xml:space="preserve"> estimates, each with its own data needs and challenges</w:t>
        </w:r>
      </w:ins>
      <w:r>
        <w:t>.</w:t>
      </w:r>
    </w:p>
    <w:p w14:paraId="79527495" w14:textId="37D58D75" w:rsidR="001B173D" w:rsidRDefault="00B94B57" w:rsidP="001B173D">
      <w:pPr>
        <w:pStyle w:val="Compact"/>
        <w:numPr>
          <w:ilvl w:val="0"/>
          <w:numId w:val="2"/>
        </w:numPr>
        <w:rPr>
          <w:ins w:id="5" w:author="Wesner, Jeff" w:date="2024-05-31T09:43:00Z" w16du:dateUtc="2024-05-31T14:43:00Z"/>
        </w:rPr>
      </w:pPr>
      <w:r>
        <w:t>The global amount of annual insect emergence (</w:t>
      </w:r>
      <w:proofErr w:type="spellStart"/>
      <w:r>
        <w:t>mgDM</w:t>
      </w:r>
      <w:proofErr w:type="spellEnd"/>
      <w:r>
        <w:t>/</w:t>
      </w:r>
      <w:commentRangeStart w:id="6"/>
      <w:commentRangeStart w:id="7"/>
      <w:r>
        <w:t>y</w:t>
      </w:r>
      <w:commentRangeEnd w:id="6"/>
      <w:r w:rsidR="00B509AF">
        <w:rPr>
          <w:rStyle w:val="CommentReference"/>
        </w:rPr>
        <w:commentReference w:id="6"/>
      </w:r>
      <w:commentRangeEnd w:id="7"/>
      <w:r w:rsidR="005662EF">
        <w:rPr>
          <w:rStyle w:val="CommentReference"/>
        </w:rPr>
        <w:commentReference w:id="7"/>
      </w:r>
      <w:r>
        <w:t>)</w:t>
      </w:r>
    </w:p>
    <w:p w14:paraId="15E9D6FC" w14:textId="7D967625" w:rsidR="001B173D" w:rsidRDefault="001B173D" w:rsidP="001B173D">
      <w:pPr>
        <w:pStyle w:val="Compact"/>
        <w:numPr>
          <w:ilvl w:val="0"/>
          <w:numId w:val="2"/>
        </w:numPr>
      </w:pPr>
      <w:ins w:id="8" w:author="Wesner, Jeff" w:date="2024-05-31T09:43:00Z" w16du:dateUtc="2024-05-31T14:43:00Z">
        <w:r>
          <w:t>The effect of the contaminant on insect emergence</w:t>
        </w:r>
      </w:ins>
    </w:p>
    <w:p w14:paraId="4A135CFC" w14:textId="1F74EC89" w:rsidR="004813A6" w:rsidDel="001B173D" w:rsidRDefault="00B94B57" w:rsidP="001B173D">
      <w:pPr>
        <w:pStyle w:val="Compact"/>
        <w:numPr>
          <w:ilvl w:val="0"/>
          <w:numId w:val="2"/>
        </w:numPr>
        <w:rPr>
          <w:del w:id="9" w:author="Wesner, Jeff" w:date="2024-05-31T09:43:00Z" w16du:dateUtc="2024-05-31T14:43:00Z"/>
        </w:rPr>
      </w:pPr>
      <w:r>
        <w:t>The proportion of emergence that is carrying a given contaminant</w:t>
      </w:r>
    </w:p>
    <w:p w14:paraId="4A135CFD" w14:textId="00556225" w:rsidR="004813A6" w:rsidRDefault="00B94B57" w:rsidP="001B173D">
      <w:pPr>
        <w:pStyle w:val="Compact"/>
        <w:numPr>
          <w:ilvl w:val="0"/>
          <w:numId w:val="2"/>
        </w:numPr>
      </w:pPr>
      <w:del w:id="10" w:author="Wesner, Jeff" w:date="2024-05-31T09:43:00Z" w16du:dateUtc="2024-05-31T14:43:00Z">
        <w:r w:rsidDel="001B173D">
          <w:delText>The effect of the contaminant on insect emergence</w:delText>
        </w:r>
      </w:del>
      <w:ins w:id="11" w:author="Kraus, Johanna M" w:date="2024-05-27T14:56:00Z">
        <w:del w:id="12" w:author="Wesner, Jeff" w:date="2024-05-31T09:43:00Z" w16du:dateUtc="2024-05-31T14:43:00Z">
          <w:r w:rsidR="00702FC9" w:rsidDel="001B173D">
            <w:delText xml:space="preserve"> at a given </w:delText>
          </w:r>
          <w:commentRangeStart w:id="13"/>
          <w:commentRangeStart w:id="14"/>
          <w:r w:rsidR="00702FC9" w:rsidDel="001B173D">
            <w:delText>location</w:delText>
          </w:r>
        </w:del>
      </w:ins>
      <w:commentRangeEnd w:id="13"/>
      <w:ins w:id="15" w:author="Kraus, Johanna M" w:date="2024-05-27T14:57:00Z">
        <w:del w:id="16" w:author="Wesner, Jeff" w:date="2024-05-31T09:43:00Z" w16du:dateUtc="2024-05-31T14:43:00Z">
          <w:r w:rsidR="00DA6E2E" w:rsidDel="001B173D">
            <w:rPr>
              <w:rStyle w:val="CommentReference"/>
            </w:rPr>
            <w:commentReference w:id="13"/>
          </w:r>
        </w:del>
      </w:ins>
      <w:commentRangeEnd w:id="14"/>
      <w:ins w:id="17" w:author="Kraus, Johanna M" w:date="2024-05-27T14:58:00Z">
        <w:del w:id="18" w:author="Wesner, Jeff" w:date="2024-05-31T09:43:00Z" w16du:dateUtc="2024-05-31T14:43:00Z">
          <w:r w:rsidR="00643A2F" w:rsidDel="001B173D">
            <w:rPr>
              <w:rStyle w:val="CommentReference"/>
            </w:rPr>
            <w:commentReference w:id="14"/>
          </w:r>
        </w:del>
      </w:ins>
      <w:ins w:id="19" w:author="Kraus, Johanna M" w:date="2024-05-27T14:56:00Z">
        <w:del w:id="20" w:author="Wesner, Jeff" w:date="2024-05-31T09:43:00Z" w16du:dateUtc="2024-05-31T14:43:00Z">
          <w:r w:rsidR="00702FC9" w:rsidDel="001B173D">
            <w:delText>?</w:delText>
          </w:r>
        </w:del>
      </w:ins>
    </w:p>
    <w:p w14:paraId="4A135CFE" w14:textId="77777777" w:rsidR="004813A6" w:rsidRDefault="00B94B57">
      <w:pPr>
        <w:pStyle w:val="Compact"/>
        <w:numPr>
          <w:ilvl w:val="0"/>
          <w:numId w:val="2"/>
        </w:numPr>
      </w:pPr>
      <w:r>
        <w:t>The concentration of the contaminant in the surviving adult aquatic insects</w:t>
      </w:r>
    </w:p>
    <w:p w14:paraId="4A135CFF" w14:textId="394FF00A" w:rsidR="004813A6" w:rsidRDefault="00DA35E1">
      <w:pPr>
        <w:pStyle w:val="Compact"/>
        <w:numPr>
          <w:ilvl w:val="0"/>
          <w:numId w:val="2"/>
        </w:numPr>
      </w:pPr>
      <w:ins w:id="21" w:author="Wesner, Jeff" w:date="2024-06-10T15:05:00Z" w16du:dateUtc="2024-06-10T20:05:00Z">
        <w:r>
          <w:t xml:space="preserve">Steps 1-4 generate the ultimate data need: </w:t>
        </w:r>
      </w:ins>
      <w:r w:rsidR="00B94B57">
        <w:t xml:space="preserve">The global amount of contaminant flux from adult aquatic </w:t>
      </w:r>
      <w:commentRangeStart w:id="22"/>
      <w:r w:rsidR="00B94B57">
        <w:t>insects</w:t>
      </w:r>
      <w:commentRangeEnd w:id="22"/>
      <w:r w:rsidR="00BF3A6B">
        <w:rPr>
          <w:rStyle w:val="CommentReference"/>
        </w:rPr>
        <w:commentReference w:id="22"/>
      </w:r>
    </w:p>
    <w:p w14:paraId="4A135D00" w14:textId="585536BB" w:rsidR="004813A6" w:rsidRDefault="00B94B57">
      <w:pPr>
        <w:pStyle w:val="FirstParagraph"/>
      </w:pPr>
      <w:r>
        <w:t xml:space="preserve">A sixth </w:t>
      </w:r>
      <w:del w:id="23" w:author="Wesner, Jeff" w:date="2024-05-31T09:49:00Z" w16du:dateUtc="2024-05-31T14:49:00Z">
        <w:r w:rsidDel="00283DDC">
          <w:delText>data need</w:delText>
        </w:r>
      </w:del>
      <w:ins w:id="24" w:author="Wesner, Jeff" w:date="2024-05-31T09:49:00Z" w16du:dateUtc="2024-05-31T14:49:00Z">
        <w:r w:rsidR="00283DDC">
          <w:t>challenge</w:t>
        </w:r>
      </w:ins>
      <w:r>
        <w:t xml:space="preserve"> that is not addressed here is the spatial location of this flux (i.e., </w:t>
      </w:r>
      <w:r>
        <w:rPr>
          <w:i/>
          <w:iCs/>
        </w:rPr>
        <w:t>where</w:t>
      </w:r>
      <w:r>
        <w:t xml:space="preserve"> does the flux happen on earth?). This will come from the spatial mapping approaches (see last section here).</w:t>
      </w:r>
    </w:p>
    <w:p w14:paraId="4A135D01" w14:textId="77777777" w:rsidR="004813A6" w:rsidRDefault="00B94B57">
      <w:pPr>
        <w:pStyle w:val="Heading2"/>
      </w:pPr>
      <w:bookmarkStart w:id="25" w:name="approach"/>
      <w:bookmarkEnd w:id="0"/>
      <w:r>
        <w:lastRenderedPageBreak/>
        <w:t>Approach</w:t>
      </w:r>
    </w:p>
    <w:p w14:paraId="4A135D02" w14:textId="77777777" w:rsidR="004813A6" w:rsidRDefault="00B94B57">
      <w:pPr>
        <w:pStyle w:val="CaptionedFigure"/>
      </w:pPr>
      <w:commentRangeStart w:id="26"/>
      <w:commentRangeStart w:id="27"/>
      <w:r>
        <w:rPr>
          <w:noProof/>
        </w:rPr>
        <w:drawing>
          <wp:inline distT="0" distB="0" distL="0" distR="0" wp14:anchorId="4A135D1C" wp14:editId="2A51A7B6">
            <wp:extent cx="6070683" cy="4876800"/>
            <wp:effectExtent l="0" t="0" r="0" b="0"/>
            <wp:docPr id="22" name="Picture" descr="Figure 1. Schematic approach of the steps needed to estimate global contamiant (or nutrient) flux by adult aquatic insect emergence."/>
            <wp:cNvGraphicFramePr/>
            <a:graphic xmlns:a="http://schemas.openxmlformats.org/drawingml/2006/main">
              <a:graphicData uri="http://schemas.openxmlformats.org/drawingml/2006/picture">
                <pic:pic xmlns:pic="http://schemas.openxmlformats.org/drawingml/2006/picture">
                  <pic:nvPicPr>
                    <pic:cNvPr id="23" name="Picture" descr="plots/schematic.jpg"/>
                    <pic:cNvPicPr>
                      <a:picLocks noChangeAspect="1" noChangeArrowheads="1"/>
                    </pic:cNvPicPr>
                  </pic:nvPicPr>
                  <pic:blipFill rotWithShape="1">
                    <a:blip r:embed="rId11"/>
                    <a:srcRect l="9644" r="26606" b="8955"/>
                    <a:stretch/>
                  </pic:blipFill>
                  <pic:spPr bwMode="auto">
                    <a:xfrm>
                      <a:off x="0" y="0"/>
                      <a:ext cx="6079124" cy="4883581"/>
                    </a:xfrm>
                    <a:prstGeom prst="rect">
                      <a:avLst/>
                    </a:prstGeom>
                    <a:noFill/>
                    <a:ln>
                      <a:noFill/>
                    </a:ln>
                    <a:extLst>
                      <a:ext uri="{53640926-AAD7-44D8-BBD7-CCE9431645EC}">
                        <a14:shadowObscured xmlns:a14="http://schemas.microsoft.com/office/drawing/2010/main"/>
                      </a:ext>
                    </a:extLst>
                  </pic:spPr>
                </pic:pic>
              </a:graphicData>
            </a:graphic>
          </wp:inline>
        </w:drawing>
      </w:r>
      <w:commentRangeEnd w:id="26"/>
      <w:r w:rsidR="00884DA9">
        <w:rPr>
          <w:rStyle w:val="CommentReference"/>
        </w:rPr>
        <w:commentReference w:id="26"/>
      </w:r>
      <w:commentRangeEnd w:id="27"/>
      <w:r w:rsidR="00067E58">
        <w:rPr>
          <w:rStyle w:val="CommentReference"/>
        </w:rPr>
        <w:commentReference w:id="27"/>
      </w:r>
    </w:p>
    <w:p w14:paraId="4A135D03" w14:textId="77777777" w:rsidR="004813A6" w:rsidRDefault="00B94B57">
      <w:pPr>
        <w:pStyle w:val="ImageCaption"/>
      </w:pPr>
      <w:r>
        <w:t>Figure 1. Schematic approach of the steps needed to estimate global contamiant (or nutrient) flux by adult aquatic insect emergence.</w:t>
      </w:r>
    </w:p>
    <w:p w14:paraId="4A135D04" w14:textId="775E4962" w:rsidR="004813A6" w:rsidRDefault="00B94B57">
      <w:pPr>
        <w:pStyle w:val="BodyText"/>
      </w:pPr>
      <w:r>
        <w:t xml:space="preserve">Our overall approach (Figure 1) is to use literature estimates and Bayesian modeling to quantify the uncertainty in each of the data needs above, and then combine that uncertainty into estimates of the global flux of contaminants transported by emerging aquatic insects from rivers each year. This approach focuses on contaminants, but nutrient flux can be added using the same </w:t>
      </w:r>
      <w:commentRangeStart w:id="28"/>
      <w:commentRangeStart w:id="29"/>
      <w:commentRangeStart w:id="30"/>
      <w:r>
        <w:t>methods</w:t>
      </w:r>
      <w:commentRangeEnd w:id="28"/>
      <w:r w:rsidR="00F20FF6">
        <w:rPr>
          <w:rStyle w:val="CommentReference"/>
        </w:rPr>
        <w:commentReference w:id="28"/>
      </w:r>
      <w:commentRangeEnd w:id="29"/>
      <w:r w:rsidR="00511BB1">
        <w:rPr>
          <w:rStyle w:val="CommentReference"/>
        </w:rPr>
        <w:commentReference w:id="29"/>
      </w:r>
      <w:commentRangeEnd w:id="30"/>
      <w:r w:rsidR="00493494">
        <w:rPr>
          <w:rStyle w:val="CommentReference"/>
        </w:rPr>
        <w:commentReference w:id="30"/>
      </w:r>
      <w:r>
        <w:t>.</w:t>
      </w:r>
      <w:ins w:id="31" w:author="Wesner, Jeff" w:date="2024-06-10T15:20:00Z" w16du:dateUtc="2024-06-10T20:20:00Z">
        <w:r w:rsidR="00523F97">
          <w:t xml:space="preserve"> For example, </w:t>
        </w:r>
      </w:ins>
      <w:ins w:id="32" w:author="Wesner, Jeff" w:date="2024-06-10T15:21:00Z" w16du:dateUtc="2024-06-10T20:21:00Z">
        <w:r w:rsidR="00846C2A">
          <w:t>in step 2 all insects would be expected to carry N and P, so we would just multiply values from step 1 by one, instead of a fraction as shown here.</w:t>
        </w:r>
      </w:ins>
      <w:ins w:id="33" w:author="Wesner, Jeff" w:date="2024-06-10T15:22:00Z" w16du:dateUtc="2024-06-10T20:22:00Z">
        <w:r w:rsidR="00493494">
          <w:t xml:space="preserve"> Similarly, N and P would not reduce emergence, so we would also multiply values in step 3 by one.</w:t>
        </w:r>
      </w:ins>
      <w:ins w:id="34" w:author="Wesner, Jeff" w:date="2024-06-10T15:21:00Z" w16du:dateUtc="2024-06-10T20:21:00Z">
        <w:r w:rsidR="00846C2A">
          <w:t xml:space="preserve"> </w:t>
        </w:r>
      </w:ins>
      <w:ins w:id="35" w:author="Wesner, Jeff" w:date="2024-06-10T15:23:00Z" w16du:dateUtc="2024-06-10T20:23:00Z">
        <w:r w:rsidR="005651F5">
          <w:t>Another way of saying this is that essential nutrients do not require steps 2 and 3.</w:t>
        </w:r>
      </w:ins>
    </w:p>
    <w:p w14:paraId="4A135D05" w14:textId="77777777" w:rsidR="004813A6" w:rsidRDefault="00B94B57">
      <w:pPr>
        <w:pStyle w:val="BodyText"/>
      </w:pPr>
      <w:r>
        <w:t>We address 1-5 above (Figure 1) as follows, using mercury as a case study:</w:t>
      </w:r>
    </w:p>
    <w:p w14:paraId="4A135D06" w14:textId="77777777" w:rsidR="004813A6" w:rsidRDefault="00B94B57">
      <w:pPr>
        <w:pStyle w:val="Heading3"/>
      </w:pPr>
      <w:bookmarkStart w:id="36" w:name="X79b8917642054499ff2eca1402a0da4d3f0d7f3"/>
      <w:r>
        <w:lastRenderedPageBreak/>
        <w:t>1. The global amount of annual insect emergence (mgDM/y)</w:t>
      </w:r>
    </w:p>
    <w:p w14:paraId="4A135D07" w14:textId="28BA0D1B" w:rsidR="004813A6" w:rsidRDefault="00FF079A">
      <w:pPr>
        <w:pStyle w:val="FirstParagraph"/>
      </w:pPr>
      <w:r>
        <w:t>We obtained ~92 records of</w:t>
      </w:r>
      <w:r w:rsidR="00B94B57">
        <w:t xml:space="preserve"> total community macroinvertebrate annual </w:t>
      </w:r>
      <w:ins w:id="37" w:author="Wesner, Jeff" w:date="2024-05-31T12:49:00Z" w16du:dateUtc="2024-05-31T17:49:00Z">
        <w:r w:rsidR="00B27709">
          <w:t xml:space="preserve">secondary </w:t>
        </w:r>
      </w:ins>
      <w:r w:rsidR="00B94B57">
        <w:t>production. A smaller number included information on only</w:t>
      </w:r>
      <w:ins w:id="38" w:author="Wesner, Jeff" w:date="2024-05-31T13:19:00Z" w16du:dateUtc="2024-05-31T18:19:00Z">
        <w:r w:rsidR="00F14AAD">
          <w:t xml:space="preserve"> larval</w:t>
        </w:r>
      </w:ins>
      <w:r w:rsidR="00B94B57">
        <w:t xml:space="preserve"> insect community</w:t>
      </w:r>
      <w:ins w:id="39" w:author="Wesner, Jeff" w:date="2024-05-31T12:49:00Z" w16du:dateUtc="2024-05-31T17:49:00Z">
        <w:r w:rsidR="00B27709">
          <w:t xml:space="preserve"> secondary</w:t>
        </w:r>
      </w:ins>
      <w:r w:rsidR="00B94B57">
        <w:t xml:space="preserve"> </w:t>
      </w:r>
      <w:commentRangeStart w:id="40"/>
      <w:commentRangeStart w:id="41"/>
      <w:proofErr w:type="spellStart"/>
      <w:r w:rsidR="00B94B57">
        <w:t>production</w:t>
      </w:r>
      <w:commentRangeEnd w:id="40"/>
      <w:r w:rsidR="003619A1">
        <w:rPr>
          <w:rStyle w:val="CommentReference"/>
        </w:rPr>
        <w:commentReference w:id="40"/>
      </w:r>
      <w:commentRangeEnd w:id="41"/>
      <w:r w:rsidR="005D0687">
        <w:rPr>
          <w:rStyle w:val="CommentReference"/>
        </w:rPr>
        <w:commentReference w:id="41"/>
      </w:r>
      <w:del w:id="42" w:author="Wesner, Jeff" w:date="2024-05-31T13:20:00Z" w16du:dateUtc="2024-05-31T18:20:00Z">
        <w:r w:rsidR="00B94B57" w:rsidDel="005D0687">
          <w:delText xml:space="preserve">, </w:delText>
        </w:r>
      </w:del>
      <w:r w:rsidR="00B94B57">
        <w:t>which</w:t>
      </w:r>
      <w:proofErr w:type="spellEnd"/>
      <w:r w:rsidR="00B94B57">
        <w:t xml:space="preserve"> is the measure we are interested in. To obtain estimates of </w:t>
      </w:r>
      <w:ins w:id="43" w:author="Wesner, Jeff" w:date="2024-05-31T13:19:00Z" w16du:dateUtc="2024-05-31T18:19:00Z">
        <w:r w:rsidR="00F14AAD">
          <w:t xml:space="preserve">larval </w:t>
        </w:r>
      </w:ins>
      <w:r w:rsidR="00B94B57">
        <w:t>insect production from the community production data, we first estimated the proportion of community production that w</w:t>
      </w:r>
      <w:ins w:id="44" w:author="Wesner, Jeff" w:date="2024-05-31T13:19:00Z" w16du:dateUtc="2024-05-31T18:19:00Z">
        <w:r w:rsidR="00264C4B">
          <w:t>as</w:t>
        </w:r>
      </w:ins>
      <w:del w:id="45" w:author="Wesner, Jeff" w:date="2024-05-31T13:19:00Z" w16du:dateUtc="2024-05-31T18:19:00Z">
        <w:r w:rsidR="007C774D" w:rsidDel="00264C4B">
          <w:delText>er</w:delText>
        </w:r>
      </w:del>
      <w:ins w:id="46" w:author="Kraus, Johanna M" w:date="2024-05-27T15:04:00Z">
        <w:del w:id="47" w:author="Wesner, Jeff" w:date="2024-05-31T13:19:00Z" w16du:dateUtc="2024-05-31T18:19:00Z">
          <w:r w:rsidR="00550ED1" w:rsidDel="00264C4B">
            <w:delText>e</w:delText>
          </w:r>
        </w:del>
      </w:ins>
      <w:r w:rsidR="00B94B57">
        <w:t xml:space="preserve"> insects using an intercept only Beta model with the raw proportions as the response variable (</w:t>
      </w:r>
      <w:r w:rsidR="003D05DD">
        <w:t xml:space="preserve">i.e., insect production/community production </w:t>
      </w:r>
      <w:r w:rsidR="00B94B57">
        <w:t xml:space="preserve">using only data that </w:t>
      </w:r>
      <w:r w:rsidR="003D05DD">
        <w:t>reported both</w:t>
      </w:r>
      <w:r w:rsidR="00B94B57">
        <w:t xml:space="preserve">). We then multiplied the posterior </w:t>
      </w:r>
      <w:r w:rsidR="003D05DD">
        <w:t>distribution of this proportion</w:t>
      </w:r>
      <w:r w:rsidR="00B94B57">
        <w:t xml:space="preserve"> by estimates of total community production</w:t>
      </w:r>
      <w:r w:rsidR="00F56291">
        <w:t xml:space="preserve"> for data that did not </w:t>
      </w:r>
      <w:del w:id="48" w:author="Wesner, Jeff" w:date="2024-05-31T13:20:00Z" w16du:dateUtc="2024-05-31T18:20:00Z">
        <w:r w:rsidR="00F56291" w:rsidDel="00515AA9">
          <w:delText xml:space="preserve">have </w:delText>
        </w:r>
      </w:del>
      <w:ins w:id="49" w:author="Wesner, Jeff" w:date="2024-05-31T13:20:00Z" w16du:dateUtc="2024-05-31T18:20:00Z">
        <w:r w:rsidR="00515AA9">
          <w:t xml:space="preserve">specify </w:t>
        </w:r>
      </w:ins>
      <w:r w:rsidR="00F56291">
        <w:t>insect production</w:t>
      </w:r>
      <w:r w:rsidR="00B94B57">
        <w:t xml:space="preserve">, yielding modeled estimates of aquatic insect secondary production (mean and sd) for each </w:t>
      </w:r>
      <w:commentRangeStart w:id="50"/>
      <w:r w:rsidR="00B94B57">
        <w:t>collection</w:t>
      </w:r>
      <w:commentRangeEnd w:id="50"/>
      <w:r w:rsidR="0094282E">
        <w:rPr>
          <w:rStyle w:val="CommentReference"/>
        </w:rPr>
        <w:commentReference w:id="50"/>
      </w:r>
      <w:r w:rsidR="00B94B57">
        <w:t>.</w:t>
      </w:r>
    </w:p>
    <w:p w14:paraId="4A135D08" w14:textId="26AEB97E" w:rsidR="004813A6" w:rsidRDefault="00B94B57">
      <w:pPr>
        <w:pStyle w:val="BodyText"/>
      </w:pPr>
      <w:r>
        <w:t>Next, we estimated the fraction of this annual insect production that emerged each year using data published in Gratton et al. (2008). We fit a random effects model to the Gratton data with</w:t>
      </w:r>
      <w:r w:rsidR="00E62F5E">
        <w:t xml:space="preserve"> the fraction of larval production that emerges each year as the response variable</w:t>
      </w:r>
      <w:r w:rsidR="00E26920">
        <w:t>, and</w:t>
      </w:r>
      <w:r>
        <w:t xml:space="preserve"> varying intercepts for taxon and </w:t>
      </w:r>
      <w:commentRangeStart w:id="51"/>
      <w:r>
        <w:t>study</w:t>
      </w:r>
      <w:commentRangeEnd w:id="51"/>
      <w:r w:rsidR="00C815A8">
        <w:rPr>
          <w:rStyle w:val="CommentReference"/>
        </w:rPr>
        <w:commentReference w:id="51"/>
      </w:r>
      <w:r>
        <w:t>.</w:t>
      </w:r>
      <w:ins w:id="52" w:author="Wesner, Jeff" w:date="2024-06-10T15:24:00Z" w16du:dateUtc="2024-06-10T20:24:00Z">
        <w:r w:rsidR="007E1AD4">
          <w:t xml:space="preserve"> This approach assumes no effect of contaminants on emergence. That effect is accounted for later.</w:t>
        </w:r>
      </w:ins>
    </w:p>
    <w:p w14:paraId="4A135D09" w14:textId="39DE4527" w:rsidR="004813A6" w:rsidRDefault="00B94B57">
      <w:pPr>
        <w:pStyle w:val="BodyText"/>
      </w:pPr>
      <w:r>
        <w:t>We then used a Monte Carlo approach to multipl</w:t>
      </w:r>
      <w:ins w:id="53" w:author="Kraus, Johanna M" w:date="2024-05-27T15:10:00Z">
        <w:r w:rsidR="00404020">
          <w:t>y</w:t>
        </w:r>
      </w:ins>
      <w:del w:id="54" w:author="Kraus, Johanna M" w:date="2024-05-27T15:10:00Z">
        <w:r w:rsidDel="00404020">
          <w:delText>e</w:delText>
        </w:r>
      </w:del>
      <w:r>
        <w:t xml:space="preserve"> the estimates of annual insect secondary production by the fraction emerging each year (</w:t>
      </w:r>
      <m:oMath>
        <m:r>
          <m:rPr>
            <m:sty m:val="p"/>
          </m:rPr>
          <w:rPr>
            <w:rFonts w:ascii="Cambria Math" w:hAnsi="Cambria Math"/>
          </w:rPr>
          <m:t>∼</m:t>
        </m:r>
      </m:oMath>
      <w:r>
        <w:t xml:space="preserve"> 0.19), yielding n = 173 mean +/- sd estimates of insect emergence (mgDM/m2/y). Based on the </w:t>
      </w:r>
      <w:ins w:id="55" w:author="Wesner, Jeff" w:date="2024-06-10T15:25:00Z" w16du:dateUtc="2024-06-10T20:25:00Z">
        <w:r w:rsidR="00604CF3">
          <w:t xml:space="preserve">physical </w:t>
        </w:r>
      </w:ins>
      <w:commentRangeStart w:id="56"/>
      <w:r>
        <w:t>location</w:t>
      </w:r>
      <w:commentRangeEnd w:id="56"/>
      <w:r w:rsidR="00D41CA0">
        <w:rPr>
          <w:rStyle w:val="CommentReference"/>
        </w:rPr>
        <w:commentReference w:id="56"/>
      </w:r>
      <w:r>
        <w:t xml:space="preserve"> </w:t>
      </w:r>
      <w:ins w:id="57" w:author="Wesner, Jeff" w:date="2024-06-10T15:26:00Z" w16du:dateUtc="2024-06-10T20:26:00Z">
        <w:r w:rsidR="009764E8">
          <w:t>of where the data were collected</w:t>
        </w:r>
        <w:r w:rsidR="00CA65B0">
          <w:t>, as reported in the source studies,</w:t>
        </w:r>
      </w:ins>
      <w:del w:id="58" w:author="Wesner, Jeff" w:date="2024-06-10T15:25:00Z" w16du:dateUtc="2024-06-10T20:25:00Z">
        <w:r w:rsidDel="009764E8">
          <w:delText>of</w:delText>
        </w:r>
      </w:del>
      <w:del w:id="59" w:author="Wesner, Jeff" w:date="2024-06-10T15:26:00Z" w16du:dateUtc="2024-06-10T20:26:00Z">
        <w:r w:rsidDel="00CA65B0">
          <w:delText xml:space="preserve"> those estimates</w:delText>
        </w:r>
      </w:del>
      <w:r>
        <w:t>, we assigned values for mean annual air temperature, elevation, and other predictor variables from the BIOCLIM data set.</w:t>
      </w:r>
      <w:ins w:id="60" w:author="Wesner, Jeff" w:date="2024-06-10T15:26:00Z" w16du:dateUtc="2024-06-10T20:26:00Z">
        <w:r w:rsidR="007125B7">
          <w:t xml:space="preserve"> This allowed for a later regression analysis of the association between </w:t>
        </w:r>
      </w:ins>
      <w:ins w:id="61" w:author="Wesner, Jeff" w:date="2024-06-10T15:27:00Z" w16du:dateUtc="2024-06-10T20:27:00Z">
        <w:r w:rsidR="007125B7">
          <w:t>environmental variables and emergence estimates.</w:t>
        </w:r>
      </w:ins>
    </w:p>
    <w:p w14:paraId="4A135D0A" w14:textId="0E7FCF34" w:rsidR="004813A6" w:rsidRDefault="00B94B57">
      <w:pPr>
        <w:pStyle w:val="BodyText"/>
      </w:pPr>
      <w:r>
        <w:t xml:space="preserve">To estimate emergence as a function of </w:t>
      </w:r>
      <w:del w:id="62" w:author="Wesner, Jeff" w:date="2024-05-31T15:05:00Z" w16du:dateUtc="2024-05-31T20:05:00Z">
        <w:r w:rsidDel="00031B5E">
          <w:delText>temperature</w:delText>
        </w:r>
      </w:del>
      <w:ins w:id="63" w:author="Wesner, Jeff" w:date="2024-05-31T15:05:00Z" w16du:dateUtc="2024-05-31T20:05:00Z">
        <w:r w:rsidR="00031B5E">
          <w:t>abiotic variables</w:t>
        </w:r>
      </w:ins>
      <w:r>
        <w:t xml:space="preserve">, </w:t>
      </w:r>
      <w:commentRangeStart w:id="64"/>
      <w:r>
        <w:t>we</w:t>
      </w:r>
      <w:commentRangeEnd w:id="64"/>
      <w:r w:rsidR="00F42FCD">
        <w:rPr>
          <w:rStyle w:val="CommentReference"/>
        </w:rPr>
        <w:commentReference w:id="64"/>
      </w:r>
      <w:r>
        <w:t xml:space="preserve"> fit a</w:t>
      </w:r>
      <w:ins w:id="65" w:author="Wesner, Jeff" w:date="2024-05-31T09:12:00Z" w16du:dateUtc="2024-05-31T14:12:00Z">
        <w:r w:rsidR="00DE4BF2">
          <w:t xml:space="preserve"> series of</w:t>
        </w:r>
      </w:ins>
      <w:r>
        <w:t xml:space="preserve"> Bayesian generalized </w:t>
      </w:r>
      <w:ins w:id="66" w:author="Wesner, Jeff" w:date="2024-05-31T09:09:00Z" w16du:dateUtc="2024-05-31T14:09:00Z">
        <w:r w:rsidR="00C50FEF">
          <w:t>additive</w:t>
        </w:r>
      </w:ins>
      <w:del w:id="67" w:author="Wesner, Jeff" w:date="2024-05-31T09:09:00Z" w16du:dateUtc="2024-05-31T14:09:00Z">
        <w:r w:rsidDel="00C50FEF">
          <w:delText>linear</w:delText>
        </w:r>
      </w:del>
      <w:r>
        <w:t xml:space="preserve"> mixed model with emergence as the response variable</w:t>
      </w:r>
      <w:del w:id="68" w:author="Wesner, Jeff" w:date="2024-05-31T09:09:00Z" w16du:dateUtc="2024-05-31T14:09:00Z">
        <w:r w:rsidDel="00C50FEF">
          <w:delText xml:space="preserve"> (posterior mean weighted by it’s sd)</w:delText>
        </w:r>
      </w:del>
      <w:ins w:id="69" w:author="Wesner, Jeff" w:date="2024-05-31T09:13:00Z" w16du:dateUtc="2024-05-31T14:13:00Z">
        <w:r w:rsidR="009D0F2D">
          <w:t>.</w:t>
        </w:r>
      </w:ins>
      <w:ins w:id="70" w:author="Wesner, Jeff" w:date="2024-05-31T09:14:00Z" w16du:dateUtc="2024-05-31T14:14:00Z">
        <w:r w:rsidR="00B127FE">
          <w:t xml:space="preserve"> </w:t>
        </w:r>
      </w:ins>
      <w:ins w:id="71" w:author="Wesner, Jeff" w:date="2024-05-31T09:15:00Z" w16du:dateUtc="2024-05-31T14:15:00Z">
        <w:r w:rsidR="00B127FE">
          <w:t xml:space="preserve">The models included </w:t>
        </w:r>
        <w:r w:rsidR="00B770F6">
          <w:t>univariate, additive, and interactive effects of mean annual stream temperature and mean annual precipitation</w:t>
        </w:r>
        <w:r w:rsidR="00453120">
          <w:t xml:space="preserve">, </w:t>
        </w:r>
      </w:ins>
      <w:ins w:id="72" w:author="Wesner, Jeff" w:date="2024-05-31T09:16:00Z" w16du:dateUtc="2024-05-31T14:16:00Z">
        <w:r w:rsidR="00453120">
          <w:t>along with an intercept only model, resulting in a total of 5 candidate models</w:t>
        </w:r>
        <w:r w:rsidR="00D85972">
          <w:t xml:space="preserve">. Each model </w:t>
        </w:r>
        <w:proofErr w:type="spellStart"/>
        <w:r w:rsidR="00D85972">
          <w:t>included</w:t>
        </w:r>
      </w:ins>
      <w:del w:id="73" w:author="Wesner, Jeff" w:date="2024-05-31T09:09:00Z" w16du:dateUtc="2024-05-31T14:09:00Z">
        <w:r w:rsidDel="00523A9C">
          <w:delText>,</w:delText>
        </w:r>
      </w:del>
      <w:del w:id="74" w:author="Wesner, Jeff" w:date="2024-05-31T09:16:00Z" w16du:dateUtc="2024-05-31T14:16:00Z">
        <w:r w:rsidDel="00D85972">
          <w:delText xml:space="preserve"> temperature as the predictor, and </w:delText>
        </w:r>
      </w:del>
      <w:r>
        <w:t>study</w:t>
      </w:r>
      <w:proofErr w:type="spellEnd"/>
      <w:r>
        <w:t xml:space="preserve"> (author/year)</w:t>
      </w:r>
      <w:ins w:id="75" w:author="Wesner, Jeff" w:date="2024-05-31T09:16:00Z" w16du:dateUtc="2024-05-31T14:16:00Z">
        <w:r w:rsidR="00D85972">
          <w:t xml:space="preserve"> and </w:t>
        </w:r>
        <w:proofErr w:type="spellStart"/>
        <w:r w:rsidR="00D85972">
          <w:t>basin_id</w:t>
        </w:r>
      </w:ins>
      <w:proofErr w:type="spellEnd"/>
      <w:r>
        <w:t xml:space="preserve"> as </w:t>
      </w:r>
      <w:del w:id="76" w:author="Wesner, Jeff" w:date="2024-05-31T09:16:00Z" w16du:dateUtc="2024-05-31T14:16:00Z">
        <w:r w:rsidDel="00D85972">
          <w:delText xml:space="preserve">a </w:delText>
        </w:r>
      </w:del>
      <w:ins w:id="77" w:author="Wesner, Jeff" w:date="2024-05-31T09:16:00Z" w16du:dateUtc="2024-05-31T14:16:00Z">
        <w:r w:rsidR="00D85972">
          <w:t xml:space="preserve">separate </w:t>
        </w:r>
      </w:ins>
      <w:r>
        <w:t xml:space="preserve">varying </w:t>
      </w:r>
      <w:commentRangeStart w:id="78"/>
      <w:commentRangeStart w:id="79"/>
      <w:r>
        <w:t>intercept</w:t>
      </w:r>
      <w:commentRangeEnd w:id="78"/>
      <w:r w:rsidR="007F12AA">
        <w:rPr>
          <w:rStyle w:val="CommentReference"/>
        </w:rPr>
        <w:commentReference w:id="78"/>
      </w:r>
      <w:commentRangeEnd w:id="79"/>
      <w:r w:rsidR="00476A23">
        <w:rPr>
          <w:rStyle w:val="CommentReference"/>
        </w:rPr>
        <w:commentReference w:id="79"/>
      </w:r>
      <w:ins w:id="80" w:author="Wesner, Jeff" w:date="2024-05-31T09:16:00Z" w16du:dateUtc="2024-05-31T14:16:00Z">
        <w:r w:rsidR="00D85972">
          <w:t>s</w:t>
        </w:r>
      </w:ins>
      <w:r>
        <w:t>. The likelihood</w:t>
      </w:r>
      <w:ins w:id="81" w:author="Wesner, Jeff" w:date="2024-05-31T09:17:00Z" w16du:dateUtc="2024-05-31T14:17:00Z">
        <w:r w:rsidR="00292D5F">
          <w:t>s</w:t>
        </w:r>
      </w:ins>
      <w:r>
        <w:t xml:space="preserve"> </w:t>
      </w:r>
      <w:ins w:id="82" w:author="Wesner, Jeff" w:date="2024-05-31T09:17:00Z" w16du:dateUtc="2024-05-31T14:17:00Z">
        <w:r w:rsidR="00292D5F">
          <w:t>were</w:t>
        </w:r>
      </w:ins>
      <w:del w:id="83" w:author="Wesner, Jeff" w:date="2024-05-31T09:17:00Z" w16du:dateUtc="2024-05-31T14:17:00Z">
        <w:r w:rsidDel="00292D5F">
          <w:delText>was</w:delText>
        </w:r>
      </w:del>
      <w:r>
        <w:t xml:space="preserve"> </w:t>
      </w:r>
      <w:proofErr w:type="gramStart"/>
      <w:r>
        <w:t>Gamma, since</w:t>
      </w:r>
      <w:proofErr w:type="gramEnd"/>
      <w:r>
        <w:t xml:space="preserve"> the data were positive and continuous. </w:t>
      </w:r>
      <w:ins w:id="84" w:author="Wesner, Jeff" w:date="2024-05-31T15:06:00Z" w16du:dateUtc="2024-05-31T20:06:00Z">
        <w:r w:rsidR="00CE42A1">
          <w:t>We</w:t>
        </w:r>
      </w:ins>
      <w:ins w:id="85" w:author="Wesner, Jeff" w:date="2024-06-10T15:28:00Z" w16du:dateUtc="2024-06-10T20:28:00Z">
        <w:r w:rsidR="00D92A79">
          <w:t xml:space="preserve"> focused on temperature</w:t>
        </w:r>
        <w:r w:rsidR="004A37D3">
          <w:t xml:space="preserve"> and precipitation because these variables are known to be strong drivers of aquatic insect emergence across latitudes (Nash et al. 2023).</w:t>
        </w:r>
      </w:ins>
      <w:ins w:id="86" w:author="Wesner, Jeff" w:date="2024-05-31T15:06:00Z" w16du:dateUtc="2024-05-31T20:06:00Z">
        <w:r w:rsidR="00CE42A1">
          <w:t xml:space="preserve"> </w:t>
        </w:r>
      </w:ins>
      <w:del w:id="87" w:author="Wesner, Jeff" w:date="2024-05-31T15:06:00Z" w16du:dateUtc="2024-05-31T20:06:00Z">
        <w:r w:rsidDel="00CE42A1">
          <w:delText xml:space="preserve">This model revealed a weak positive relationship between emergence and mean annual air </w:delText>
        </w:r>
        <w:commentRangeStart w:id="88"/>
        <w:commentRangeStart w:id="89"/>
        <w:r w:rsidDel="00CE42A1">
          <w:delText>temperature</w:delText>
        </w:r>
        <w:commentRangeEnd w:id="88"/>
        <w:r w:rsidR="00495BD5" w:rsidDel="00CE42A1">
          <w:rPr>
            <w:rStyle w:val="CommentReference"/>
          </w:rPr>
          <w:commentReference w:id="88"/>
        </w:r>
      </w:del>
      <w:commentRangeEnd w:id="89"/>
      <w:r w:rsidR="004A37D3">
        <w:rPr>
          <w:rStyle w:val="CommentReference"/>
        </w:rPr>
        <w:commentReference w:id="89"/>
      </w:r>
      <w:del w:id="90" w:author="Wesner, Jeff" w:date="2024-05-31T15:06:00Z" w16du:dateUtc="2024-05-31T20:06:00Z">
        <w:r w:rsidDel="00CE42A1">
          <w:delText>.</w:delText>
        </w:r>
      </w:del>
    </w:p>
    <w:p w14:paraId="4A135D0B" w14:textId="2329C4CD" w:rsidR="004813A6" w:rsidRDefault="00B94B57">
      <w:pPr>
        <w:pStyle w:val="BodyText"/>
      </w:pPr>
      <w:r>
        <w:t xml:space="preserve">We then used the emergence vs temperature model to estimate total emergence in the </w:t>
      </w:r>
      <m:oMath>
        <m:r>
          <m:rPr>
            <m:sty m:val="p"/>
          </m:rPr>
          <w:rPr>
            <w:rFonts w:ascii="Cambria Math" w:hAnsi="Cambria Math"/>
          </w:rPr>
          <m:t>∼</m:t>
        </m:r>
        <m:r>
          <w:ins w:id="91" w:author="Wesner, Jeff" w:date="2024-06-10T15:32:00Z" w16du:dateUtc="2024-06-10T20:32:00Z">
            <w:rPr>
              <w:rFonts w:ascii="Cambria Math" w:hAnsi="Cambria Math"/>
            </w:rPr>
            <m:t xml:space="preserve">&gt;1 </m:t>
          </w:ins>
        </m:r>
        <m:r>
          <w:ins w:id="92" w:author="Wesner, Jeff" w:date="2024-06-10T15:32:00Z" w16du:dateUtc="2024-06-10T20:32:00Z">
            <m:rPr>
              <m:sty m:val="p"/>
            </m:rPr>
            <w:rPr>
              <w:rFonts w:ascii="Cambria Math" w:hAnsi="Cambria Math"/>
            </w:rPr>
            <m:t>million</m:t>
          </w:ins>
        </m:r>
        <m:r>
          <w:del w:id="93" w:author="Wesner, Jeff" w:date="2024-06-10T15:32:00Z" w16du:dateUtc="2024-06-10T20:32:00Z">
            <w:rPr>
              <w:rFonts w:ascii="Cambria Math" w:hAnsi="Cambria Math"/>
            </w:rPr>
            <m:t>47,000</m:t>
          </w:del>
        </m:r>
      </m:oMath>
      <w:r>
        <w:t xml:space="preserve"> river basins reported by Allen and </w:t>
      </w:r>
      <w:proofErr w:type="spellStart"/>
      <w:r>
        <w:t>Pavelsky</w:t>
      </w:r>
      <w:proofErr w:type="spellEnd"/>
      <w:r>
        <w:t xml:space="preserve"> (</w:t>
      </w:r>
      <w:commentRangeStart w:id="94"/>
      <w:commentRangeStart w:id="95"/>
      <w:r>
        <w:t>2018</w:t>
      </w:r>
      <w:commentRangeEnd w:id="94"/>
      <w:r w:rsidR="00EA3691">
        <w:rPr>
          <w:rStyle w:val="CommentReference"/>
        </w:rPr>
        <w:commentReference w:id="94"/>
      </w:r>
      <w:commentRangeEnd w:id="95"/>
      <w:r w:rsidR="00267B43">
        <w:rPr>
          <w:rStyle w:val="CommentReference"/>
        </w:rPr>
        <w:commentReference w:id="95"/>
      </w:r>
      <w:r>
        <w:t xml:space="preserve">). </w:t>
      </w:r>
      <w:ins w:id="96" w:author="Wesner, Jeff" w:date="2024-06-10T15:29:00Z" w16du:dateUtc="2024-06-10T20:29:00Z">
        <w:r w:rsidR="00404193">
          <w:t>These basins are esti</w:t>
        </w:r>
      </w:ins>
      <w:ins w:id="97" w:author="Wesner, Jeff" w:date="2024-06-10T15:30:00Z" w16du:dateUtc="2024-06-10T20:30:00Z">
        <w:r w:rsidR="00404193">
          <w:t xml:space="preserve">mated using </w:t>
        </w:r>
        <w:proofErr w:type="spellStart"/>
        <w:r w:rsidR="00C1720C">
          <w:t>hydromo</w:t>
        </w:r>
      </w:ins>
      <w:ins w:id="98" w:author="Wesner, Jeff" w:date="2024-06-10T15:31:00Z" w16du:dateUtc="2024-06-10T20:31:00Z">
        <w:r w:rsidR="00C1720C">
          <w:t>r</w:t>
        </w:r>
      </w:ins>
      <w:ins w:id="99" w:author="Wesner, Jeff" w:date="2024-06-10T15:30:00Z" w16du:dateUtc="2024-06-10T20:30:00Z">
        <w:r w:rsidR="00C1720C">
          <w:t>phological</w:t>
        </w:r>
        <w:proofErr w:type="spellEnd"/>
        <w:r w:rsidR="00C1720C">
          <w:t xml:space="preserve"> and statistical approaches</w:t>
        </w:r>
      </w:ins>
      <w:ins w:id="100" w:author="Wesner, Jeff" w:date="2024-06-10T15:31:00Z" w16du:dateUtc="2024-06-10T20:31:00Z">
        <w:r w:rsidR="00C1720C">
          <w:t xml:space="preserve">. Critically, they provide the only estimates that we are aware of </w:t>
        </w:r>
        <w:r w:rsidR="00F45D29">
          <w:t xml:space="preserve">for global river </w:t>
        </w:r>
        <w:proofErr w:type="gramStart"/>
        <w:r w:rsidR="00F45D29">
          <w:t>area</w:t>
        </w:r>
        <w:proofErr w:type="gramEnd"/>
        <w:r w:rsidR="00F45D29">
          <w:t>. They are important because they include not only large rivers but also small (i.e., &lt;</w:t>
        </w:r>
      </w:ins>
      <w:ins w:id="101" w:author="Wesner, Jeff" w:date="2024-06-10T15:32:00Z" w16du:dateUtc="2024-06-10T20:32:00Z">
        <w:r w:rsidR="00F45D29">
          <w:t>6</w:t>
        </w:r>
      </w:ins>
      <w:ins w:id="102" w:author="Wesner, Jeff" w:date="2024-06-10T15:31:00Z" w16du:dateUtc="2024-06-10T20:31:00Z">
        <w:r w:rsidR="00F45D29">
          <w:t>0 m wide)</w:t>
        </w:r>
      </w:ins>
      <w:ins w:id="103" w:author="Wesner, Jeff" w:date="2024-06-10T15:32:00Z" w16du:dateUtc="2024-06-10T20:32:00Z">
        <w:r w:rsidR="00110CD3">
          <w:t xml:space="preserve"> rivers, which make up a substantial portion of earth’s river water surface area.</w:t>
        </w:r>
      </w:ins>
      <w:ins w:id="104" w:author="Wesner, Jeff" w:date="2024-06-10T15:30:00Z" w16du:dateUtc="2024-06-10T20:30:00Z">
        <w:r w:rsidR="00404193">
          <w:t xml:space="preserve"> </w:t>
        </w:r>
      </w:ins>
      <w:r>
        <w:t xml:space="preserve">We assigned a mean annual air temperature to each basin and then used the posterior predictive distribution of the Gamma regression to predict annual emergence in units of mgDM/m2/y. Then, we </w:t>
      </w:r>
      <w:del w:id="105" w:author="Wesner, Jeff" w:date="2024-06-10T15:37:00Z" w16du:dateUtc="2024-06-10T20:37:00Z">
        <w:r w:rsidDel="00BC2217">
          <w:lastRenderedPageBreak/>
          <w:delText>mutiplied</w:delText>
        </w:r>
      </w:del>
      <w:ins w:id="106" w:author="Wesner, Jeff" w:date="2024-06-10T15:37:00Z" w16du:dateUtc="2024-06-10T20:37:00Z">
        <w:r w:rsidR="00BC2217">
          <w:pgNum/>
        </w:r>
        <w:proofErr w:type="spellStart"/>
        <w:r w:rsidR="00BC2217">
          <w:t>ultiplied</w:t>
        </w:r>
      </w:ins>
      <w:proofErr w:type="spellEnd"/>
      <w:r>
        <w:t xml:space="preserve"> that prediction by the area of river water in each </w:t>
      </w:r>
      <w:r w:rsidR="00FF13F3">
        <w:t xml:space="preserve">of the 47,000 basins (Allen and </w:t>
      </w:r>
      <w:proofErr w:type="spellStart"/>
      <w:r w:rsidR="00FF13F3">
        <w:t>Pavelsky</w:t>
      </w:r>
      <w:proofErr w:type="spellEnd"/>
      <w:r w:rsidR="00FF13F3">
        <w:t xml:space="preserve"> 2018)</w:t>
      </w:r>
      <w:r>
        <w:t xml:space="preserve"> to yield a total basin flux of mgDM/y. </w:t>
      </w:r>
      <w:commentRangeStart w:id="107"/>
      <w:r>
        <w:t>Summing</w:t>
      </w:r>
      <w:commentRangeEnd w:id="107"/>
      <w:r w:rsidR="009217E1">
        <w:rPr>
          <w:rStyle w:val="CommentReference"/>
        </w:rPr>
        <w:commentReference w:id="107"/>
      </w:r>
      <w:r>
        <w:t xml:space="preserve"> that across basins yields a global estimate of insect emergence from rivers each </w:t>
      </w:r>
      <w:commentRangeStart w:id="108"/>
      <w:commentRangeStart w:id="109"/>
      <w:r>
        <w:t>year</w:t>
      </w:r>
      <w:commentRangeEnd w:id="108"/>
      <w:r w:rsidR="009217E1">
        <w:rPr>
          <w:rStyle w:val="CommentReference"/>
        </w:rPr>
        <w:commentReference w:id="108"/>
      </w:r>
      <w:commentRangeEnd w:id="109"/>
      <w:r w:rsidR="008C53F7">
        <w:rPr>
          <w:rStyle w:val="CommentReference"/>
        </w:rPr>
        <w:commentReference w:id="109"/>
      </w:r>
      <w:r>
        <w:t>:</w:t>
      </w:r>
    </w:p>
    <w:p w14:paraId="4A135D0C" w14:textId="1B929EC3" w:rsidR="004813A6" w:rsidRDefault="00B94B57">
      <w:pPr>
        <w:pStyle w:val="SourceCode"/>
      </w:pPr>
      <w:r>
        <w:rPr>
          <w:rStyle w:val="VerbatimChar"/>
        </w:rPr>
        <w:t>## # A tibble: 5 × 2</w:t>
      </w:r>
      <w:r>
        <w:br/>
      </w:r>
      <w:r>
        <w:rPr>
          <w:rStyle w:val="VerbatimChar"/>
        </w:rPr>
        <w:t>##   statistic    `MT/dm/y`</w:t>
      </w:r>
      <w:r>
        <w:br/>
      </w:r>
      <w:r>
        <w:rPr>
          <w:rStyle w:val="VerbatimChar"/>
        </w:rPr>
        <w:t>##   &lt;chr&gt;            &lt;dbl&gt;</w:t>
      </w:r>
      <w:r>
        <w:br/>
      </w:r>
      <w:r>
        <w:rPr>
          <w:rStyle w:val="VerbatimChar"/>
        </w:rPr>
        <w:t xml:space="preserve">## 1 </w:t>
      </w:r>
      <w:proofErr w:type="spellStart"/>
      <w:r>
        <w:rPr>
          <w:rStyle w:val="VerbatimChar"/>
        </w:rPr>
        <w:t>median_M</w:t>
      </w:r>
      <w:r w:rsidR="00BC2217">
        <w:rPr>
          <w:rStyle w:val="VerbatimChar"/>
        </w:rPr>
        <w:t>t</w:t>
      </w:r>
      <w:r>
        <w:rPr>
          <w:rStyle w:val="VerbatimChar"/>
        </w:rPr>
        <w:t>dmy</w:t>
      </w:r>
      <w:proofErr w:type="spellEnd"/>
      <w:r>
        <w:rPr>
          <w:rStyle w:val="VerbatimChar"/>
        </w:rPr>
        <w:t xml:space="preserve">   472631.</w:t>
      </w:r>
      <w:r>
        <w:br/>
      </w:r>
      <w:r>
        <w:rPr>
          <w:rStyle w:val="VerbatimChar"/>
        </w:rPr>
        <w:t xml:space="preserve">## 2 </w:t>
      </w:r>
      <w:proofErr w:type="spellStart"/>
      <w:r>
        <w:rPr>
          <w:rStyle w:val="VerbatimChar"/>
        </w:rPr>
        <w:t>mean_M</w:t>
      </w:r>
      <w:r w:rsidR="00BC2217">
        <w:rPr>
          <w:rStyle w:val="VerbatimChar"/>
        </w:rPr>
        <w:t>t</w:t>
      </w:r>
      <w:r>
        <w:rPr>
          <w:rStyle w:val="VerbatimChar"/>
        </w:rPr>
        <w:t>dmy</w:t>
      </w:r>
      <w:proofErr w:type="spellEnd"/>
      <w:r>
        <w:rPr>
          <w:rStyle w:val="VerbatimChar"/>
        </w:rPr>
        <w:t xml:space="preserve">     540148.</w:t>
      </w:r>
      <w:r>
        <w:br/>
      </w:r>
      <w:r>
        <w:rPr>
          <w:rStyle w:val="VerbatimChar"/>
        </w:rPr>
        <w:t xml:space="preserve">## 3 </w:t>
      </w:r>
      <w:proofErr w:type="spellStart"/>
      <w:r>
        <w:rPr>
          <w:rStyle w:val="VerbatimChar"/>
        </w:rPr>
        <w:t>sd_M</w:t>
      </w:r>
      <w:r w:rsidR="00BC2217">
        <w:rPr>
          <w:rStyle w:val="VerbatimChar"/>
        </w:rPr>
        <w:t>t</w:t>
      </w:r>
      <w:r>
        <w:rPr>
          <w:rStyle w:val="VerbatimChar"/>
        </w:rPr>
        <w:t>dmy</w:t>
      </w:r>
      <w:proofErr w:type="spellEnd"/>
      <w:r>
        <w:rPr>
          <w:rStyle w:val="VerbatimChar"/>
        </w:rPr>
        <w:t xml:space="preserve">       298869.</w:t>
      </w:r>
      <w:r>
        <w:br/>
      </w:r>
      <w:r>
        <w:rPr>
          <w:rStyle w:val="VerbatimChar"/>
        </w:rPr>
        <w:t>## 4 low95_M</w:t>
      </w:r>
      <w:r w:rsidR="00BC2217">
        <w:rPr>
          <w:rStyle w:val="VerbatimChar"/>
        </w:rPr>
        <w:t>t</w:t>
      </w:r>
      <w:r>
        <w:rPr>
          <w:rStyle w:val="VerbatimChar"/>
        </w:rPr>
        <w:t>dmy    182136.</w:t>
      </w:r>
      <w:r>
        <w:br/>
      </w:r>
      <w:r>
        <w:rPr>
          <w:rStyle w:val="VerbatimChar"/>
        </w:rPr>
        <w:t>## 5 high95_</w:t>
      </w:r>
      <w:proofErr w:type="gramStart"/>
      <w:r>
        <w:rPr>
          <w:rStyle w:val="VerbatimChar"/>
        </w:rPr>
        <w:t>M</w:t>
      </w:r>
      <w:r w:rsidR="00BC2217">
        <w:rPr>
          <w:rStyle w:val="VerbatimChar"/>
        </w:rPr>
        <w:t>t</w:t>
      </w:r>
      <w:r>
        <w:rPr>
          <w:rStyle w:val="VerbatimChar"/>
        </w:rPr>
        <w:t>dmy  1277135</w:t>
      </w:r>
      <w:proofErr w:type="gramEnd"/>
      <w:r>
        <w:rPr>
          <w:rStyle w:val="VerbatimChar"/>
        </w:rPr>
        <w:t>.</w:t>
      </w:r>
    </w:p>
    <w:p w14:paraId="4A135D0D" w14:textId="7B3C26C8" w:rsidR="004813A6" w:rsidRDefault="00B94B57">
      <w:pPr>
        <w:pStyle w:val="FirstParagraph"/>
      </w:pPr>
      <w:r>
        <w:t>The results</w:t>
      </w:r>
      <w:r w:rsidR="00BC2217">
        <w:t xml:space="preserve"> </w:t>
      </w:r>
      <w:r>
        <w:t xml:space="preserve">indicate that rivers export a mean of </w:t>
      </w:r>
      <m:oMath>
        <m:r>
          <m:rPr>
            <m:sty m:val="p"/>
          </m:rPr>
          <w:rPr>
            <w:rFonts w:ascii="Cambria Math" w:hAnsi="Cambria Math"/>
          </w:rPr>
          <m:t>∼</m:t>
        </m:r>
        <m:r>
          <w:rPr>
            <w:rFonts w:ascii="Cambria Math" w:hAnsi="Cambria Math"/>
          </w:rPr>
          <m:t>540,000</m:t>
        </m:r>
      </m:oMath>
      <w:r>
        <w:t xml:space="preserve"> metric tons (MT) of emerging insect dry mass each year with a 95% credible interval of 182,000 to 1,270,000 </w:t>
      </w:r>
      <w:proofErr w:type="spellStart"/>
      <w:r>
        <w:t>MTdm</w:t>
      </w:r>
      <w:proofErr w:type="spellEnd"/>
      <w:r>
        <w:t>/</w:t>
      </w:r>
      <w:commentRangeStart w:id="110"/>
      <w:commentRangeStart w:id="111"/>
      <w:r>
        <w:t>y</w:t>
      </w:r>
      <w:commentRangeEnd w:id="110"/>
      <w:r w:rsidR="008E7BE1">
        <w:rPr>
          <w:rStyle w:val="CommentReference"/>
        </w:rPr>
        <w:commentReference w:id="110"/>
      </w:r>
      <w:commentRangeEnd w:id="111"/>
      <w:r w:rsidR="00494B11">
        <w:rPr>
          <w:rStyle w:val="CommentReference"/>
        </w:rPr>
        <w:commentReference w:id="111"/>
      </w:r>
      <w:r>
        <w:t>.</w:t>
      </w:r>
    </w:p>
    <w:p w14:paraId="4A135D0E" w14:textId="77777777" w:rsidR="004813A6" w:rsidRDefault="00B94B57">
      <w:pPr>
        <w:pStyle w:val="Heading3"/>
      </w:pPr>
      <w:bookmarkStart w:id="112" w:name="X9950e41432d7fc38608761d62620e4f3f55208a"/>
      <w:bookmarkEnd w:id="36"/>
      <w:r>
        <w:t>2. The proportion of emergence that is carrying a given contaminant</w:t>
      </w:r>
    </w:p>
    <w:p w14:paraId="4A135D0F" w14:textId="1EF6B989" w:rsidR="004813A6" w:rsidRDefault="00B94B57">
      <w:pPr>
        <w:pStyle w:val="FirstParagraph"/>
      </w:pPr>
      <w:r>
        <w:t xml:space="preserve">Of the </w:t>
      </w:r>
      <m:oMath>
        <m:r>
          <m:rPr>
            <m:sty m:val="p"/>
          </m:rPr>
          <w:rPr>
            <w:rFonts w:ascii="Cambria Math" w:hAnsi="Cambria Math"/>
          </w:rPr>
          <m:t>∼</m:t>
        </m:r>
        <m:r>
          <w:rPr>
            <w:rFonts w:ascii="Cambria Math" w:hAnsi="Cambria Math"/>
          </w:rPr>
          <m:t>540,000</m:t>
        </m:r>
      </m:oMath>
      <w:r>
        <w:t xml:space="preserve"> MTdm/y emergence, some fraction is carrying contaminants. </w:t>
      </w:r>
      <w:commentRangeStart w:id="113"/>
      <w:commentRangeStart w:id="114"/>
      <w:r>
        <w:t>For</w:t>
      </w:r>
      <w:commentRangeEnd w:id="113"/>
      <w:r w:rsidR="00BC2E54">
        <w:rPr>
          <w:rStyle w:val="CommentReference"/>
        </w:rPr>
        <w:commentReference w:id="113"/>
      </w:r>
      <w:commentRangeEnd w:id="114"/>
      <w:r w:rsidR="003B73F7">
        <w:rPr>
          <w:rStyle w:val="CommentReference"/>
        </w:rPr>
        <w:commentReference w:id="114"/>
      </w:r>
      <w:r>
        <w:t xml:space="preserve"> example, if 2% of </w:t>
      </w:r>
      <w:commentRangeStart w:id="115"/>
      <w:commentRangeStart w:id="116"/>
      <w:r>
        <w:t xml:space="preserve">surface river </w:t>
      </w:r>
      <w:r w:rsidR="00A25AAC">
        <w:t>area</w:t>
      </w:r>
      <w:r>
        <w:t xml:space="preserve"> </w:t>
      </w:r>
      <w:commentRangeEnd w:id="115"/>
      <w:r w:rsidR="00D95ED8">
        <w:rPr>
          <w:rStyle w:val="CommentReference"/>
        </w:rPr>
        <w:commentReference w:id="115"/>
      </w:r>
      <w:commentRangeEnd w:id="116"/>
      <w:r w:rsidR="00E46187">
        <w:rPr>
          <w:rStyle w:val="CommentReference"/>
        </w:rPr>
        <w:commentReference w:id="116"/>
      </w:r>
      <w:r>
        <w:t xml:space="preserve">is contaminated with Hg, then we </w:t>
      </w:r>
      <w:r w:rsidR="00A25AAC">
        <w:t>can</w:t>
      </w:r>
      <w:r>
        <w:t xml:space="preserve"> assume that 2% of emergence, or 0.02 </w:t>
      </w:r>
      <m:oMath>
        <m:r>
          <m:rPr>
            <m:sty m:val="p"/>
          </m:rPr>
          <w:rPr>
            <w:rFonts w:ascii="Cambria Math" w:hAnsi="Cambria Math"/>
          </w:rPr>
          <m:t>×</m:t>
        </m:r>
      </m:oMath>
      <w:r>
        <w:t xml:space="preserve"> 540,000 = 10,800 MTdm/y will contain Hg. </w:t>
      </w:r>
      <w:r w:rsidR="00833936">
        <w:t>However, w</w:t>
      </w:r>
      <w:r>
        <w:t xml:space="preserve">e are not aware of direct estimates of contaminant coverage </w:t>
      </w:r>
      <w:commentRangeStart w:id="117"/>
      <w:r>
        <w:t>globally</w:t>
      </w:r>
      <w:commentRangeEnd w:id="117"/>
      <w:r w:rsidR="004C5BEF">
        <w:rPr>
          <w:rStyle w:val="CommentReference"/>
        </w:rPr>
        <w:commentReference w:id="117"/>
      </w:r>
      <w:r>
        <w:t>.</w:t>
      </w:r>
      <w:r w:rsidR="00833936">
        <w:t xml:space="preserve"> Instead, we used indirect measures as described below for mercury.</w:t>
      </w:r>
    </w:p>
    <w:p w14:paraId="4A135D10" w14:textId="22C7CF95" w:rsidR="004813A6" w:rsidRDefault="00B94B57">
      <w:pPr>
        <w:pStyle w:val="BodyText"/>
      </w:pPr>
      <w:r>
        <w:rPr>
          <w:i/>
          <w:iCs/>
        </w:rPr>
        <w:t>Example for Mercury</w:t>
      </w:r>
      <w:ins w:id="118" w:author="Wesner, Jeff" w:date="2024-06-10T15:37:00Z" w16du:dateUtc="2024-06-10T20:37:00Z">
        <w:r w:rsidR="00BC2217">
          <w:t xml:space="preserve"> (note: This is </w:t>
        </w:r>
        <w:r w:rsidR="003B73F7">
          <w:t xml:space="preserve">mostly a though experiment. We can certainly do </w:t>
        </w:r>
        <w:proofErr w:type="spellStart"/>
        <w:proofErr w:type="gramStart"/>
        <w:r w:rsidR="003B73F7">
          <w:t>better..</w:t>
        </w:r>
        <w:proofErr w:type="gramEnd"/>
        <w:r w:rsidR="003B73F7">
          <w:t>just</w:t>
        </w:r>
        <w:proofErr w:type="spellEnd"/>
        <w:r w:rsidR="003B73F7">
          <w:t xml:space="preserve"> some text to guide the thought process).</w:t>
        </w:r>
      </w:ins>
      <w:r>
        <w:t xml:space="preserve"> To estimate the proportion of river area (and hence insect emergence) impacted by Hg, we used Peterson et al. Environ. Sci. Technol. 2007, 41, 1, 58–65. Using random surveys of fish from western US rivers, they reported that “11% of the assessed stream length” contained fish with more than 0.1 </w:t>
      </w:r>
      <m:oMath>
        <m:r>
          <w:rPr>
            <w:rFonts w:ascii="Cambria Math" w:hAnsi="Cambria Math"/>
          </w:rPr>
          <m:t>μ</m:t>
        </m:r>
      </m:oMath>
      <w:r>
        <w:t>gHg/g. Anything below this level is conside</w:t>
      </w:r>
      <w:r w:rsidR="00F55347">
        <w:t>re</w:t>
      </w:r>
      <w:r>
        <w:t>d sa</w:t>
      </w:r>
      <w:r w:rsidR="00F55347">
        <w:t>fe</w:t>
      </w:r>
      <w:r>
        <w:t xml:space="preserve"> for consumption by fish-eating mammals. Thus, we made the simplifying assumption that 11% of stream lengths (and hence area) would also result in Hg bioaccumulation in insects. However, Peterson et al. (2007) measured only streams </w:t>
      </w:r>
      <m:oMath>
        <m:r>
          <m:rPr>
            <m:sty m:val="p"/>
          </m:rPr>
          <w:rPr>
            <w:rFonts w:ascii="Cambria Math" w:hAnsi="Cambria Math"/>
          </w:rPr>
          <m:t>≤</m:t>
        </m:r>
      </m:oMath>
      <w:r>
        <w:t xml:space="preserve"> 60m wide. Therefore, we needed to also assess</w:t>
      </w:r>
      <w:r w:rsidR="002E3B5D">
        <w:t xml:space="preserve"> the proportion </w:t>
      </w:r>
      <w:r>
        <w:t>of global stream widths are 60m wide so that we can model Hg in a similar set of streams (NOTE: Perhaps we can assume that Hg is also accumulating in larger rivers, but here we assume that anything greater than 60m has zero Hg</w:t>
      </w:r>
      <w:r w:rsidR="00EF517E">
        <w:t>. This might make more sense for metals as well, given that Macklin et al. report that nearly all metal contaminants from mines is contained with small river basins &lt;</w:t>
      </w:r>
      <w:commentRangeStart w:id="119"/>
      <w:r w:rsidR="00EF517E">
        <w:t>500km2</w:t>
      </w:r>
      <w:commentRangeEnd w:id="119"/>
      <w:r w:rsidR="00094657">
        <w:rPr>
          <w:rStyle w:val="CommentReference"/>
        </w:rPr>
        <w:commentReference w:id="119"/>
      </w:r>
      <w:r>
        <w:t>).</w:t>
      </w:r>
    </w:p>
    <w:p w14:paraId="4A135D11" w14:textId="3B5C5E13" w:rsidR="004813A6" w:rsidRDefault="00B94B57">
      <w:pPr>
        <w:pStyle w:val="BodyText"/>
      </w:pPr>
      <w:r>
        <w:t>To assess the proportion of stream widths globally that are &gt;60m wide, we used the Pareto distrbution equation from Allen and Pavelsky (2018). The</w:t>
      </w:r>
      <w:r w:rsidR="00370741">
        <w:t>y</w:t>
      </w:r>
      <w:r>
        <w:t xml:space="preserve"> estimated that stream widths globally are distributed as a power law with a Pareto shape parameter of 0.83. We simulated 10,000 stream widths using the </w:t>
      </w:r>
      <w:proofErr w:type="gramStart"/>
      <w:r>
        <w:rPr>
          <w:rStyle w:val="VerbatimChar"/>
        </w:rPr>
        <w:t>rpareto(</w:t>
      </w:r>
      <w:proofErr w:type="gramEnd"/>
      <w:r>
        <w:rPr>
          <w:rStyle w:val="VerbatimChar"/>
        </w:rPr>
        <w:t>)</w:t>
      </w:r>
      <w:r>
        <w:t xml:space="preserve"> function from the </w:t>
      </w:r>
      <w:r>
        <w:rPr>
          <w:rStyle w:val="VerbatimChar"/>
        </w:rPr>
        <w:t>VGAM</w:t>
      </w:r>
      <w:r>
        <w:t xml:space="preserve"> package, and calculated the proportion of stream widths </w:t>
      </w:r>
      <w:r w:rsidR="00370741">
        <w:sym w:font="Symbol" w:char="F0A3"/>
      </w:r>
      <w:r>
        <w:t xml:space="preserve">60m. The result indicates that 99% of stream widths are likely less than 60m </w:t>
      </w:r>
      <w:commentRangeStart w:id="120"/>
      <w:commentRangeStart w:id="121"/>
      <w:r>
        <w:t>wide</w:t>
      </w:r>
      <w:commentRangeEnd w:id="120"/>
      <w:r w:rsidR="00107FC4">
        <w:rPr>
          <w:rStyle w:val="CommentReference"/>
        </w:rPr>
        <w:commentReference w:id="120"/>
      </w:r>
      <w:commentRangeEnd w:id="121"/>
      <w:r w:rsidR="00107F72">
        <w:rPr>
          <w:rStyle w:val="CommentReference"/>
        </w:rPr>
        <w:commentReference w:id="121"/>
      </w:r>
      <w:r>
        <w:t>.</w:t>
      </w:r>
      <w:ins w:id="122" w:author="Wesner, Jeff" w:date="2024-06-10T15:39:00Z" w16du:dateUtc="2024-06-10T20:39:00Z">
        <w:r w:rsidR="00E00D48">
          <w:t xml:space="preserve"> (This needs to be rec</w:t>
        </w:r>
      </w:ins>
      <w:ins w:id="123" w:author="Wesner, Jeff" w:date="2024-06-10T15:40:00Z" w16du:dateUtc="2024-06-10T20:40:00Z">
        <w:r w:rsidR="00E00D48">
          <w:t>hecked…it's just a quick estimate by Jeff.</w:t>
        </w:r>
        <w:r w:rsidR="00B94D43">
          <w:t>)</w:t>
        </w:r>
      </w:ins>
    </w:p>
    <w:p w14:paraId="4A135D12" w14:textId="1D7469A0" w:rsidR="004813A6" w:rsidRDefault="00B94B57">
      <w:pPr>
        <w:pStyle w:val="BodyText"/>
      </w:pPr>
      <w:r>
        <w:lastRenderedPageBreak/>
        <w:t xml:space="preserve">Hence, we assumed that the global flux of insects carrying Hg was/ </w:t>
      </w:r>
      <m:oMath>
        <m:r>
          <w:rPr>
            <w:rFonts w:ascii="Cambria Math" w:hAnsi="Cambria Math"/>
          </w:rPr>
          <m:t>540,000 x 0.99 x 0.11</m:t>
        </m:r>
        <m:r>
          <m:rPr>
            <m:sty m:val="p"/>
          </m:rPr>
          <w:rPr>
            <w:rFonts w:ascii="Cambria Math" w:hAnsi="Cambria Math"/>
          </w:rPr>
          <m:t>=</m:t>
        </m:r>
        <m:r>
          <w:rPr>
            <w:rFonts w:ascii="Cambria Math" w:hAnsi="Cambria Math"/>
          </w:rPr>
          <m:t>58,806</m:t>
        </m:r>
        <m:r>
          <w:ins w:id="124" w:author="Wesner, Jeff" w:date="2024-05-31T09:37:00Z" w16du:dateUtc="2024-05-31T14:37:00Z">
            <w:rPr>
              <w:rFonts w:ascii="Cambria Math" w:hAnsi="Cambria Math"/>
            </w:rPr>
            <m:t xml:space="preserve"> </m:t>
          </w:ins>
        </m:r>
      </m:oMath>
      <w:r>
        <w:t>MTdm/y.</w:t>
      </w:r>
      <w:r w:rsidR="00283DEB">
        <w:t xml:space="preserve"> In other words, me</w:t>
      </w:r>
      <w:r w:rsidR="00AC5D12">
        <w:t>an</w:t>
      </w:r>
      <w:r w:rsidR="00283DEB">
        <w:t xml:space="preserve"> total global emergence is 540,000 </w:t>
      </w:r>
      <w:proofErr w:type="spellStart"/>
      <w:r w:rsidR="00283DEB">
        <w:t>MTdm</w:t>
      </w:r>
      <w:proofErr w:type="spellEnd"/>
      <w:r w:rsidR="00283DEB">
        <w:t>/y</w:t>
      </w:r>
      <w:r w:rsidR="00AC5D12">
        <w:t xml:space="preserve">, 99% of which occurs in streams </w:t>
      </w:r>
      <w:r w:rsidR="00AC5D12">
        <w:sym w:font="Symbol" w:char="F0A3"/>
      </w:r>
      <w:r w:rsidR="00AC5D12">
        <w:t xml:space="preserve">60m, with 11% of those streams containing elevated Hg. </w:t>
      </w:r>
    </w:p>
    <w:p w14:paraId="77F42688" w14:textId="64E6A70B" w:rsidR="00421771" w:rsidRDefault="00421771">
      <w:pPr>
        <w:pStyle w:val="BodyText"/>
      </w:pPr>
      <w:r>
        <w:t xml:space="preserve">Caveats: We’re assuming that 11% of streams globally contain Hg, but this is based on a study in the western US, which is likely to have </w:t>
      </w:r>
      <w:r w:rsidR="00A5787E">
        <w:t xml:space="preserve">relatively high levels of Hg. Thus, </w:t>
      </w:r>
      <w:r w:rsidR="00C63F3B">
        <w:t>us</w:t>
      </w:r>
      <w:r w:rsidR="00A5787E">
        <w:t>ing 11% would result in a high estimate. Below, we also include scenarios with lower % Hg</w:t>
      </w:r>
      <w:r w:rsidR="00C63F3B">
        <w:t xml:space="preserve"> for comparison</w:t>
      </w:r>
      <w:r w:rsidR="00A5787E">
        <w:t xml:space="preserve">. </w:t>
      </w:r>
    </w:p>
    <w:p w14:paraId="4A135D13" w14:textId="77777777" w:rsidR="004813A6" w:rsidRDefault="00B94B57">
      <w:pPr>
        <w:pStyle w:val="Heading3"/>
      </w:pPr>
      <w:bookmarkStart w:id="125" w:name="Xc7da175d2290d1dd0efb7f112fc0c9a6214478d"/>
      <w:bookmarkEnd w:id="112"/>
      <w:r>
        <w:t>3. The effect of the contaminant on insect emergence</w:t>
      </w:r>
    </w:p>
    <w:p w14:paraId="4A135D14" w14:textId="3727066F" w:rsidR="004813A6" w:rsidRDefault="00B94B57">
      <w:pPr>
        <w:pStyle w:val="FirstParagraph"/>
      </w:pPr>
      <w:r>
        <w:t xml:space="preserve">For Hg, we did not assume any effect on insect emergence. For contaminants that do have an effect on insect emergence, we would add an additional multiplier to equation above (with uncertainty included as well). For example, if a contaminant is expected to reduce </w:t>
      </w:r>
      <w:commentRangeStart w:id="126"/>
      <w:commentRangeStart w:id="127"/>
      <w:r>
        <w:t>emergenc</w:t>
      </w:r>
      <w:r w:rsidR="00944B4D">
        <w:t>e</w:t>
      </w:r>
      <w:commentRangeEnd w:id="126"/>
      <w:r w:rsidR="00602FBB">
        <w:rPr>
          <w:rStyle w:val="CommentReference"/>
        </w:rPr>
        <w:commentReference w:id="126"/>
      </w:r>
      <w:commentRangeEnd w:id="127"/>
      <w:r w:rsidR="00603550">
        <w:rPr>
          <w:rStyle w:val="CommentReference"/>
        </w:rPr>
        <w:commentReference w:id="127"/>
      </w:r>
      <w:r>
        <w:t xml:space="preserve"> by 0.5, then the value above would </w:t>
      </w:r>
      <m:oMath>
        <m:r>
          <w:rPr>
            <w:rFonts w:ascii="Cambria Math" w:hAnsi="Cambria Math"/>
          </w:rPr>
          <m:t>58,806 x 0.5</m:t>
        </m:r>
        <m:r>
          <m:rPr>
            <m:sty m:val="p"/>
          </m:rPr>
          <w:rPr>
            <w:rFonts w:ascii="Cambria Math" w:hAnsi="Cambria Math"/>
          </w:rPr>
          <m:t>=</m:t>
        </m:r>
        <m:r>
          <w:rPr>
            <w:rFonts w:ascii="Cambria Math" w:hAnsi="Cambria Math"/>
          </w:rPr>
          <m:t xml:space="preserve">29,503 </m:t>
        </m:r>
      </m:oMath>
      <w:r>
        <w:t>MTdm/</w:t>
      </w:r>
      <w:proofErr w:type="gramStart"/>
      <w:r>
        <w:t>y</w:t>
      </w:r>
      <w:proofErr w:type="gramEnd"/>
    </w:p>
    <w:p w14:paraId="4A135D15" w14:textId="77777777" w:rsidR="004813A6" w:rsidRDefault="00B94B57">
      <w:pPr>
        <w:pStyle w:val="Heading3"/>
      </w:pPr>
      <w:bookmarkStart w:id="128" w:name="X5b6acd1a0cc4ae6bafdb43cbaf01285f6522414"/>
      <w:bookmarkEnd w:id="125"/>
      <w:r>
        <w:t>4. The concentration of the contaminant in the surviving adult aquatic insects</w:t>
      </w:r>
    </w:p>
    <w:p w14:paraId="4A135D16" w14:textId="03CE09C6" w:rsidR="004813A6" w:rsidRDefault="00B94B57">
      <w:pPr>
        <w:pStyle w:val="FirstParagraph"/>
      </w:pPr>
      <w:r>
        <w:t>To estimate the concentration of contaminants in adult aquatic insects, we used literature extractions for</w:t>
      </w:r>
      <w:r w:rsidR="007F225C">
        <w:t xml:space="preserve"> </w:t>
      </w:r>
      <w:r>
        <w:t>contaminants that reported either adult aquatic insect tissue concentrations, water concentrations, and/or sediment concentrations.</w:t>
      </w:r>
    </w:p>
    <w:p w14:paraId="4A135D17" w14:textId="78973B53" w:rsidR="004813A6" w:rsidRDefault="00B94B57">
      <w:pPr>
        <w:pStyle w:val="BodyText"/>
      </w:pPr>
      <w:r>
        <w:rPr>
          <w:i/>
          <w:iCs/>
        </w:rPr>
        <w:t>Example for mercury</w:t>
      </w:r>
      <w:r>
        <w:t xml:space="preserve"> Using the 52(ish) measures of Hg in adult aquatic insects, we ran a generalized linear model with adult Hg concentration as the response variable, sediment Hg concentration as the predictor variable, and study as a varying </w:t>
      </w:r>
      <w:commentRangeStart w:id="129"/>
      <w:r>
        <w:t>intercept</w:t>
      </w:r>
      <w:commentRangeEnd w:id="129"/>
      <w:r w:rsidR="00F660AF">
        <w:rPr>
          <w:rStyle w:val="CommentReference"/>
        </w:rPr>
        <w:commentReference w:id="129"/>
      </w:r>
      <w:r>
        <w:t>. It suggested that the mean Hg concentration in adult aquatic insects is ~0.2 Hg</w:t>
      </w:r>
      <w:r w:rsidR="001E22E8">
        <w:t xml:space="preserve"> </w:t>
      </w:r>
      <w:r>
        <w:t>ng/</w:t>
      </w:r>
      <w:proofErr w:type="spellStart"/>
      <w:r>
        <w:t>g</w:t>
      </w:r>
      <w:r w:rsidR="001E22E8">
        <w:t>DM</w:t>
      </w:r>
      <w:proofErr w:type="spellEnd"/>
      <w:r w:rsidR="001E22E8">
        <w:t xml:space="preserve">. This value (and its uncertainty) is </w:t>
      </w:r>
      <w:r w:rsidR="001D2C9E">
        <w:t>used in step 5 to estimate global Hg flux</w:t>
      </w:r>
      <w:ins w:id="130" w:author="Wesner, Jeff" w:date="2024-06-10T15:46:00Z" w16du:dateUtc="2024-06-10T20:46:00Z">
        <w:r w:rsidR="00E5474A">
          <w:t xml:space="preserve"> (see step 5 below</w:t>
        </w:r>
        <w:proofErr w:type="gramStart"/>
        <w:r w:rsidR="00E5474A">
          <w:t>).</w:t>
        </w:r>
      </w:ins>
      <w:r w:rsidR="001D2C9E">
        <w:t>.</w:t>
      </w:r>
      <w:proofErr w:type="gramEnd"/>
    </w:p>
    <w:p w14:paraId="4A135D18" w14:textId="77777777" w:rsidR="004813A6" w:rsidRDefault="00B94B57">
      <w:pPr>
        <w:pStyle w:val="Heading3"/>
      </w:pPr>
      <w:bookmarkStart w:id="131" w:name="X67ba2368bbe803b9215c4354c01b74eb80961ba"/>
      <w:bookmarkEnd w:id="128"/>
      <w:r>
        <w:t>5. The global amount of contaminant flux from adult aquatic insects</w:t>
      </w:r>
    </w:p>
    <w:p w14:paraId="79C59360" w14:textId="7A2D86D4" w:rsidR="00F32644" w:rsidRDefault="00B94B57" w:rsidP="00F32644">
      <w:pPr>
        <w:pStyle w:val="FirstParagraph"/>
        <w:rPr>
          <w:ins w:id="132" w:author="Wesner, Jeff" w:date="2024-06-10T15:44:00Z" w16du:dateUtc="2024-06-10T20:44:00Z"/>
        </w:rPr>
      </w:pPr>
      <w:r>
        <w:t>Given the posterior predictions of the amount of potentially contaminated insect emergence (~58,806 MTdm/y) along with the posterior predictions of Hg concentration in those insect</w:t>
      </w:r>
      <w:r w:rsidR="001D2C9E">
        <w:t>s (~0.2 Hg ng/</w:t>
      </w:r>
      <w:proofErr w:type="spellStart"/>
      <w:r w:rsidR="001D2C9E">
        <w:t>gDM</w:t>
      </w:r>
      <w:proofErr w:type="spellEnd"/>
      <w:r w:rsidR="001D2C9E">
        <w:t>)</w:t>
      </w:r>
      <w:r>
        <w:t>, we estimate</w:t>
      </w:r>
      <w:ins w:id="133" w:author="Wesner, Jeff" w:date="2024-06-10T15:44:00Z" w16du:dateUtc="2024-06-10T20:44:00Z">
        <w:r w:rsidR="00F32644">
          <w:t>d</w:t>
        </w:r>
      </w:ins>
      <w:r>
        <w:t xml:space="preserve"> </w:t>
      </w:r>
      <w:del w:id="134" w:author="Wesner, Jeff" w:date="2024-06-10T15:44:00Z" w16du:dateUtc="2024-06-10T20:44:00Z">
        <w:r w:rsidDel="00F32644">
          <w:delText xml:space="preserve">that the </w:delText>
        </w:r>
      </w:del>
      <w:r>
        <w:t>mean annual flux of Hg in emerging aquatic insects</w:t>
      </w:r>
      <w:ins w:id="135" w:author="Wesner, Jeff" w:date="2024-06-10T15:44:00Z" w16du:dateUtc="2024-06-10T20:44:00Z">
        <w:r w:rsidR="00F32644">
          <w:t xml:space="preserve"> across five </w:t>
        </w:r>
        <w:proofErr w:type="spellStart"/>
        <w:r w:rsidR="00F32644">
          <w:t>scenaries</w:t>
        </w:r>
        <w:proofErr w:type="spellEnd"/>
        <w:r w:rsidR="00491BAC">
          <w:t xml:space="preserve">. </w:t>
        </w:r>
      </w:ins>
      <w:del w:id="136" w:author="Wesner, Jeff" w:date="2024-06-10T15:44:00Z" w16du:dateUtc="2024-06-10T20:44:00Z">
        <w:r w:rsidDel="00F32644">
          <w:delText xml:space="preserve"> is:</w:delText>
        </w:r>
      </w:del>
      <w:ins w:id="137" w:author="Wesner, Jeff" w:date="2024-06-10T15:44:00Z" w16du:dateUtc="2024-06-10T20:44:00Z">
        <w:r w:rsidR="00F32644">
          <w:t xml:space="preserve">The table </w:t>
        </w:r>
        <w:r w:rsidR="00F32644">
          <w:t>below</w:t>
        </w:r>
        <w:r w:rsidR="00F32644">
          <w:t xml:space="preserve"> gives </w:t>
        </w:r>
        <w:r w:rsidR="00491BAC">
          <w:t xml:space="preserve">the </w:t>
        </w:r>
        <w:r w:rsidR="00F32644">
          <w:t xml:space="preserve">five scenarios for the proportion of global emergence impacted by </w:t>
        </w:r>
        <w:commentRangeStart w:id="138"/>
        <w:r w:rsidR="00F32644">
          <w:t>Hg</w:t>
        </w:r>
        <w:commentRangeEnd w:id="138"/>
        <w:r w:rsidR="00F32644">
          <w:rPr>
            <w:rStyle w:val="CommentReference"/>
          </w:rPr>
          <w:commentReference w:id="138"/>
        </w:r>
        <w:r w:rsidR="00F32644">
          <w:t xml:space="preserve">, from 1% to 23%. This provides a range of scenarios centered around Peterson et al.’s estimate of 11%. The results suggest that emerging aquatic insects transport between 1 and 30 kg of Hg per year globally, with credible intervals ranging from 0.4 to 97 </w:t>
        </w:r>
        <w:proofErr w:type="spellStart"/>
        <w:r w:rsidR="00F32644">
          <w:t>kgHg</w:t>
        </w:r>
        <w:proofErr w:type="spellEnd"/>
        <w:r w:rsidR="00F32644">
          <w:t>/y. For perspective, Pacific salmon of North America transport ~ 7kg Hg/</w:t>
        </w:r>
        <w:proofErr w:type="spellStart"/>
        <w:r w:rsidR="00F32644">
          <w:t>yr</w:t>
        </w:r>
        <w:proofErr w:type="spellEnd"/>
        <w:r w:rsidR="00F32644">
          <w:t xml:space="preserve"> from marine to freshwater (Brandt et al. in review). Hence, these estimates appear reasonable to at least an order of </w:t>
        </w:r>
        <w:commentRangeStart w:id="139"/>
        <w:r w:rsidR="00F32644">
          <w:t>magnitude</w:t>
        </w:r>
        <w:commentRangeEnd w:id="139"/>
        <w:r w:rsidR="00F32644">
          <w:rPr>
            <w:rStyle w:val="CommentReference"/>
          </w:rPr>
          <w:commentReference w:id="139"/>
        </w:r>
        <w:r w:rsidR="00F32644">
          <w:t>.</w:t>
        </w:r>
      </w:ins>
    </w:p>
    <w:p w14:paraId="0E944A84" w14:textId="77777777" w:rsidR="00F32644" w:rsidRPr="00F32644" w:rsidRDefault="00F32644" w:rsidP="00F32644">
      <w:pPr>
        <w:pStyle w:val="BodyText"/>
        <w:pPrChange w:id="140" w:author="Wesner, Jeff" w:date="2024-06-10T15:44:00Z" w16du:dateUtc="2024-06-10T20:44:00Z">
          <w:pPr>
            <w:pStyle w:val="FirstParagraph"/>
          </w:pPr>
        </w:pPrChange>
      </w:pPr>
    </w:p>
    <w:p w14:paraId="4A135D1A" w14:textId="235AD2E2" w:rsidR="004813A6" w:rsidRDefault="00B94B57">
      <w:pPr>
        <w:pStyle w:val="SourceCode"/>
      </w:pPr>
      <w:r>
        <w:rPr>
          <w:rStyle w:val="VerbatimChar"/>
        </w:rPr>
        <w:t xml:space="preserve">##   </w:t>
      </w:r>
      <w:proofErr w:type="spellStart"/>
      <w:r>
        <w:rPr>
          <w:rStyle w:val="VerbatimChar"/>
        </w:rPr>
        <w:t>proportion_with_mercury</w:t>
      </w:r>
      <w:proofErr w:type="spellEnd"/>
      <w:r>
        <w:rPr>
          <w:rStyle w:val="VerbatimChar"/>
        </w:rPr>
        <w:t xml:space="preserve"> </w:t>
      </w:r>
      <w:proofErr w:type="spellStart"/>
      <w:r>
        <w:rPr>
          <w:rStyle w:val="VerbatimChar"/>
        </w:rPr>
        <w:t>global_flux_mercury_kg_</w:t>
      </w:r>
      <w:proofErr w:type="gramStart"/>
      <w:r>
        <w:rPr>
          <w:rStyle w:val="VerbatimChar"/>
        </w:rPr>
        <w:t>y</w:t>
      </w:r>
      <w:proofErr w:type="spellEnd"/>
      <w:r>
        <w:rPr>
          <w:rStyle w:val="VerbatimChar"/>
        </w:rPr>
        <w:t xml:space="preserve"> .lower</w:t>
      </w:r>
      <w:proofErr w:type="gramEnd"/>
      <w:r>
        <w:rPr>
          <w:rStyle w:val="VerbatimChar"/>
        </w:rPr>
        <w:t xml:space="preserve"> .upper .width </w:t>
      </w:r>
      <w:r>
        <w:br/>
      </w:r>
      <w:r>
        <w:rPr>
          <w:rStyle w:val="VerbatimChar"/>
        </w:rPr>
        <w:t xml:space="preserve">## 1                    0.01                      1.3    0.4    4.2   0.95 </w:t>
      </w:r>
      <w:r>
        <w:br/>
      </w:r>
      <w:r>
        <w:rPr>
          <w:rStyle w:val="VerbatimChar"/>
        </w:rPr>
        <w:t xml:space="preserve">## 2                    0.05                      6.5    2.2   21.2   0.95 </w:t>
      </w:r>
      <w:r>
        <w:br/>
      </w:r>
      <w:r>
        <w:rPr>
          <w:rStyle w:val="VerbatimChar"/>
        </w:rPr>
        <w:t xml:space="preserve">## 3                    0.11                     14.4    4.8   46.6   0.95 </w:t>
      </w:r>
      <w:r>
        <w:br/>
      </w:r>
      <w:r>
        <w:rPr>
          <w:rStyle w:val="VerbatimChar"/>
        </w:rPr>
        <w:t xml:space="preserve">## 4                    0.17                     22.2    7.4   72     0.95 </w:t>
      </w:r>
      <w:r>
        <w:br/>
      </w:r>
      <w:r>
        <w:rPr>
          <w:rStyle w:val="VerbatimChar"/>
        </w:rPr>
        <w:lastRenderedPageBreak/>
        <w:t xml:space="preserve">## 5                    0.23                     30.1    9.9   97.4   0.95 </w:t>
      </w:r>
      <w:r>
        <w:br/>
      </w:r>
    </w:p>
    <w:p w14:paraId="4A135D1B" w14:textId="57B1E3E0" w:rsidR="004813A6" w:rsidDel="00E958A2" w:rsidRDefault="00B94B57">
      <w:pPr>
        <w:pStyle w:val="FirstParagraph"/>
        <w:rPr>
          <w:del w:id="141" w:author="Wesner, Jeff" w:date="2024-06-10T15:43:00Z" w16du:dateUtc="2024-06-10T20:43:00Z"/>
        </w:rPr>
      </w:pPr>
      <w:del w:id="142" w:author="Wesner, Jeff" w:date="2024-06-10T15:43:00Z" w16du:dateUtc="2024-06-10T20:43:00Z">
        <w:r w:rsidDel="00E958A2">
          <w:delText xml:space="preserve">The table above gives five scenarios for the proportion of global emergence impacted by </w:delText>
        </w:r>
        <w:commentRangeStart w:id="143"/>
        <w:r w:rsidDel="00E958A2">
          <w:delText>Hg</w:delText>
        </w:r>
        <w:commentRangeEnd w:id="143"/>
        <w:r w:rsidR="0050092B" w:rsidDel="00E958A2">
          <w:rPr>
            <w:rStyle w:val="CommentReference"/>
          </w:rPr>
          <w:commentReference w:id="143"/>
        </w:r>
        <w:r w:rsidDel="00E958A2">
          <w:delText>, from 1% to 23%. This provides a range of scenarios centered around Peterson et al.’s estimate of 11%. The results suggest that emerging aquatic insects transport between 1 and 30 kg of Hg per year</w:delText>
        </w:r>
      </w:del>
      <w:ins w:id="144" w:author="Kraus, Johanna M" w:date="2024-05-27T15:38:00Z">
        <w:del w:id="145" w:author="Wesner, Jeff" w:date="2024-06-10T15:43:00Z" w16du:dateUtc="2024-06-10T20:43:00Z">
          <w:r w:rsidR="00846453" w:rsidDel="00E958A2">
            <w:delText xml:space="preserve"> globally</w:delText>
          </w:r>
        </w:del>
      </w:ins>
      <w:del w:id="146" w:author="Wesner, Jeff" w:date="2024-06-10T15:43:00Z" w16du:dateUtc="2024-06-10T20:43:00Z">
        <w:r w:rsidR="00C629B2" w:rsidDel="00E958A2">
          <w:delText>, with credible intervals ranging from 0.4 to 97 kgHg/y</w:delText>
        </w:r>
        <w:r w:rsidDel="00E958A2">
          <w:delText xml:space="preserve">. For perspective, Pacific salmon of North America transport ~ 7kg Hg/yr from marine to freshwater (Brandt et al. in review). Hence, these estimates appear reasonable to at least an order of </w:delText>
        </w:r>
        <w:commentRangeStart w:id="147"/>
        <w:r w:rsidDel="00E958A2">
          <w:delText>magnitude</w:delText>
        </w:r>
        <w:commentRangeEnd w:id="147"/>
        <w:r w:rsidR="007E0840" w:rsidDel="00E958A2">
          <w:rPr>
            <w:rStyle w:val="CommentReference"/>
          </w:rPr>
          <w:commentReference w:id="147"/>
        </w:r>
        <w:r w:rsidDel="00E958A2">
          <w:delText>.</w:delText>
        </w:r>
      </w:del>
    </w:p>
    <w:p w14:paraId="097AD141" w14:textId="5278B743" w:rsidR="00362B51" w:rsidRDefault="0021750B" w:rsidP="00362B51">
      <w:pPr>
        <w:pStyle w:val="Heading3"/>
      </w:pPr>
      <w:r>
        <w:t>Combining</w:t>
      </w:r>
      <w:r w:rsidR="00D60515">
        <w:t xml:space="preserve"> this workflow with spatially explicit estimates.</w:t>
      </w:r>
    </w:p>
    <w:p w14:paraId="5C24C86A" w14:textId="77777777" w:rsidR="00714D8A" w:rsidRDefault="007B554C" w:rsidP="00D60515">
      <w:pPr>
        <w:pStyle w:val="BodyText"/>
      </w:pPr>
      <w:r>
        <w:t xml:space="preserve">The approach here </w:t>
      </w:r>
      <w:r w:rsidR="00882F85">
        <w:t xml:space="preserve">is top-down in the sense that we </w:t>
      </w:r>
      <w:r w:rsidR="00822B7C">
        <w:t xml:space="preserve">are largely ignoring spatially explicit </w:t>
      </w:r>
      <w:commentRangeStart w:id="148"/>
      <w:r w:rsidR="00822B7C">
        <w:t>predictions</w:t>
      </w:r>
      <w:commentRangeEnd w:id="148"/>
      <w:r w:rsidR="005806C2">
        <w:rPr>
          <w:rStyle w:val="CommentReference"/>
        </w:rPr>
        <w:commentReference w:id="148"/>
      </w:r>
      <w:r w:rsidR="00822B7C">
        <w:t>.</w:t>
      </w:r>
      <w:r w:rsidR="00793988">
        <w:t xml:space="preserve"> Ideally, in addition to temperature, elevation, flow, etc., we could also have </w:t>
      </w:r>
      <w:r w:rsidR="00742BD5">
        <w:t xml:space="preserve">spatially explicit </w:t>
      </w:r>
      <w:r w:rsidR="00793988">
        <w:t>estimates of contaminant concentrations in the water or sediment for each</w:t>
      </w:r>
      <w:r w:rsidR="00882F85">
        <w:t xml:space="preserve"> river</w:t>
      </w:r>
      <w:r w:rsidR="00742BD5">
        <w:t>/stream</w:t>
      </w:r>
      <w:r w:rsidR="00882F85">
        <w:t xml:space="preserve"> on earth.</w:t>
      </w:r>
      <w:r w:rsidR="00742BD5">
        <w:t xml:space="preserve"> In such a case, we could </w:t>
      </w:r>
      <w:r w:rsidR="00F753A1">
        <w:t>use a bottom-up approach</w:t>
      </w:r>
      <w:r w:rsidR="00742BD5">
        <w:t xml:space="preserve"> model predictions from </w:t>
      </w:r>
      <w:r w:rsidR="00191069">
        <w:t xml:space="preserve">step 4 </w:t>
      </w:r>
      <w:r w:rsidR="00F753A1">
        <w:t>are used to</w:t>
      </w:r>
      <w:r w:rsidR="00191069">
        <w:t xml:space="preserve"> estimate contaminant concentrations across rivers</w:t>
      </w:r>
      <w:r w:rsidR="00F753A1">
        <w:t xml:space="preserve">. Those estimates </w:t>
      </w:r>
      <w:r w:rsidR="00640D31">
        <w:t>would</w:t>
      </w:r>
      <w:r w:rsidR="00F753A1">
        <w:t xml:space="preserve"> </w:t>
      </w:r>
      <w:proofErr w:type="gramStart"/>
      <w:r w:rsidR="00F753A1">
        <w:t>multiplied</w:t>
      </w:r>
      <w:proofErr w:type="gramEnd"/>
      <w:r w:rsidR="00F753A1">
        <w:t xml:space="preserve"> </w:t>
      </w:r>
      <w:r w:rsidR="00640D31">
        <w:t>by</w:t>
      </w:r>
      <w:r w:rsidR="00191069">
        <w:t xml:space="preserve"> emergence </w:t>
      </w:r>
      <w:r w:rsidR="00F753A1">
        <w:t>predictions at the same rivers</w:t>
      </w:r>
      <w:r w:rsidR="00977A95">
        <w:t>. And the result would be</w:t>
      </w:r>
      <w:r w:rsidR="00191069">
        <w:t xml:space="preserve"> spatially explicit estimates of contaminant flux. Global flux would then be calculated by summing up the individual river fluxes. </w:t>
      </w:r>
      <w:r w:rsidR="0067585C">
        <w:t>Such an approach</w:t>
      </w:r>
      <w:r w:rsidR="00640D31">
        <w:t xml:space="preserve"> would obviate the need for step </w:t>
      </w:r>
      <w:r w:rsidR="00935319">
        <w:t>2 (estimating the proportion of water impacted by contaminants). But it</w:t>
      </w:r>
      <w:r w:rsidR="0067585C">
        <w:t xml:space="preserve"> seems unlikely to be feasible on global scale, given the paucity of contaminants data in many river </w:t>
      </w:r>
      <w:commentRangeStart w:id="149"/>
      <w:r w:rsidR="0067585C">
        <w:t>basins</w:t>
      </w:r>
      <w:commentRangeEnd w:id="149"/>
      <w:r w:rsidR="007B37B6">
        <w:rPr>
          <w:rStyle w:val="CommentReference"/>
        </w:rPr>
        <w:commentReference w:id="149"/>
      </w:r>
      <w:r w:rsidR="00B426D8">
        <w:t xml:space="preserve">. </w:t>
      </w:r>
    </w:p>
    <w:p w14:paraId="3FCC08A5" w14:textId="1C73419A" w:rsidR="00D60515" w:rsidRPr="00B426D8" w:rsidRDefault="00B426D8" w:rsidP="00D60515">
      <w:pPr>
        <w:pStyle w:val="BodyText"/>
      </w:pPr>
      <w:r>
        <w:t>However, we will use th</w:t>
      </w:r>
      <w:r w:rsidR="00714D8A">
        <w:t>e spatially explicit bottom-up</w:t>
      </w:r>
      <w:r>
        <w:t xml:space="preserve"> approach for targeted rivers where we </w:t>
      </w:r>
      <w:r>
        <w:rPr>
          <w:i/>
          <w:iCs/>
        </w:rPr>
        <w:t>do</w:t>
      </w:r>
      <w:r>
        <w:t xml:space="preserve"> have spatially explicit estimates of contaminants, namely in the US and </w:t>
      </w:r>
      <w:commentRangeStart w:id="150"/>
      <w:r>
        <w:t>Europe</w:t>
      </w:r>
      <w:commentRangeEnd w:id="150"/>
      <w:r w:rsidR="00321CB9">
        <w:rPr>
          <w:rStyle w:val="CommentReference"/>
        </w:rPr>
        <w:commentReference w:id="150"/>
      </w:r>
      <w:r>
        <w:t xml:space="preserve"> (Jakob’s predictions). </w:t>
      </w:r>
      <w:r w:rsidR="00640D31">
        <w:t xml:space="preserve">Those models can be used to demonstrate the feasibility of mapping contaminant flux at the river level. Their results </w:t>
      </w:r>
      <w:r w:rsidR="00714D8A">
        <w:t xml:space="preserve">will help to refine global estimates as well (i.e., basins for which we have </w:t>
      </w:r>
      <w:r w:rsidR="002B22D0">
        <w:t>river-level predictions will be used</w:t>
      </w:r>
      <w:r w:rsidR="001276BD">
        <w:t xml:space="preserve"> to predict flux for those basins</w:t>
      </w:r>
      <w:r w:rsidR="00B94B57">
        <w:t xml:space="preserve">, rather than the indirect approach described above here). </w:t>
      </w:r>
    </w:p>
    <w:bookmarkEnd w:id="25"/>
    <w:bookmarkEnd w:id="131"/>
    <w:p w14:paraId="59E3FAC1" w14:textId="366CF2B1" w:rsidR="00362B51" w:rsidRPr="00362B51" w:rsidRDefault="00362B51" w:rsidP="00362B51">
      <w:pPr>
        <w:pStyle w:val="BodyText"/>
      </w:pPr>
    </w:p>
    <w:sectPr w:rsidR="00362B51" w:rsidRPr="00362B51">
      <w:headerReference w:type="default" r:id="rId12"/>
      <w:footerReference w:type="default" r:id="rId13"/>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Kraus, Johanna M" w:date="2024-05-27T15:19:00Z" w:initials="KJM">
    <w:p w14:paraId="460EDBB6" w14:textId="77777777" w:rsidR="00F11F0C" w:rsidRDefault="00F11F0C" w:rsidP="00954CF1">
      <w:pPr>
        <w:pStyle w:val="CommentText"/>
      </w:pPr>
      <w:r>
        <w:rPr>
          <w:rStyle w:val="CommentReference"/>
        </w:rPr>
        <w:annotationRef/>
      </w:r>
      <w:r>
        <w:t xml:space="preserve">Something like this qualifies the estimate and the data going into it. </w:t>
      </w:r>
    </w:p>
  </w:comment>
  <w:comment w:id="6" w:author="Kraus, Johanna M" w:date="2024-05-27T14:54:00Z" w:initials="KJM">
    <w:p w14:paraId="1CBA5427" w14:textId="20F086F3" w:rsidR="00B509AF" w:rsidRDefault="00B509AF">
      <w:pPr>
        <w:pStyle w:val="CommentText"/>
      </w:pPr>
      <w:r>
        <w:rPr>
          <w:rStyle w:val="CommentReference"/>
        </w:rPr>
        <w:annotationRef/>
      </w:r>
      <w:r>
        <w:t xml:space="preserve">Estimated independently of ecosystem contamination - i.e. baseline estimates given no contamination. </w:t>
      </w:r>
    </w:p>
    <w:p w14:paraId="333B2B25" w14:textId="77777777" w:rsidR="00B509AF" w:rsidRDefault="00B509AF">
      <w:pPr>
        <w:pStyle w:val="CommentText"/>
      </w:pPr>
    </w:p>
    <w:p w14:paraId="21804627" w14:textId="77777777" w:rsidR="00B509AF" w:rsidRDefault="00B509AF" w:rsidP="00A423F6">
      <w:pPr>
        <w:pStyle w:val="CommentText"/>
      </w:pPr>
      <w:r>
        <w:t>Note: this can only happen if this estimate is derived from "clean" ecosystems. If the estimate is derived from systems impacted by contaminants then applying estimates from #3 to #1 will overestimate effects of contaminants on emergence.</w:t>
      </w:r>
    </w:p>
  </w:comment>
  <w:comment w:id="7" w:author="Wesner, Jeff" w:date="2024-05-31T09:46:00Z" w:initials="JW">
    <w:p w14:paraId="45BBD5E9" w14:textId="77777777" w:rsidR="005662EF" w:rsidRDefault="005662EF" w:rsidP="00840181">
      <w:pPr>
        <w:pStyle w:val="CommentText"/>
      </w:pPr>
      <w:r>
        <w:rPr>
          <w:rStyle w:val="CommentReference"/>
        </w:rPr>
        <w:annotationRef/>
      </w:r>
      <w:r>
        <w:t>Good point! I think our production estimates almost all come from non-impacted sites, but we need to double-check that.</w:t>
      </w:r>
    </w:p>
  </w:comment>
  <w:comment w:id="13" w:author="Kraus, Johanna M" w:date="2024-05-27T14:57:00Z" w:initials="KJM">
    <w:p w14:paraId="7832C7DD" w14:textId="63106164" w:rsidR="00DA6E2E" w:rsidRDefault="00DA6E2E" w:rsidP="00AE0062">
      <w:pPr>
        <w:pStyle w:val="CommentText"/>
      </w:pPr>
      <w:r>
        <w:rPr>
          <w:rStyle w:val="CommentReference"/>
        </w:rPr>
        <w:annotationRef/>
      </w:r>
      <w:r>
        <w:t>Maybe make 3 to be number 2 because that will help you arrive at a correct estimate of emergence in a given location and globally before you apply the proportion of emergence carrying a given contaminant.</w:t>
      </w:r>
    </w:p>
  </w:comment>
  <w:comment w:id="14" w:author="Kraus, Johanna M" w:date="2024-05-27T14:58:00Z" w:initials="KJM">
    <w:p w14:paraId="00065438" w14:textId="77777777" w:rsidR="00643A2F" w:rsidRDefault="00643A2F" w:rsidP="000929E2">
      <w:pPr>
        <w:pStyle w:val="CommentText"/>
      </w:pPr>
      <w:r>
        <w:rPr>
          <w:rStyle w:val="CommentReference"/>
        </w:rPr>
        <w:annotationRef/>
      </w:r>
      <w:r>
        <w:t>Also, maybe the "given location" piece is drilling down too far given that you are just going for the total global flux in one shot.</w:t>
      </w:r>
    </w:p>
  </w:comment>
  <w:comment w:id="22" w:author="Kraus, Johanna M" w:date="2024-05-27T14:55:00Z" w:initials="KJM">
    <w:p w14:paraId="4F6353FF" w14:textId="7FD0FA9F" w:rsidR="00BF3A6B" w:rsidRDefault="00BF3A6B" w:rsidP="00C0576B">
      <w:pPr>
        <w:pStyle w:val="CommentText"/>
      </w:pPr>
      <w:r>
        <w:rPr>
          <w:rStyle w:val="CommentReference"/>
        </w:rPr>
        <w:annotationRef/>
      </w:r>
      <w:r>
        <w:t>Well, this is the goal so maybe not a data requirement?</w:t>
      </w:r>
    </w:p>
  </w:comment>
  <w:comment w:id="26" w:author="Kraus, Johanna M" w:date="2024-05-27T14:59:00Z" w:initials="KJM">
    <w:p w14:paraId="16AE8805" w14:textId="77777777" w:rsidR="0048198B" w:rsidRDefault="00884DA9" w:rsidP="0032696B">
      <w:pPr>
        <w:pStyle w:val="CommentText"/>
      </w:pPr>
      <w:r>
        <w:rPr>
          <w:rStyle w:val="CommentReference"/>
        </w:rPr>
        <w:annotationRef/>
      </w:r>
      <w:r w:rsidR="0048198B">
        <w:t>Ok - I get your logic more clearly from this figure. It works, for sure. It might be worth working up one of these for estimating global flux of PUFAs in adult aquatic insects to show that the difference would be that you are including all insects (not just those affected by the contaminants)</w:t>
      </w:r>
    </w:p>
  </w:comment>
  <w:comment w:id="27" w:author="Wesner, Jeff" w:date="2024-05-31T09:52:00Z" w:initials="JW">
    <w:p w14:paraId="55093D1A" w14:textId="77777777" w:rsidR="00067E58" w:rsidRDefault="00067E58" w:rsidP="00D647CB">
      <w:pPr>
        <w:pStyle w:val="CommentText"/>
      </w:pPr>
      <w:r>
        <w:rPr>
          <w:rStyle w:val="CommentReference"/>
        </w:rPr>
        <w:annotationRef/>
      </w:r>
      <w:r>
        <w:t>Yep...though I think the steps can be the same for nutrients as for contaminants. For PUFA, in steps 2 and 3, we’d just multiply global estimates by 1, since we assume all insects will carry PUFA and none will be harmed by carrying them. Then steps 4 and 5 will stay the same as well.</w:t>
      </w:r>
    </w:p>
  </w:comment>
  <w:comment w:id="28" w:author="Kraus, Johanna M" w:date="2024-05-27T15:02:00Z" w:initials="KJM">
    <w:p w14:paraId="12C16E17" w14:textId="15F1D631" w:rsidR="00F20FF6" w:rsidRDefault="00F20FF6" w:rsidP="00C00D77">
      <w:pPr>
        <w:pStyle w:val="CommentText"/>
      </w:pPr>
      <w:r>
        <w:rPr>
          <w:rStyle w:val="CommentReference"/>
        </w:rPr>
        <w:annotationRef/>
      </w:r>
      <w:r>
        <w:t>See comment above. The math and steps would be a little different. Of course, there is a paper that looks at effects of metals ON PUFA in the insects, which I think is more complicated than we want to get.</w:t>
      </w:r>
    </w:p>
  </w:comment>
  <w:comment w:id="29" w:author="Wesner, Jeff" w:date="2024-05-31T09:52:00Z" w:initials="JW">
    <w:p w14:paraId="153509ED" w14:textId="77777777" w:rsidR="00511BB1" w:rsidRDefault="00511BB1" w:rsidP="003F04BC">
      <w:pPr>
        <w:pStyle w:val="CommentText"/>
      </w:pPr>
      <w:r>
        <w:rPr>
          <w:rStyle w:val="CommentReference"/>
        </w:rPr>
        <w:annotationRef/>
      </w:r>
      <w:r>
        <w:t>Yep. I think the steps are still the same, just a change in the multipliers. I’ll work something up on that as well.</w:t>
      </w:r>
    </w:p>
  </w:comment>
  <w:comment w:id="30" w:author="Wesner, Jeff" w:date="2024-06-10T15:22:00Z" w:initials="JW">
    <w:p w14:paraId="2EFA7099" w14:textId="77777777" w:rsidR="00493494" w:rsidRDefault="00493494" w:rsidP="00A21A49">
      <w:pPr>
        <w:pStyle w:val="CommentText"/>
      </w:pPr>
      <w:r>
        <w:rPr>
          <w:rStyle w:val="CommentReference"/>
        </w:rPr>
        <w:annotationRef/>
      </w:r>
      <w:r>
        <w:t>Added some text to clarify.</w:t>
      </w:r>
    </w:p>
  </w:comment>
  <w:comment w:id="40" w:author="Kraus, Johanna M" w:date="2024-05-27T15:06:00Z" w:initials="KJM">
    <w:p w14:paraId="65C92D49" w14:textId="0124277E" w:rsidR="003619A1" w:rsidRDefault="003619A1" w:rsidP="00D15866">
      <w:pPr>
        <w:pStyle w:val="CommentText"/>
      </w:pPr>
      <w:r>
        <w:rPr>
          <w:rStyle w:val="CommentReference"/>
        </w:rPr>
        <w:annotationRef/>
      </w:r>
      <w:r>
        <w:t>I'm assuming this is all based on annual production within the water, right? So mostly larvae? If so, say that here.</w:t>
      </w:r>
    </w:p>
  </w:comment>
  <w:comment w:id="41" w:author="Wesner, Jeff" w:date="2024-05-31T13:20:00Z" w:initials="JW">
    <w:p w14:paraId="2E8FF14D" w14:textId="77777777" w:rsidR="005D0687" w:rsidRDefault="005D0687" w:rsidP="007A1A72">
      <w:pPr>
        <w:pStyle w:val="CommentText"/>
      </w:pPr>
      <w:r>
        <w:rPr>
          <w:rStyle w:val="CommentReference"/>
        </w:rPr>
        <w:annotationRef/>
      </w:r>
      <w:r>
        <w:t>Yes. Fixed</w:t>
      </w:r>
    </w:p>
  </w:comment>
  <w:comment w:id="50" w:author="Kraus, Johanna M" w:date="2024-05-27T15:07:00Z" w:initials="KJM">
    <w:p w14:paraId="2BF9E2EC" w14:textId="47D65524" w:rsidR="0094282E" w:rsidRDefault="0094282E" w:rsidP="00CC5A00">
      <w:pPr>
        <w:pStyle w:val="CommentText"/>
      </w:pPr>
      <w:r>
        <w:rPr>
          <w:rStyle w:val="CommentReference"/>
        </w:rPr>
        <w:annotationRef/>
      </w:r>
      <w:r>
        <w:t>ok</w:t>
      </w:r>
    </w:p>
  </w:comment>
  <w:comment w:id="51" w:author="Kraus, Johanna M" w:date="2024-05-27T15:09:00Z" w:initials="KJM">
    <w:p w14:paraId="02A70B02" w14:textId="77777777" w:rsidR="005D3E6E" w:rsidRDefault="00C815A8" w:rsidP="00F70CC1">
      <w:pPr>
        <w:pStyle w:val="CommentText"/>
      </w:pPr>
      <w:r>
        <w:rPr>
          <w:rStyle w:val="CommentReference"/>
        </w:rPr>
        <w:annotationRef/>
      </w:r>
      <w:r w:rsidR="005D3E6E">
        <w:t xml:space="preserve">This proportion is affected by contaminants (Schmidt et al. 2013) - I know that effect is taken care of later but it would be worth explaining here to head off criticism. i.e., that the math is not necessarily following the life history of the insects or reflecting </w:t>
      </w:r>
      <w:r w:rsidR="005D3E6E">
        <w:rPr>
          <w:i/>
          <w:iCs/>
        </w:rPr>
        <w:t xml:space="preserve">when </w:t>
      </w:r>
      <w:r w:rsidR="005D3E6E">
        <w:t>the effect is taking place.</w:t>
      </w:r>
    </w:p>
  </w:comment>
  <w:comment w:id="56" w:author="Kraus, Johanna M" w:date="2024-05-27T15:11:00Z" w:initials="KJM">
    <w:p w14:paraId="5E5A492F" w14:textId="77777777" w:rsidR="00D41CA0" w:rsidRDefault="00D41CA0" w:rsidP="00113B34">
      <w:pPr>
        <w:pStyle w:val="CommentText"/>
      </w:pPr>
      <w:r>
        <w:rPr>
          <w:rStyle w:val="CommentReference"/>
        </w:rPr>
        <w:annotationRef/>
      </w:r>
      <w:r>
        <w:t>Reads funny. Maybe the more precise meaning is "the physical location of where the data were collected from that led to these estimates"….</w:t>
      </w:r>
    </w:p>
  </w:comment>
  <w:comment w:id="64" w:author="Kraus, Johanna M" w:date="2024-05-27T15:12:00Z" w:initials="KJM">
    <w:p w14:paraId="077E5C13" w14:textId="77777777" w:rsidR="00F42FCD" w:rsidRDefault="00F42FCD" w:rsidP="00B24221">
      <w:pPr>
        <w:pStyle w:val="CommentText"/>
      </w:pPr>
      <w:r>
        <w:rPr>
          <w:rStyle w:val="CommentReference"/>
        </w:rPr>
        <w:annotationRef/>
      </w:r>
      <w:r>
        <w:t>Yes. This is cool.</w:t>
      </w:r>
    </w:p>
  </w:comment>
  <w:comment w:id="78" w:author="Kraus, Johanna M" w:date="2024-05-27T15:13:00Z" w:initials="KJM">
    <w:p w14:paraId="4A03C25B" w14:textId="77777777" w:rsidR="007F12AA" w:rsidRDefault="007F12AA" w:rsidP="000D3025">
      <w:pPr>
        <w:pStyle w:val="CommentText"/>
      </w:pPr>
      <w:r>
        <w:rPr>
          <w:rStyle w:val="CommentReference"/>
        </w:rPr>
        <w:annotationRef/>
      </w:r>
      <w:r>
        <w:t>Huh - how were there enough degrees of freedom for this? Could you explain more about this to me later?</w:t>
      </w:r>
    </w:p>
  </w:comment>
  <w:comment w:id="79" w:author="Wesner, Jeff" w:date="2024-05-31T09:31:00Z" w:initials="JW">
    <w:p w14:paraId="1FF2B663" w14:textId="77777777" w:rsidR="00476A23" w:rsidRDefault="00476A23">
      <w:pPr>
        <w:pStyle w:val="CommentText"/>
      </w:pPr>
      <w:r>
        <w:rPr>
          <w:rStyle w:val="CommentReference"/>
        </w:rPr>
        <w:annotationRef/>
      </w:r>
      <w:r>
        <w:t xml:space="preserve">In Bayes, degrees of freedom doesn’t apply. The main reason is that, if the data are limited, then the posterior inference just relies more heavily on the prior. We use posterior predictive checks to quantify how much the data are contributing to the model (versus the prior). </w:t>
      </w:r>
    </w:p>
    <w:p w14:paraId="3D4BC064" w14:textId="77777777" w:rsidR="00476A23" w:rsidRDefault="00476A23">
      <w:pPr>
        <w:pStyle w:val="CommentText"/>
      </w:pPr>
    </w:p>
    <w:p w14:paraId="1E20A0A9" w14:textId="77777777" w:rsidR="00476A23" w:rsidRDefault="00476A23">
      <w:pPr>
        <w:pStyle w:val="CommentText"/>
      </w:pPr>
      <w:r>
        <w:t>We are also not performing null-hypothesis tests or calculating t or F statistics, so none of the degrees-of-freedom requirements apply there either.</w:t>
      </w:r>
    </w:p>
    <w:p w14:paraId="64C02F2F" w14:textId="77777777" w:rsidR="00476A23" w:rsidRDefault="00476A23">
      <w:pPr>
        <w:pStyle w:val="CommentText"/>
      </w:pPr>
    </w:p>
    <w:p w14:paraId="0DBB582B" w14:textId="77777777" w:rsidR="00476A23" w:rsidRDefault="00476A23" w:rsidP="00E618C6">
      <w:pPr>
        <w:pStyle w:val="CommentText"/>
      </w:pPr>
      <w:r>
        <w:t xml:space="preserve">In short, we could fit any of these models without any data at all. They would just reflect the information we put into the priors. As we add data, we get more refined estimates. More data will always overtake prior influence, and each model is a compromise between our prior knowledge and current data. </w:t>
      </w:r>
    </w:p>
  </w:comment>
  <w:comment w:id="88" w:author="Kraus, Johanna M" w:date="2024-05-27T15:15:00Z" w:initials="KJM">
    <w:p w14:paraId="4191918A" w14:textId="794E9ED3" w:rsidR="00495BD5" w:rsidRDefault="00495BD5" w:rsidP="00AE49DA">
      <w:pPr>
        <w:pStyle w:val="CommentText"/>
      </w:pPr>
      <w:r>
        <w:rPr>
          <w:rStyle w:val="CommentReference"/>
        </w:rPr>
        <w:annotationRef/>
      </w:r>
      <w:r>
        <w:t>Do you have more information about this relationship to justify using temperature as the bases to extrapolate the emergence estimates to other watersheds? What about a model (like what Jakob has been doing) that shows the contribution of all the predictor variables mentioned above to the model and then using that model to extrapolate emergence to the other river basins? Maybe I am missing something.</w:t>
      </w:r>
    </w:p>
  </w:comment>
  <w:comment w:id="89" w:author="Wesner, Jeff" w:date="2024-06-10T15:29:00Z" w:initials="JW">
    <w:p w14:paraId="69DEEDD8" w14:textId="77777777" w:rsidR="004A37D3" w:rsidRDefault="004A37D3">
      <w:pPr>
        <w:pStyle w:val="CommentText"/>
      </w:pPr>
      <w:r>
        <w:rPr>
          <w:rStyle w:val="CommentReference"/>
        </w:rPr>
        <w:annotationRef/>
      </w:r>
      <w:r>
        <w:t>Added a citation to Nash et al. to help justify this:</w:t>
      </w:r>
    </w:p>
    <w:p w14:paraId="2857762D" w14:textId="77777777" w:rsidR="004A37D3" w:rsidRDefault="004A37D3">
      <w:pPr>
        <w:pStyle w:val="CommentText"/>
      </w:pPr>
    </w:p>
    <w:p w14:paraId="7F2533BA" w14:textId="77777777" w:rsidR="004A37D3" w:rsidRDefault="004A37D3" w:rsidP="00254EE4">
      <w:pPr>
        <w:pStyle w:val="CommentText"/>
      </w:pPr>
      <w:r>
        <w:rPr>
          <w:color w:val="222222"/>
          <w:highlight w:val="white"/>
        </w:rPr>
        <w:t>Nash, L. N., Zorzetti, L. W., Antiqueira, P. A., Carbone, C., Romero, G. Q., &amp; Kratina, P. (2023). Latitudinal patterns of aquatic insect emergence driven by climate. </w:t>
      </w:r>
      <w:r>
        <w:rPr>
          <w:i/>
          <w:iCs/>
          <w:color w:val="222222"/>
          <w:highlight w:val="white"/>
        </w:rPr>
        <w:t>Global Ecology and Biogeography</w:t>
      </w:r>
      <w:r>
        <w:rPr>
          <w:color w:val="222222"/>
          <w:highlight w:val="white"/>
        </w:rPr>
        <w:t>, </w:t>
      </w:r>
      <w:r>
        <w:rPr>
          <w:i/>
          <w:iCs/>
          <w:color w:val="222222"/>
          <w:highlight w:val="white"/>
        </w:rPr>
        <w:t>32</w:t>
      </w:r>
      <w:r>
        <w:rPr>
          <w:color w:val="222222"/>
          <w:highlight w:val="white"/>
        </w:rPr>
        <w:t>(8), 1323-1335.</w:t>
      </w:r>
      <w:r>
        <w:t xml:space="preserve"> </w:t>
      </w:r>
    </w:p>
  </w:comment>
  <w:comment w:id="94" w:author="Kraus, Johanna M" w:date="2024-05-27T15:18:00Z" w:initials="KJM">
    <w:p w14:paraId="1F5B81BC" w14:textId="1DAF391C" w:rsidR="00EA3691" w:rsidRDefault="00EA3691" w:rsidP="00C93B4D">
      <w:pPr>
        <w:pStyle w:val="CommentText"/>
      </w:pPr>
      <w:r>
        <w:rPr>
          <w:rStyle w:val="CommentReference"/>
        </w:rPr>
        <w:annotationRef/>
      </w:r>
      <w:r>
        <w:t>Giving some more information about what these are (just a few sentences) in this document would be very helpful. Something like (and I don't know if this is actually correct) "these are basins identified to exist across the globe, which includes water surface area within each basin in rivers and streams. These estimates are a big deal because there are no other estimates of flowing water surface area at the global scale" or something like that.</w:t>
      </w:r>
    </w:p>
  </w:comment>
  <w:comment w:id="95" w:author="Wesner, Jeff" w:date="2024-06-10T15:33:00Z" w:initials="JW">
    <w:p w14:paraId="06493310" w14:textId="77777777" w:rsidR="00267B43" w:rsidRDefault="00267B43" w:rsidP="00A26F78">
      <w:pPr>
        <w:pStyle w:val="CommentText"/>
      </w:pPr>
      <w:r>
        <w:rPr>
          <w:rStyle w:val="CommentReference"/>
        </w:rPr>
        <w:annotationRef/>
      </w:r>
      <w:r>
        <w:t>Done. We also have a more resolved basin dataset (i.e., smaller basin sizes). That has &gt;1million basins (I think).</w:t>
      </w:r>
    </w:p>
  </w:comment>
  <w:comment w:id="107" w:author="Kraus, Johanna M" w:date="2024-05-27T15:20:00Z" w:initials="KJM">
    <w:p w14:paraId="3AEA754E" w14:textId="7C7BAFC0" w:rsidR="009217E1" w:rsidRDefault="009217E1" w:rsidP="001B1EB2">
      <w:pPr>
        <w:pStyle w:val="CommentText"/>
      </w:pPr>
      <w:r>
        <w:rPr>
          <w:rStyle w:val="CommentReference"/>
        </w:rPr>
        <w:annotationRef/>
      </w:r>
      <w:r>
        <w:t xml:space="preserve">Again why it's important to say what this surface area includes. </w:t>
      </w:r>
    </w:p>
  </w:comment>
  <w:comment w:id="108" w:author="Kraus, Johanna M" w:date="2024-05-27T15:20:00Z" w:initials="KJM">
    <w:p w14:paraId="0FD182AA" w14:textId="77777777" w:rsidR="009217E1" w:rsidRDefault="009217E1" w:rsidP="00C732F3">
      <w:pPr>
        <w:pStyle w:val="CommentText"/>
      </w:pPr>
      <w:r>
        <w:rPr>
          <w:rStyle w:val="CommentReference"/>
        </w:rPr>
        <w:annotationRef/>
      </w:r>
      <w:r>
        <w:t xml:space="preserve">Oh sorry - is it just rivers? Ugh, that's awkward because almost all the raw data are from streams. </w:t>
      </w:r>
    </w:p>
  </w:comment>
  <w:comment w:id="109" w:author="Wesner, Jeff" w:date="2024-06-10T15:34:00Z" w:initials="JW">
    <w:p w14:paraId="7E77FDEF" w14:textId="77777777" w:rsidR="008C53F7" w:rsidRDefault="008C53F7" w:rsidP="00BA757A">
      <w:pPr>
        <w:pStyle w:val="CommentText"/>
      </w:pPr>
      <w:r>
        <w:rPr>
          <w:rStyle w:val="CommentReference"/>
        </w:rPr>
        <w:annotationRef/>
      </w:r>
      <w:r>
        <w:t>Yes, but we do have some larger rivers in our flux estimates and they don’t stand out as odd, so I think we’re good here.</w:t>
      </w:r>
    </w:p>
  </w:comment>
  <w:comment w:id="110" w:author="Kraus, Johanna M" w:date="2024-05-27T15:22:00Z" w:initials="KJM">
    <w:p w14:paraId="44F0CA70" w14:textId="1F95D22C" w:rsidR="008E7BE1" w:rsidRDefault="008E7BE1" w:rsidP="00461005">
      <w:pPr>
        <w:pStyle w:val="CommentText"/>
      </w:pPr>
      <w:r>
        <w:rPr>
          <w:rStyle w:val="CommentReference"/>
        </w:rPr>
        <w:annotationRef/>
      </w:r>
      <w:r>
        <w:t>I love this, but so far my 2 concerns in terms of logic is that 1) the relationship between temperature and emergence was "weak" and 2) most of the insects collected are from streams and this is river surface.</w:t>
      </w:r>
    </w:p>
  </w:comment>
  <w:comment w:id="111" w:author="Wesner, Jeff" w:date="2024-06-10T15:36:00Z" w:initials="JW">
    <w:p w14:paraId="08199E56" w14:textId="77777777" w:rsidR="00494B11" w:rsidRDefault="00494B11" w:rsidP="0074105B">
      <w:pPr>
        <w:pStyle w:val="CommentText"/>
      </w:pPr>
      <w:r>
        <w:rPr>
          <w:rStyle w:val="CommentReference"/>
        </w:rPr>
        <w:annotationRef/>
      </w:r>
      <w:r>
        <w:t xml:space="preserve">Yes, good points. I think the “weak” relationship actually helps us here and also makes sense. I’m guessing that warmer rivers have higher turnover rates, but also smaller individuals. As a result, they produce the same amount of total biomass as colder rivers, so the temperature effect on total flux is “weak”, but still better than not including it. </w:t>
      </w:r>
    </w:p>
  </w:comment>
  <w:comment w:id="113" w:author="Kraus, Johanna M" w:date="2024-05-27T15:22:00Z" w:initials="KJM">
    <w:p w14:paraId="052C5CE5" w14:textId="7D4261FA" w:rsidR="00BC2E54" w:rsidRDefault="00BC2E54" w:rsidP="00C80894">
      <w:pPr>
        <w:pStyle w:val="CommentText"/>
      </w:pPr>
      <w:r>
        <w:rPr>
          <w:rStyle w:val="CommentReference"/>
        </w:rPr>
        <w:annotationRef/>
      </w:r>
      <w:r>
        <w:t xml:space="preserve">Make sure to note that the rest of this is hypothetical because earlier you are using real data. </w:t>
      </w:r>
    </w:p>
  </w:comment>
  <w:comment w:id="114" w:author="Wesner, Jeff" w:date="2024-06-10T15:37:00Z" w:initials="JW">
    <w:p w14:paraId="024C9BD9" w14:textId="77777777" w:rsidR="003B73F7" w:rsidRDefault="003B73F7" w:rsidP="00882E79">
      <w:pPr>
        <w:pStyle w:val="CommentText"/>
      </w:pPr>
      <w:r>
        <w:rPr>
          <w:rStyle w:val="CommentReference"/>
        </w:rPr>
        <w:annotationRef/>
      </w:r>
      <w:r>
        <w:t>Done in the next paragraph.</w:t>
      </w:r>
    </w:p>
  </w:comment>
  <w:comment w:id="115" w:author="Kraus, Johanna M" w:date="2024-05-27T15:24:00Z" w:initials="KJM">
    <w:p w14:paraId="44B230A5" w14:textId="414A3F0A" w:rsidR="00D95ED8" w:rsidRDefault="00D95ED8" w:rsidP="004434B1">
      <w:pPr>
        <w:pStyle w:val="CommentText"/>
      </w:pPr>
      <w:r>
        <w:rPr>
          <w:rStyle w:val="CommentReference"/>
        </w:rPr>
        <w:annotationRef/>
      </w:r>
      <w:r>
        <w:t>I wonder if Jakob is getting surface area of streams and rivers affected by a given contaminant, not just river surface area… I am not 100% following all the developments with this issue of streams vs. rivers in the biomass subgroup, so maybe I'm making an issue where there is none.</w:t>
      </w:r>
    </w:p>
  </w:comment>
  <w:comment w:id="116" w:author="Wesner, Jeff" w:date="2024-06-10T15:38:00Z" w:initials="JW">
    <w:p w14:paraId="55EA12F8" w14:textId="77777777" w:rsidR="00E46187" w:rsidRDefault="00E46187" w:rsidP="0086702C">
      <w:pPr>
        <w:pStyle w:val="CommentText"/>
      </w:pPr>
      <w:r>
        <w:rPr>
          <w:rStyle w:val="CommentReference"/>
        </w:rPr>
        <w:annotationRef/>
      </w:r>
      <w:r>
        <w:t>Yes. I think we talked about this in the last meeting. Definitely the right approach to go with.</w:t>
      </w:r>
    </w:p>
  </w:comment>
  <w:comment w:id="117" w:author="Kraus, Johanna M" w:date="2024-05-27T15:28:00Z" w:initials="KJM">
    <w:p w14:paraId="1BF3BAFE" w14:textId="4B0AE747" w:rsidR="004C5BEF" w:rsidRDefault="004C5BEF" w:rsidP="00602314">
      <w:pPr>
        <w:pStyle w:val="CommentText"/>
      </w:pPr>
      <w:r>
        <w:rPr>
          <w:rStyle w:val="CommentReference"/>
        </w:rPr>
        <w:annotationRef/>
      </w:r>
      <w:hyperlink r:id="rId1" w:history="1">
        <w:r w:rsidRPr="00602314">
          <w:rPr>
            <w:rStyle w:val="Hyperlink"/>
          </w:rPr>
          <w:t>https://doi.org/10.1021/acs.est.9b02386</w:t>
        </w:r>
      </w:hyperlink>
      <w:r>
        <w:t xml:space="preserve"> is the global soil paper. I think we could get there from here. But also, Jakob has measures of Hg at least in the US data he was showing last time. Not global, I know.</w:t>
      </w:r>
    </w:p>
  </w:comment>
  <w:comment w:id="119" w:author="Kraus, Johanna M" w:date="2024-05-27T15:31:00Z" w:initials="KJM">
    <w:p w14:paraId="3465031C" w14:textId="77777777" w:rsidR="00094657" w:rsidRDefault="00094657" w:rsidP="005112EC">
      <w:pPr>
        <w:pStyle w:val="CommentText"/>
      </w:pPr>
      <w:r>
        <w:rPr>
          <w:rStyle w:val="CommentReference"/>
        </w:rPr>
        <w:annotationRef/>
      </w:r>
      <w:r>
        <w:t xml:space="preserve">Yes and also, the Hg will be in the bigger rivers because of atmospheric deposition. I mean this is a whole other part that hopefully Jakob's work can shed light on, i.e., the distribution of the contaminants in surface waters. Which is actually a big freaking deal to estimate. </w:t>
      </w:r>
    </w:p>
  </w:comment>
  <w:comment w:id="120" w:author="Kraus, Johanna M" w:date="2024-05-27T15:32:00Z" w:initials="KJM">
    <w:p w14:paraId="55EFAF4F" w14:textId="77777777" w:rsidR="00107FC4" w:rsidRDefault="00107FC4" w:rsidP="005F4D65">
      <w:pPr>
        <w:pStyle w:val="CommentText"/>
      </w:pPr>
      <w:r>
        <w:rPr>
          <w:rStyle w:val="CommentReference"/>
        </w:rPr>
        <w:annotationRef/>
      </w:r>
      <w:r>
        <w:t>Holy cow. Also, what does this actually mean? How many times is a stream width measured? Once for every named stream? I need to read their paper but also maybe you can explain?</w:t>
      </w:r>
    </w:p>
  </w:comment>
  <w:comment w:id="121" w:author="Wesner, Jeff" w:date="2024-06-10T15:42:00Z" w:initials="JW">
    <w:p w14:paraId="295D81DF" w14:textId="77777777" w:rsidR="00107F72" w:rsidRDefault="00107F72">
      <w:pPr>
        <w:pStyle w:val="CommentText"/>
      </w:pPr>
      <w:r>
        <w:rPr>
          <w:rStyle w:val="CommentReference"/>
        </w:rPr>
        <w:annotationRef/>
      </w:r>
      <w:r>
        <w:t xml:space="preserve">Right!?! I think it’s correct, but I added a note that we should definitely take it with a grain of salt. </w:t>
      </w:r>
    </w:p>
    <w:p w14:paraId="034C0F93" w14:textId="77777777" w:rsidR="00107F72" w:rsidRDefault="00107F72">
      <w:pPr>
        <w:pStyle w:val="CommentText"/>
      </w:pPr>
    </w:p>
    <w:p w14:paraId="178CE1EE" w14:textId="77777777" w:rsidR="00107F72" w:rsidRDefault="00107F72" w:rsidP="00871935">
      <w:pPr>
        <w:pStyle w:val="CommentText"/>
      </w:pPr>
      <w:r>
        <w:t>I think the analogy is if we drew a line across every 1km of river on earth 99% of those lines would be &lt;60m wide. Similarly, if we drew a line ever 100km, 99% of them would be &lt;60m wide. The unit of length (1 vs 100 vs 1000km) doesn’t matter so long as everything is measured the same.</w:t>
      </w:r>
    </w:p>
  </w:comment>
  <w:comment w:id="126" w:author="Kraus, Johanna M" w:date="2024-05-27T15:35:00Z" w:initials="KJM">
    <w:p w14:paraId="42E5EA77" w14:textId="0A2225B9" w:rsidR="00602FBB" w:rsidRDefault="00602FBB" w:rsidP="00F31082">
      <w:pPr>
        <w:pStyle w:val="CommentText"/>
      </w:pPr>
      <w:r>
        <w:rPr>
          <w:rStyle w:val="CommentReference"/>
        </w:rPr>
        <w:annotationRef/>
      </w:r>
      <w:r>
        <w:t>What if this reduction is concentration dependent? (Which it is)? That's another step, right? Or do we assume the mean proportion reduced?</w:t>
      </w:r>
    </w:p>
  </w:comment>
  <w:comment w:id="127" w:author="Wesner, Jeff" w:date="2024-06-10T15:42:00Z" w:initials="JW">
    <w:p w14:paraId="044C5A6F" w14:textId="77777777" w:rsidR="00603550" w:rsidRDefault="00603550" w:rsidP="008362B5">
      <w:pPr>
        <w:pStyle w:val="CommentText"/>
      </w:pPr>
      <w:r>
        <w:rPr>
          <w:rStyle w:val="CommentReference"/>
        </w:rPr>
        <w:annotationRef/>
      </w:r>
      <w:r>
        <w:t>We’ll definitely include concentration dependence from our modeling and Jakob’s more refined estimates.</w:t>
      </w:r>
    </w:p>
  </w:comment>
  <w:comment w:id="129" w:author="Kraus, Johanna M" w:date="2024-05-27T15:36:00Z" w:initials="KJM">
    <w:p w14:paraId="65A7E14A" w14:textId="76944821" w:rsidR="00F660AF" w:rsidRDefault="00F660AF" w:rsidP="004C7912">
      <w:pPr>
        <w:pStyle w:val="CommentText"/>
      </w:pPr>
      <w:r>
        <w:rPr>
          <w:rStyle w:val="CommentReference"/>
        </w:rPr>
        <w:annotationRef/>
      </w:r>
      <w:r>
        <w:t xml:space="preserve">I need more detail to understand how you got from this model to the following estimate. </w:t>
      </w:r>
    </w:p>
  </w:comment>
  <w:comment w:id="138" w:author="Kraus, Johanna M" w:date="2024-05-27T15:38:00Z" w:initials="KJM">
    <w:p w14:paraId="2BB3B313" w14:textId="77777777" w:rsidR="00F32644" w:rsidRDefault="00F32644" w:rsidP="00F32644">
      <w:pPr>
        <w:pStyle w:val="CommentText"/>
      </w:pPr>
      <w:r>
        <w:rPr>
          <w:rStyle w:val="CommentReference"/>
        </w:rPr>
        <w:annotationRef/>
      </w:r>
      <w:r>
        <w:t>Yes - give this description first so that folks don't get caught up on the table before they understand what you did.</w:t>
      </w:r>
    </w:p>
  </w:comment>
  <w:comment w:id="139" w:author="Kraus, Johanna M" w:date="2024-05-27T15:39:00Z" w:initials="KJM">
    <w:p w14:paraId="27E9BAA4" w14:textId="77777777" w:rsidR="00F32644" w:rsidRDefault="00F32644" w:rsidP="00F32644">
      <w:pPr>
        <w:pStyle w:val="CommentText"/>
      </w:pPr>
      <w:r>
        <w:rPr>
          <w:rStyle w:val="CommentReference"/>
        </w:rPr>
        <w:annotationRef/>
      </w:r>
      <w:r>
        <w:t>Amazing. I love it.</w:t>
      </w:r>
    </w:p>
  </w:comment>
  <w:comment w:id="143" w:author="Kraus, Johanna M" w:date="2024-05-27T15:38:00Z" w:initials="KJM">
    <w:p w14:paraId="3D059880" w14:textId="77777777" w:rsidR="0050092B" w:rsidRDefault="0050092B" w:rsidP="00E06FB0">
      <w:pPr>
        <w:pStyle w:val="CommentText"/>
      </w:pPr>
      <w:r>
        <w:rPr>
          <w:rStyle w:val="CommentReference"/>
        </w:rPr>
        <w:annotationRef/>
      </w:r>
      <w:r>
        <w:t>Yes - give this description first so that folks don't get caught up on the table before they understand what you did.</w:t>
      </w:r>
    </w:p>
  </w:comment>
  <w:comment w:id="147" w:author="Kraus, Johanna M" w:date="2024-05-27T15:39:00Z" w:initials="KJM">
    <w:p w14:paraId="422B6BA4" w14:textId="77777777" w:rsidR="007E0840" w:rsidRDefault="007E0840" w:rsidP="00C4330E">
      <w:pPr>
        <w:pStyle w:val="CommentText"/>
      </w:pPr>
      <w:r>
        <w:rPr>
          <w:rStyle w:val="CommentReference"/>
        </w:rPr>
        <w:annotationRef/>
      </w:r>
      <w:r>
        <w:t>Amazing. I love it.</w:t>
      </w:r>
    </w:p>
  </w:comment>
  <w:comment w:id="148" w:author="Kraus, Johanna M" w:date="2024-05-27T15:40:00Z" w:initials="KJM">
    <w:p w14:paraId="6FA871AC" w14:textId="77777777" w:rsidR="005806C2" w:rsidRDefault="005806C2" w:rsidP="00DF71EF">
      <w:pPr>
        <w:pStyle w:val="CommentText"/>
      </w:pPr>
      <w:r>
        <w:rPr>
          <w:rStyle w:val="CommentReference"/>
        </w:rPr>
        <w:annotationRef/>
      </w:r>
      <w:r>
        <w:t>Yes - but just for this estimation work flow. We can make the estimates in more than one way and compare as you are saying below.</w:t>
      </w:r>
    </w:p>
  </w:comment>
  <w:comment w:id="149" w:author="Kraus, Johanna M" w:date="2024-05-27T15:41:00Z" w:initials="KJM">
    <w:p w14:paraId="13194476" w14:textId="77777777" w:rsidR="007B37B6" w:rsidRDefault="007B37B6" w:rsidP="00F609F3">
      <w:pPr>
        <w:pStyle w:val="CommentText"/>
      </w:pPr>
      <w:r>
        <w:rPr>
          <w:rStyle w:val="CommentReference"/>
        </w:rPr>
        <w:annotationRef/>
      </w:r>
      <w:r>
        <w:t>Yes. Not likely. But there may be some areas where the data do exist or at least the estimates could be generalized at the continental scale separately?</w:t>
      </w:r>
    </w:p>
  </w:comment>
  <w:comment w:id="150" w:author="Kraus, Johanna M" w:date="2024-05-27T15:42:00Z" w:initials="KJM">
    <w:p w14:paraId="227726C6" w14:textId="77777777" w:rsidR="00321CB9" w:rsidRDefault="00321CB9" w:rsidP="00743F63">
      <w:pPr>
        <w:pStyle w:val="CommentText"/>
      </w:pPr>
      <w:r>
        <w:rPr>
          <w:rStyle w:val="CommentReference"/>
        </w:rPr>
        <w:annotationRef/>
      </w:r>
      <w:r>
        <w:t>Sorry I jumped the gun a little in my previous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60EDBB6" w15:done="0"/>
  <w15:commentEx w15:paraId="21804627" w15:done="0"/>
  <w15:commentEx w15:paraId="45BBD5E9" w15:paraIdParent="21804627" w15:done="0"/>
  <w15:commentEx w15:paraId="7832C7DD" w15:done="0"/>
  <w15:commentEx w15:paraId="00065438" w15:paraIdParent="7832C7DD" w15:done="0"/>
  <w15:commentEx w15:paraId="4F6353FF" w15:done="0"/>
  <w15:commentEx w15:paraId="16AE8805" w15:done="0"/>
  <w15:commentEx w15:paraId="55093D1A" w15:paraIdParent="16AE8805" w15:done="0"/>
  <w15:commentEx w15:paraId="12C16E17" w15:done="0"/>
  <w15:commentEx w15:paraId="153509ED" w15:paraIdParent="12C16E17" w15:done="0"/>
  <w15:commentEx w15:paraId="2EFA7099" w15:paraIdParent="12C16E17" w15:done="0"/>
  <w15:commentEx w15:paraId="65C92D49" w15:done="0"/>
  <w15:commentEx w15:paraId="2E8FF14D" w15:paraIdParent="65C92D49" w15:done="0"/>
  <w15:commentEx w15:paraId="2BF9E2EC" w15:done="0"/>
  <w15:commentEx w15:paraId="02A70B02" w15:done="0"/>
  <w15:commentEx w15:paraId="5E5A492F" w15:done="0"/>
  <w15:commentEx w15:paraId="077E5C13" w15:done="0"/>
  <w15:commentEx w15:paraId="4A03C25B" w15:done="0"/>
  <w15:commentEx w15:paraId="0DBB582B" w15:paraIdParent="4A03C25B" w15:done="0"/>
  <w15:commentEx w15:paraId="4191918A" w15:done="0"/>
  <w15:commentEx w15:paraId="7F2533BA" w15:paraIdParent="4191918A" w15:done="0"/>
  <w15:commentEx w15:paraId="1F5B81BC" w15:done="0"/>
  <w15:commentEx w15:paraId="06493310" w15:paraIdParent="1F5B81BC" w15:done="0"/>
  <w15:commentEx w15:paraId="3AEA754E" w15:done="0"/>
  <w15:commentEx w15:paraId="0FD182AA" w15:done="0"/>
  <w15:commentEx w15:paraId="7E77FDEF" w15:paraIdParent="0FD182AA" w15:done="0"/>
  <w15:commentEx w15:paraId="44F0CA70" w15:done="0"/>
  <w15:commentEx w15:paraId="08199E56" w15:paraIdParent="44F0CA70" w15:done="0"/>
  <w15:commentEx w15:paraId="052C5CE5" w15:done="0"/>
  <w15:commentEx w15:paraId="024C9BD9" w15:paraIdParent="052C5CE5" w15:done="0"/>
  <w15:commentEx w15:paraId="44B230A5" w15:done="0"/>
  <w15:commentEx w15:paraId="55EA12F8" w15:paraIdParent="44B230A5" w15:done="0"/>
  <w15:commentEx w15:paraId="1BF3BAFE" w15:done="0"/>
  <w15:commentEx w15:paraId="3465031C" w15:done="0"/>
  <w15:commentEx w15:paraId="55EFAF4F" w15:done="0"/>
  <w15:commentEx w15:paraId="178CE1EE" w15:paraIdParent="55EFAF4F" w15:done="0"/>
  <w15:commentEx w15:paraId="42E5EA77" w15:done="0"/>
  <w15:commentEx w15:paraId="044C5A6F" w15:paraIdParent="42E5EA77" w15:done="0"/>
  <w15:commentEx w15:paraId="65A7E14A" w15:done="0"/>
  <w15:commentEx w15:paraId="2BB3B313" w15:done="0"/>
  <w15:commentEx w15:paraId="27E9BAA4" w15:done="0"/>
  <w15:commentEx w15:paraId="3D059880" w15:done="0"/>
  <w15:commentEx w15:paraId="422B6BA4" w15:done="0"/>
  <w15:commentEx w15:paraId="6FA871AC" w15:done="0"/>
  <w15:commentEx w15:paraId="13194476" w15:done="0"/>
  <w15:commentEx w15:paraId="227726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FF22FD" w16cex:dateUtc="2024-05-27T21:19:00Z">
    <w16cex:extLst>
      <w16:ext w16:uri="{CE6994B0-6A32-4C9F-8C6B-6E91EDA988CE}">
        <cr:reactions xmlns:cr="http://schemas.microsoft.com/office/comments/2020/reactions">
          <cr:reaction reactionType="1">
            <cr:reactionInfo dateUtc="2024-05-31T14:42:21Z">
              <cr:user userId="S::jeff.wesner@usd.edu::03cd2d55-ec98-46a5-894b-dc5c67f932ae" userProvider="AD" userName="Wesner, Jeff"/>
            </cr:reactionInfo>
          </cr:reaction>
        </cr:reactions>
      </w16:ext>
    </w16cex:extLst>
  </w16cex:commentExtensible>
  <w16cex:commentExtensible w16cex:durableId="29FF1D30" w16cex:dateUtc="2024-05-27T20:54:00Z"/>
  <w16cex:commentExtensible w16cex:durableId="2F20AECC" w16cex:dateUtc="2024-05-31T14:46:00Z"/>
  <w16cex:commentExtensible w16cex:durableId="29FF1DC9" w16cex:dateUtc="2024-05-27T20:57:00Z">
    <w16cex:extLst>
      <w16:ext w16:uri="{CE6994B0-6A32-4C9F-8C6B-6E91EDA988CE}">
        <cr:reactions xmlns:cr="http://schemas.microsoft.com/office/comments/2020/reactions">
          <cr:reaction reactionType="1">
            <cr:reactionInfo dateUtc="2024-05-31T14:43:35Z">
              <cr:user userId="S::jeff.wesner@usd.edu::03cd2d55-ec98-46a5-894b-dc5c67f932ae" userProvider="AD" userName="Wesner, Jeff"/>
            </cr:reactionInfo>
          </cr:reaction>
        </cr:reactions>
      </w16:ext>
    </w16cex:extLst>
  </w16cex:commentExtensible>
  <w16cex:commentExtensible w16cex:durableId="29FF1E01" w16cex:dateUtc="2024-05-27T20:58:00Z"/>
  <w16cex:commentExtensible w16cex:durableId="29FF1D66" w16cex:dateUtc="2024-05-27T20:55:00Z"/>
  <w16cex:commentExtensible w16cex:durableId="29FF1E4B" w16cex:dateUtc="2024-05-27T20:59:00Z">
    <w16cex:extLst>
      <w16:ext w16:uri="{CE6994B0-6A32-4C9F-8C6B-6E91EDA988CE}">
        <cr:reactions xmlns:cr="http://schemas.microsoft.com/office/comments/2020/reactions">
          <cr:reaction reactionType="1">
            <cr:reactionInfo dateUtc="2024-05-31T14:52:14Z">
              <cr:user userId="S::jeff.wesner@usd.edu::03cd2d55-ec98-46a5-894b-dc5c67f932ae" userProvider="AD" userName="Wesner, Jeff"/>
            </cr:reactionInfo>
          </cr:reaction>
        </cr:reactions>
      </w16:ext>
    </w16cex:extLst>
  </w16cex:commentExtensible>
  <w16cex:commentExtensible w16cex:durableId="0583FB13" w16cex:dateUtc="2024-05-31T14:52:00Z"/>
  <w16cex:commentExtensible w16cex:durableId="29FF1F09" w16cex:dateUtc="2024-05-27T21:02:00Z">
    <w16cex:extLst>
      <w16:ext w16:uri="{CE6994B0-6A32-4C9F-8C6B-6E91EDA988CE}">
        <cr:reactions xmlns:cr="http://schemas.microsoft.com/office/comments/2020/reactions">
          <cr:reaction reactionType="1">
            <cr:reactionInfo dateUtc="2024-05-31T14:52:11Z">
              <cr:user userId="S::jeff.wesner@usd.edu::03cd2d55-ec98-46a5-894b-dc5c67f932ae" userProvider="AD" userName="Wesner, Jeff"/>
            </cr:reactionInfo>
          </cr:reaction>
        </cr:reactions>
      </w16:ext>
    </w16cex:extLst>
  </w16cex:commentExtensible>
  <w16cex:commentExtensible w16cex:durableId="2FA90C6D" w16cex:dateUtc="2024-05-31T14:52:00Z"/>
  <w16cex:commentExtensible w16cex:durableId="09A057EF" w16cex:dateUtc="2024-06-10T20:22:00Z"/>
  <w16cex:commentExtensible w16cex:durableId="29FF1FFA" w16cex:dateUtc="2024-05-27T21:06:00Z">
    <w16cex:extLst>
      <w16:ext w16:uri="{CE6994B0-6A32-4C9F-8C6B-6E91EDA988CE}">
        <cr:reactions xmlns:cr="http://schemas.microsoft.com/office/comments/2020/reactions">
          <cr:reaction reactionType="1">
            <cr:reactionInfo dateUtc="2024-05-31T18:20:49Z">
              <cr:user userId="S::jeff.wesner@usd.edu::03cd2d55-ec98-46a5-894b-dc5c67f932ae" userProvider="AD" userName="Wesner, Jeff"/>
            </cr:reactionInfo>
          </cr:reaction>
        </cr:reactions>
      </w16:ext>
    </w16cex:extLst>
  </w16cex:commentExtensible>
  <w16cex:commentExtensible w16cex:durableId="10D8D8C5" w16cex:dateUtc="2024-05-31T18:20:00Z"/>
  <w16cex:commentExtensible w16cex:durableId="29FF2026" w16cex:dateUtc="2024-05-27T21:07:00Z">
    <w16cex:extLst>
      <w16:ext w16:uri="{CE6994B0-6A32-4C9F-8C6B-6E91EDA988CE}">
        <cr:reactions xmlns:cr="http://schemas.microsoft.com/office/comments/2020/reactions">
          <cr:reaction reactionType="1">
            <cr:reactionInfo dateUtc="2024-06-10T20:24:46Z">
              <cr:user userId="S::jeff.wesner@usd.edu::03cd2d55-ec98-46a5-894b-dc5c67f932ae" userProvider="AD" userName="Wesner, Jeff"/>
            </cr:reactionInfo>
          </cr:reaction>
        </cr:reactions>
      </w16:ext>
    </w16cex:extLst>
  </w16cex:commentExtensible>
  <w16cex:commentExtensible w16cex:durableId="29FF20AD" w16cex:dateUtc="2024-05-27T21:09:00Z">
    <w16cex:extLst>
      <w16:ext w16:uri="{CE6994B0-6A32-4C9F-8C6B-6E91EDA988CE}">
        <cr:reactions xmlns:cr="http://schemas.microsoft.com/office/comments/2020/reactions">
          <cr:reaction reactionType="1">
            <cr:reactionInfo dateUtc="2024-06-10T20:24:45Z">
              <cr:user userId="S::jeff.wesner@usd.edu::03cd2d55-ec98-46a5-894b-dc5c67f932ae" userProvider="AD" userName="Wesner, Jeff"/>
            </cr:reactionInfo>
          </cr:reaction>
        </cr:reactions>
      </w16:ext>
    </w16cex:extLst>
  </w16cex:commentExtensible>
  <w16cex:commentExtensible w16cex:durableId="29FF2120" w16cex:dateUtc="2024-05-27T21:11:00Z">
    <w16cex:extLst>
      <w16:ext w16:uri="{CE6994B0-6A32-4C9F-8C6B-6E91EDA988CE}">
        <cr:reactions xmlns:cr="http://schemas.microsoft.com/office/comments/2020/reactions">
          <cr:reaction reactionType="1">
            <cr:reactionInfo dateUtc="2024-06-10T20:27:08Z">
              <cr:user userId="S::jeff.wesner@usd.edu::03cd2d55-ec98-46a5-894b-dc5c67f932ae" userProvider="AD" userName="Wesner, Jeff"/>
            </cr:reactionInfo>
          </cr:reaction>
        </cr:reactions>
      </w16:ext>
    </w16cex:extLst>
  </w16cex:commentExtensible>
  <w16cex:commentExtensible w16cex:durableId="29FF2152" w16cex:dateUtc="2024-05-27T21:12:00Z">
    <w16cex:extLst>
      <w16:ext w16:uri="{CE6994B0-6A32-4C9F-8C6B-6E91EDA988CE}">
        <cr:reactions xmlns:cr="http://schemas.microsoft.com/office/comments/2020/reactions">
          <cr:reaction reactionType="1">
            <cr:reactionInfo dateUtc="2024-06-10T20:27:14Z">
              <cr:user userId="S::jeff.wesner@usd.edu::03cd2d55-ec98-46a5-894b-dc5c67f932ae" userProvider="AD" userName="Wesner, Jeff"/>
            </cr:reactionInfo>
          </cr:reaction>
        </cr:reactions>
      </w16:ext>
    </w16cex:extLst>
  </w16cex:commentExtensible>
  <w16cex:commentExtensible w16cex:durableId="29FF2191" w16cex:dateUtc="2024-05-27T21:13:00Z">
    <w16cex:extLst>
      <w16:ext w16:uri="{CE6994B0-6A32-4C9F-8C6B-6E91EDA988CE}">
        <cr:reactions xmlns:cr="http://schemas.microsoft.com/office/comments/2020/reactions">
          <cr:reaction reactionType="1">
            <cr:reactionInfo dateUtc="2024-06-10T20:27:18Z">
              <cr:user userId="S::jeff.wesner@usd.edu::03cd2d55-ec98-46a5-894b-dc5c67f932ae" userProvider="AD" userName="Wesner, Jeff"/>
            </cr:reactionInfo>
          </cr:reaction>
        </cr:reactions>
      </w16:ext>
    </w16cex:extLst>
  </w16cex:commentExtensible>
  <w16cex:commentExtensible w16cex:durableId="520A8924" w16cex:dateUtc="2024-05-31T14:31:00Z"/>
  <w16cex:commentExtensible w16cex:durableId="29FF220E" w16cex:dateUtc="2024-05-27T21:15:00Z">
    <w16cex:extLst>
      <w16:ext w16:uri="{CE6994B0-6A32-4C9F-8C6B-6E91EDA988CE}">
        <cr:reactions xmlns:cr="http://schemas.microsoft.com/office/comments/2020/reactions">
          <cr:reaction reactionType="1">
            <cr:reactionInfo dateUtc="2024-06-10T20:29:00Z">
              <cr:user userId="S::jeff.wesner@usd.edu::03cd2d55-ec98-46a5-894b-dc5c67f932ae" userProvider="AD" userName="Wesner, Jeff"/>
            </cr:reactionInfo>
          </cr:reaction>
        </cr:reactions>
      </w16:ext>
    </w16cex:extLst>
  </w16cex:commentExtensible>
  <w16cex:commentExtensible w16cex:durableId="1C0951F9" w16cex:dateUtc="2024-06-10T20:29:00Z"/>
  <w16cex:commentExtensible w16cex:durableId="29FF22D6" w16cex:dateUtc="2024-05-27T21:18:00Z"/>
  <w16cex:commentExtensible w16cex:durableId="3703C918" w16cex:dateUtc="2024-06-10T20:33:00Z"/>
  <w16cex:commentExtensible w16cex:durableId="29FF2333" w16cex:dateUtc="2024-05-27T21:20:00Z">
    <w16cex:extLst>
      <w16:ext w16:uri="{CE6994B0-6A32-4C9F-8C6B-6E91EDA988CE}">
        <cr:reactions xmlns:cr="http://schemas.microsoft.com/office/comments/2020/reactions">
          <cr:reaction reactionType="1">
            <cr:reactionInfo dateUtc="2024-06-10T20:34:32Z">
              <cr:user userId="S::jeff.wesner@usd.edu::03cd2d55-ec98-46a5-894b-dc5c67f932ae" userProvider="AD" userName="Wesner, Jeff"/>
            </cr:reactionInfo>
          </cr:reaction>
        </cr:reactions>
      </w16:ext>
    </w16cex:extLst>
  </w16cex:commentExtensible>
  <w16cex:commentExtensible w16cex:durableId="29FF235A" w16cex:dateUtc="2024-05-27T21:20:00Z">
    <w16cex:extLst>
      <w16:ext w16:uri="{CE6994B0-6A32-4C9F-8C6B-6E91EDA988CE}">
        <cr:reactions xmlns:cr="http://schemas.microsoft.com/office/comments/2020/reactions">
          <cr:reaction reactionType="1">
            <cr:reactionInfo dateUtc="2024-06-10T20:34:33Z">
              <cr:user userId="S::jeff.wesner@usd.edu::03cd2d55-ec98-46a5-894b-dc5c67f932ae" userProvider="AD" userName="Wesner, Jeff"/>
            </cr:reactionInfo>
          </cr:reaction>
        </cr:reactions>
      </w16:ext>
    </w16cex:extLst>
  </w16cex:commentExtensible>
  <w16cex:commentExtensible w16cex:durableId="5A641371" w16cex:dateUtc="2024-06-10T20:34:00Z"/>
  <w16cex:commentExtensible w16cex:durableId="29FF23A0" w16cex:dateUtc="2024-05-27T21:22:00Z">
    <w16cex:extLst>
      <w16:ext w16:uri="{CE6994B0-6A32-4C9F-8C6B-6E91EDA988CE}">
        <cr:reactions xmlns:cr="http://schemas.microsoft.com/office/comments/2020/reactions">
          <cr:reaction reactionType="1">
            <cr:reactionInfo dateUtc="2024-06-10T20:36:29Z">
              <cr:user userId="S::jeff.wesner@usd.edu::03cd2d55-ec98-46a5-894b-dc5c67f932ae" userProvider="AD" userName="Wesner, Jeff"/>
            </cr:reactionInfo>
          </cr:reaction>
        </cr:reactions>
      </w16:ext>
    </w16cex:extLst>
  </w16cex:commentExtensible>
  <w16cex:commentExtensible w16cex:durableId="3774C17B" w16cex:dateUtc="2024-06-10T20:36:00Z"/>
  <w16cex:commentExtensible w16cex:durableId="29FF23C9" w16cex:dateUtc="2024-05-27T21:22:00Z">
    <w16cex:extLst>
      <w16:ext w16:uri="{CE6994B0-6A32-4C9F-8C6B-6E91EDA988CE}">
        <cr:reactions xmlns:cr="http://schemas.microsoft.com/office/comments/2020/reactions">
          <cr:reaction reactionType="1">
            <cr:reactionInfo dateUtc="2024-06-10T20:37:46Z">
              <cr:user userId="S::jeff.wesner@usd.edu::03cd2d55-ec98-46a5-894b-dc5c67f932ae" userProvider="AD" userName="Wesner, Jeff"/>
            </cr:reactionInfo>
          </cr:reaction>
        </cr:reactions>
      </w16:ext>
    </w16cex:extLst>
  </w16cex:commentExtensible>
  <w16cex:commentExtensible w16cex:durableId="4371C3D2" w16cex:dateUtc="2024-06-10T20:37:00Z"/>
  <w16cex:commentExtensible w16cex:durableId="29FF2422" w16cex:dateUtc="2024-05-27T21:24:00Z">
    <w16cex:extLst>
      <w16:ext w16:uri="{CE6994B0-6A32-4C9F-8C6B-6E91EDA988CE}">
        <cr:reactions xmlns:cr="http://schemas.microsoft.com/office/comments/2020/reactions">
          <cr:reaction reactionType="1">
            <cr:reactionInfo dateUtc="2024-06-10T20:37:58Z">
              <cr:user userId="S::jeff.wesner@usd.edu::03cd2d55-ec98-46a5-894b-dc5c67f932ae" userProvider="AD" userName="Wesner, Jeff"/>
            </cr:reactionInfo>
          </cr:reaction>
        </cr:reactions>
      </w16:ext>
    </w16cex:extLst>
  </w16cex:commentExtensible>
  <w16cex:commentExtensible w16cex:durableId="68CB7205" w16cex:dateUtc="2024-06-10T20:38:00Z"/>
  <w16cex:commentExtensible w16cex:durableId="29FF2531" w16cex:dateUtc="2024-05-27T21:28:00Z">
    <w16cex:extLst>
      <w16:ext w16:uri="{CE6994B0-6A32-4C9F-8C6B-6E91EDA988CE}">
        <cr:reactions xmlns:cr="http://schemas.microsoft.com/office/comments/2020/reactions">
          <cr:reaction reactionType="1">
            <cr:reactionInfo dateUtc="2024-06-10T20:38:46Z">
              <cr:user userId="S::jeff.wesner@usd.edu::03cd2d55-ec98-46a5-894b-dc5c67f932ae" userProvider="AD" userName="Wesner, Jeff"/>
            </cr:reactionInfo>
          </cr:reaction>
        </cr:reactions>
      </w16:ext>
    </w16cex:extLst>
  </w16cex:commentExtensible>
  <w16cex:commentExtensible w16cex:durableId="29FF25B6" w16cex:dateUtc="2024-05-27T21:31:00Z">
    <w16cex:extLst>
      <w16:ext w16:uri="{CE6994B0-6A32-4C9F-8C6B-6E91EDA988CE}">
        <cr:reactions xmlns:cr="http://schemas.microsoft.com/office/comments/2020/reactions">
          <cr:reaction reactionType="1">
            <cr:reactionInfo dateUtc="2024-06-10T20:39:13Z">
              <cr:user userId="S::jeff.wesner@usd.edu::03cd2d55-ec98-46a5-894b-dc5c67f932ae" userProvider="AD" userName="Wesner, Jeff"/>
            </cr:reactionInfo>
          </cr:reaction>
        </cr:reactions>
      </w16:ext>
    </w16cex:extLst>
  </w16cex:commentExtensible>
  <w16cex:commentExtensible w16cex:durableId="29FF2624" w16cex:dateUtc="2024-05-27T21:32:00Z"/>
  <w16cex:commentExtensible w16cex:durableId="58C9F67C" w16cex:dateUtc="2024-06-10T20:42:00Z"/>
  <w16cex:commentExtensible w16cex:durableId="29FF26BC" w16cex:dateUtc="2024-05-27T21:35:00Z"/>
  <w16cex:commentExtensible w16cex:durableId="4992F877" w16cex:dateUtc="2024-06-10T20:42:00Z"/>
  <w16cex:commentExtensible w16cex:durableId="29FF270E" w16cex:dateUtc="2024-05-27T21:36:00Z">
    <w16cex:extLst>
      <w16:ext w16:uri="{CE6994B0-6A32-4C9F-8C6B-6E91EDA988CE}">
        <cr:reactions xmlns:cr="http://schemas.microsoft.com/office/comments/2020/reactions">
          <cr:reaction reactionType="1">
            <cr:reactionInfo dateUtc="2024-06-10T20:44:55Z">
              <cr:user userId="S::jeff.wesner@usd.edu::03cd2d55-ec98-46a5-894b-dc5c67f932ae" userProvider="AD" userName="Wesner, Jeff"/>
            </cr:reactionInfo>
          </cr:reaction>
        </cr:reactions>
      </w16:ext>
    </w16cex:extLst>
  </w16cex:commentExtensible>
  <w16cex:commentExtensible w16cex:durableId="1D982EAF" w16cex:dateUtc="2024-05-27T21:38:00Z">
    <w16cex:extLst>
      <w16:ext w16:uri="{CE6994B0-6A32-4C9F-8C6B-6E91EDA988CE}">
        <cr:reactions xmlns:cr="http://schemas.microsoft.com/office/comments/2020/reactions">
          <cr:reaction reactionType="1">
            <cr:reactionInfo dateUtc="2024-06-10T20:44:54Z">
              <cr:user userId="S::jeff.wesner@usd.edu::03cd2d55-ec98-46a5-894b-dc5c67f932ae" userProvider="AD" userName="Wesner, Jeff"/>
            </cr:reactionInfo>
          </cr:reaction>
        </cr:reactions>
      </w16:ext>
    </w16cex:extLst>
  </w16cex:commentExtensible>
  <w16cex:commentExtensible w16cex:durableId="7FC6BF91" w16cex:dateUtc="2024-05-27T21:39:00Z">
    <w16cex:extLst>
      <w16:ext w16:uri="{CE6994B0-6A32-4C9F-8C6B-6E91EDA988CE}">
        <cr:reactions xmlns:cr="http://schemas.microsoft.com/office/comments/2020/reactions">
          <cr:reaction reactionType="1">
            <cr:reactionInfo dateUtc="2024-06-10T20:44:53Z">
              <cr:user userId="S::jeff.wesner@usd.edu::03cd2d55-ec98-46a5-894b-dc5c67f932ae" userProvider="AD" userName="Wesner, Jeff"/>
            </cr:reactionInfo>
          </cr:reaction>
        </cr:reactions>
      </w16:ext>
    </w16cex:extLst>
  </w16cex:commentExtensible>
  <w16cex:commentExtensible w16cex:durableId="29FF2767" w16cex:dateUtc="2024-05-27T21:38:00Z">
    <w16cex:extLst>
      <w16:ext w16:uri="{CE6994B0-6A32-4C9F-8C6B-6E91EDA988CE}">
        <cr:reactions xmlns:cr="http://schemas.microsoft.com/office/comments/2020/reactions">
          <cr:reaction reactionType="1">
            <cr:reactionInfo dateUtc="2024-06-10T20:46:26Z">
              <cr:user userId="S::jeff.wesner@usd.edu::03cd2d55-ec98-46a5-894b-dc5c67f932ae" userProvider="AD" userName="Wesner, Jeff"/>
            </cr:reactionInfo>
          </cr:reaction>
        </cr:reactions>
      </w16:ext>
    </w16cex:extLst>
  </w16cex:commentExtensible>
  <w16cex:commentExtensible w16cex:durableId="29FF27B7" w16cex:dateUtc="2024-05-27T21:39:00Z">
    <w16cex:extLst>
      <w16:ext w16:uri="{CE6994B0-6A32-4C9F-8C6B-6E91EDA988CE}">
        <cr:reactions xmlns:cr="http://schemas.microsoft.com/office/comments/2020/reactions">
          <cr:reaction reactionType="1">
            <cr:reactionInfo dateUtc="2024-06-10T20:46:28Z">
              <cr:user userId="S::jeff.wesner@usd.edu::03cd2d55-ec98-46a5-894b-dc5c67f932ae" userProvider="AD" userName="Wesner, Jeff"/>
            </cr:reactionInfo>
          </cr:reaction>
        </cr:reactions>
      </w16:ext>
    </w16cex:extLst>
  </w16cex:commentExtensible>
  <w16cex:commentExtensible w16cex:durableId="29FF27EF" w16cex:dateUtc="2024-05-27T21:40:00Z">
    <w16cex:extLst>
      <w16:ext w16:uri="{CE6994B0-6A32-4C9F-8C6B-6E91EDA988CE}">
        <cr:reactions xmlns:cr="http://schemas.microsoft.com/office/comments/2020/reactions">
          <cr:reaction reactionType="1">
            <cr:reactionInfo dateUtc="2024-06-10T20:46:40Z">
              <cr:user userId="S::jeff.wesner@usd.edu::03cd2d55-ec98-46a5-894b-dc5c67f932ae" userProvider="AD" userName="Wesner, Jeff"/>
            </cr:reactionInfo>
          </cr:reaction>
        </cr:reactions>
      </w16:ext>
    </w16cex:extLst>
  </w16cex:commentExtensible>
  <w16cex:commentExtensible w16cex:durableId="29FF2832" w16cex:dateUtc="2024-05-27T21:41:00Z">
    <w16cex:extLst>
      <w16:ext w16:uri="{CE6994B0-6A32-4C9F-8C6B-6E91EDA988CE}">
        <cr:reactions xmlns:cr="http://schemas.microsoft.com/office/comments/2020/reactions">
          <cr:reaction reactionType="1">
            <cr:reactionInfo dateUtc="2024-06-10T20:46:57Z">
              <cr:user userId="S::jeff.wesner@usd.edu::03cd2d55-ec98-46a5-894b-dc5c67f932ae" userProvider="AD" userName="Wesner, Jeff"/>
            </cr:reactionInfo>
          </cr:reaction>
        </cr:reactions>
      </w16:ext>
    </w16cex:extLst>
  </w16cex:commentExtensible>
  <w16cex:commentExtensible w16cex:durableId="29FF2850" w16cex:dateUtc="2024-05-27T21:42:00Z">
    <w16cex:extLst>
      <w16:ext w16:uri="{CE6994B0-6A32-4C9F-8C6B-6E91EDA988CE}">
        <cr:reactions xmlns:cr="http://schemas.microsoft.com/office/comments/2020/reactions">
          <cr:reaction reactionType="1">
            <cr:reactionInfo dateUtc="2024-06-10T20:47:01Z">
              <cr:user userId="S::jeff.wesner@usd.edu::03cd2d55-ec98-46a5-894b-dc5c67f932ae" userProvider="AD" userName="Wesner, Jeff"/>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60EDBB6" w16cid:durableId="29FF22FD"/>
  <w16cid:commentId w16cid:paraId="21804627" w16cid:durableId="29FF1D30"/>
  <w16cid:commentId w16cid:paraId="45BBD5E9" w16cid:durableId="2F20AECC"/>
  <w16cid:commentId w16cid:paraId="7832C7DD" w16cid:durableId="29FF1DC9"/>
  <w16cid:commentId w16cid:paraId="00065438" w16cid:durableId="29FF1E01"/>
  <w16cid:commentId w16cid:paraId="4F6353FF" w16cid:durableId="29FF1D66"/>
  <w16cid:commentId w16cid:paraId="16AE8805" w16cid:durableId="29FF1E4B"/>
  <w16cid:commentId w16cid:paraId="55093D1A" w16cid:durableId="0583FB13"/>
  <w16cid:commentId w16cid:paraId="12C16E17" w16cid:durableId="29FF1F09"/>
  <w16cid:commentId w16cid:paraId="153509ED" w16cid:durableId="2FA90C6D"/>
  <w16cid:commentId w16cid:paraId="2EFA7099" w16cid:durableId="09A057EF"/>
  <w16cid:commentId w16cid:paraId="65C92D49" w16cid:durableId="29FF1FFA"/>
  <w16cid:commentId w16cid:paraId="2E8FF14D" w16cid:durableId="10D8D8C5"/>
  <w16cid:commentId w16cid:paraId="2BF9E2EC" w16cid:durableId="29FF2026"/>
  <w16cid:commentId w16cid:paraId="02A70B02" w16cid:durableId="29FF20AD"/>
  <w16cid:commentId w16cid:paraId="5E5A492F" w16cid:durableId="29FF2120"/>
  <w16cid:commentId w16cid:paraId="077E5C13" w16cid:durableId="29FF2152"/>
  <w16cid:commentId w16cid:paraId="4A03C25B" w16cid:durableId="29FF2191"/>
  <w16cid:commentId w16cid:paraId="0DBB582B" w16cid:durableId="520A8924"/>
  <w16cid:commentId w16cid:paraId="4191918A" w16cid:durableId="29FF220E"/>
  <w16cid:commentId w16cid:paraId="7F2533BA" w16cid:durableId="1C0951F9"/>
  <w16cid:commentId w16cid:paraId="1F5B81BC" w16cid:durableId="29FF22D6"/>
  <w16cid:commentId w16cid:paraId="06493310" w16cid:durableId="3703C918"/>
  <w16cid:commentId w16cid:paraId="3AEA754E" w16cid:durableId="29FF2333"/>
  <w16cid:commentId w16cid:paraId="0FD182AA" w16cid:durableId="29FF235A"/>
  <w16cid:commentId w16cid:paraId="7E77FDEF" w16cid:durableId="5A641371"/>
  <w16cid:commentId w16cid:paraId="44F0CA70" w16cid:durableId="29FF23A0"/>
  <w16cid:commentId w16cid:paraId="08199E56" w16cid:durableId="3774C17B"/>
  <w16cid:commentId w16cid:paraId="052C5CE5" w16cid:durableId="29FF23C9"/>
  <w16cid:commentId w16cid:paraId="024C9BD9" w16cid:durableId="4371C3D2"/>
  <w16cid:commentId w16cid:paraId="44B230A5" w16cid:durableId="29FF2422"/>
  <w16cid:commentId w16cid:paraId="55EA12F8" w16cid:durableId="68CB7205"/>
  <w16cid:commentId w16cid:paraId="1BF3BAFE" w16cid:durableId="29FF2531"/>
  <w16cid:commentId w16cid:paraId="3465031C" w16cid:durableId="29FF25B6"/>
  <w16cid:commentId w16cid:paraId="55EFAF4F" w16cid:durableId="29FF2624"/>
  <w16cid:commentId w16cid:paraId="178CE1EE" w16cid:durableId="58C9F67C"/>
  <w16cid:commentId w16cid:paraId="42E5EA77" w16cid:durableId="29FF26BC"/>
  <w16cid:commentId w16cid:paraId="044C5A6F" w16cid:durableId="4992F877"/>
  <w16cid:commentId w16cid:paraId="65A7E14A" w16cid:durableId="29FF270E"/>
  <w16cid:commentId w16cid:paraId="2BB3B313" w16cid:durableId="1D982EAF"/>
  <w16cid:commentId w16cid:paraId="27E9BAA4" w16cid:durableId="7FC6BF91"/>
  <w16cid:commentId w16cid:paraId="3D059880" w16cid:durableId="29FF2767"/>
  <w16cid:commentId w16cid:paraId="422B6BA4" w16cid:durableId="29FF27B7"/>
  <w16cid:commentId w16cid:paraId="6FA871AC" w16cid:durableId="29FF27EF"/>
  <w16cid:commentId w16cid:paraId="13194476" w16cid:durableId="29FF2832"/>
  <w16cid:commentId w16cid:paraId="227726C6" w16cid:durableId="29FF28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4EC48D" w14:textId="77777777" w:rsidR="00B0275C" w:rsidRDefault="00B0275C">
      <w:pPr>
        <w:spacing w:after="0"/>
      </w:pPr>
      <w:r>
        <w:separator/>
      </w:r>
    </w:p>
  </w:endnote>
  <w:endnote w:type="continuationSeparator" w:id="0">
    <w:p w14:paraId="61489007" w14:textId="77777777" w:rsidR="00B0275C" w:rsidRDefault="00B027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ustomXmlInsRangeStart w:id="152" w:author="Kraus, Johanna M" w:date="2024-05-27T15:02:00Z"/>
  <w:sdt>
    <w:sdtPr>
      <w:id w:val="-102190169"/>
      <w:docPartObj>
        <w:docPartGallery w:val="Page Numbers (Bottom of Page)"/>
        <w:docPartUnique/>
      </w:docPartObj>
    </w:sdtPr>
    <w:sdtEndPr>
      <w:rPr>
        <w:noProof/>
      </w:rPr>
    </w:sdtEndPr>
    <w:sdtContent>
      <w:customXmlInsRangeEnd w:id="152"/>
      <w:p w14:paraId="30107EE7" w14:textId="279AE94D" w:rsidR="00F20FF6" w:rsidRDefault="00F20FF6">
        <w:pPr>
          <w:pStyle w:val="Footer"/>
          <w:jc w:val="center"/>
          <w:rPr>
            <w:ins w:id="153" w:author="Kraus, Johanna M" w:date="2024-05-27T15:02:00Z"/>
          </w:rPr>
        </w:pPr>
        <w:ins w:id="154" w:author="Kraus, Johanna M" w:date="2024-05-27T15:02:00Z">
          <w:r>
            <w:fldChar w:fldCharType="begin"/>
          </w:r>
          <w:r>
            <w:instrText xml:space="preserve"> PAGE   \* MERGEFORMAT </w:instrText>
          </w:r>
          <w:r>
            <w:fldChar w:fldCharType="separate"/>
          </w:r>
          <w:r>
            <w:rPr>
              <w:noProof/>
            </w:rPr>
            <w:t>2</w:t>
          </w:r>
          <w:r>
            <w:rPr>
              <w:noProof/>
            </w:rPr>
            <w:fldChar w:fldCharType="end"/>
          </w:r>
        </w:ins>
      </w:p>
      <w:customXmlInsRangeStart w:id="155" w:author="Kraus, Johanna M" w:date="2024-05-27T15:02:00Z"/>
    </w:sdtContent>
  </w:sdt>
  <w:customXmlInsRangeEnd w:id="155"/>
  <w:p w14:paraId="536CB008" w14:textId="77777777" w:rsidR="00F20FF6" w:rsidRDefault="00F20F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0AA795" w14:textId="77777777" w:rsidR="00B0275C" w:rsidRDefault="00B0275C">
      <w:r>
        <w:separator/>
      </w:r>
    </w:p>
  </w:footnote>
  <w:footnote w:type="continuationSeparator" w:id="0">
    <w:p w14:paraId="3752AAA8" w14:textId="77777777" w:rsidR="00B0275C" w:rsidRDefault="00B027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EEE4FC" w14:textId="489DC436" w:rsidR="00F20FF6" w:rsidRDefault="00F20FF6">
    <w:pPr>
      <w:pStyle w:val="Header"/>
      <w:jc w:val="center"/>
      <w:rPr>
        <w:ins w:id="151" w:author="Kraus, Johanna M" w:date="2024-05-27T15:02:00Z"/>
      </w:rPr>
    </w:pPr>
  </w:p>
  <w:p w14:paraId="4FDBF8EC" w14:textId="77777777" w:rsidR="00F20FF6" w:rsidRDefault="00F20F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C7C2E9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FF5AABF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99290838">
    <w:abstractNumId w:val="0"/>
  </w:num>
  <w:num w:numId="2" w16cid:durableId="13234354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aus, Johanna M">
    <w15:presenceInfo w15:providerId="AD" w15:userId="S::jkraus@usgs.gov::a5f60b33-fc28-4364-9283-5d3b9ed8aa8e"/>
  </w15:person>
  <w15:person w15:author="Wesner, Jeff">
    <w15:presenceInfo w15:providerId="AD" w15:userId="S::jeff.wesner@usd.edu::03cd2d55-ec98-46a5-894b-dc5c67f932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13A6"/>
    <w:rsid w:val="00031B5E"/>
    <w:rsid w:val="00067E58"/>
    <w:rsid w:val="0007592E"/>
    <w:rsid w:val="00094657"/>
    <w:rsid w:val="000B213E"/>
    <w:rsid w:val="00107F72"/>
    <w:rsid w:val="00107FC4"/>
    <w:rsid w:val="00110CD3"/>
    <w:rsid w:val="001276BD"/>
    <w:rsid w:val="001632D9"/>
    <w:rsid w:val="001848B2"/>
    <w:rsid w:val="00191069"/>
    <w:rsid w:val="001B173D"/>
    <w:rsid w:val="001D2C9E"/>
    <w:rsid w:val="001E22E8"/>
    <w:rsid w:val="0021750B"/>
    <w:rsid w:val="00264C4B"/>
    <w:rsid w:val="00267B43"/>
    <w:rsid w:val="00283DDC"/>
    <w:rsid w:val="00283DEB"/>
    <w:rsid w:val="00292D5F"/>
    <w:rsid w:val="002B22D0"/>
    <w:rsid w:val="002E3B5D"/>
    <w:rsid w:val="00321CB9"/>
    <w:rsid w:val="003619A1"/>
    <w:rsid w:val="00362B51"/>
    <w:rsid w:val="00370741"/>
    <w:rsid w:val="003A1A60"/>
    <w:rsid w:val="003B73F7"/>
    <w:rsid w:val="003D05DD"/>
    <w:rsid w:val="00404020"/>
    <w:rsid w:val="00404193"/>
    <w:rsid w:val="00421771"/>
    <w:rsid w:val="004352E0"/>
    <w:rsid w:val="00453120"/>
    <w:rsid w:val="00476A23"/>
    <w:rsid w:val="004813A6"/>
    <w:rsid w:val="0048198B"/>
    <w:rsid w:val="00491BAC"/>
    <w:rsid w:val="00493494"/>
    <w:rsid w:val="00494B11"/>
    <w:rsid w:val="00495BD5"/>
    <w:rsid w:val="004A37D3"/>
    <w:rsid w:val="004C5BEF"/>
    <w:rsid w:val="004D544C"/>
    <w:rsid w:val="004F7BF3"/>
    <w:rsid w:val="0050092B"/>
    <w:rsid w:val="00511BB1"/>
    <w:rsid w:val="00515AA9"/>
    <w:rsid w:val="00523A9C"/>
    <w:rsid w:val="00523F97"/>
    <w:rsid w:val="005508C2"/>
    <w:rsid w:val="00550ED1"/>
    <w:rsid w:val="005528BE"/>
    <w:rsid w:val="00560408"/>
    <w:rsid w:val="005651F5"/>
    <w:rsid w:val="005662EF"/>
    <w:rsid w:val="005806C2"/>
    <w:rsid w:val="005D0687"/>
    <w:rsid w:val="005D3E6E"/>
    <w:rsid w:val="00602FBB"/>
    <w:rsid w:val="00603550"/>
    <w:rsid w:val="00604CF3"/>
    <w:rsid w:val="00640D31"/>
    <w:rsid w:val="00643A2F"/>
    <w:rsid w:val="0067585C"/>
    <w:rsid w:val="00702FC9"/>
    <w:rsid w:val="007125B7"/>
    <w:rsid w:val="00714D8A"/>
    <w:rsid w:val="00742BD5"/>
    <w:rsid w:val="00793988"/>
    <w:rsid w:val="007B37B6"/>
    <w:rsid w:val="007B554C"/>
    <w:rsid w:val="007C774D"/>
    <w:rsid w:val="007E0840"/>
    <w:rsid w:val="007E1AD4"/>
    <w:rsid w:val="007F12AA"/>
    <w:rsid w:val="007F225C"/>
    <w:rsid w:val="00822B7C"/>
    <w:rsid w:val="00833936"/>
    <w:rsid w:val="00846453"/>
    <w:rsid w:val="00846C2A"/>
    <w:rsid w:val="0085074E"/>
    <w:rsid w:val="008537CA"/>
    <w:rsid w:val="00882F85"/>
    <w:rsid w:val="00884DA9"/>
    <w:rsid w:val="008C53F7"/>
    <w:rsid w:val="008E7BE1"/>
    <w:rsid w:val="009217E1"/>
    <w:rsid w:val="00935319"/>
    <w:rsid w:val="0094282E"/>
    <w:rsid w:val="00944B4D"/>
    <w:rsid w:val="009764E8"/>
    <w:rsid w:val="00977A95"/>
    <w:rsid w:val="009D0F2D"/>
    <w:rsid w:val="00A25AAC"/>
    <w:rsid w:val="00A5787E"/>
    <w:rsid w:val="00A61145"/>
    <w:rsid w:val="00AC5D12"/>
    <w:rsid w:val="00B0275C"/>
    <w:rsid w:val="00B127FE"/>
    <w:rsid w:val="00B24498"/>
    <w:rsid w:val="00B27709"/>
    <w:rsid w:val="00B426D8"/>
    <w:rsid w:val="00B509AF"/>
    <w:rsid w:val="00B770F6"/>
    <w:rsid w:val="00B92E50"/>
    <w:rsid w:val="00B94B57"/>
    <w:rsid w:val="00B94D43"/>
    <w:rsid w:val="00B9729F"/>
    <w:rsid w:val="00BA605C"/>
    <w:rsid w:val="00BC2217"/>
    <w:rsid w:val="00BC2E54"/>
    <w:rsid w:val="00BF3A6B"/>
    <w:rsid w:val="00C1720C"/>
    <w:rsid w:val="00C50FEF"/>
    <w:rsid w:val="00C629B2"/>
    <w:rsid w:val="00C63F3B"/>
    <w:rsid w:val="00C815A8"/>
    <w:rsid w:val="00C93AE0"/>
    <w:rsid w:val="00CA65B0"/>
    <w:rsid w:val="00CE42A1"/>
    <w:rsid w:val="00D41CA0"/>
    <w:rsid w:val="00D60515"/>
    <w:rsid w:val="00D85972"/>
    <w:rsid w:val="00D92A79"/>
    <w:rsid w:val="00D95ED8"/>
    <w:rsid w:val="00DA35E1"/>
    <w:rsid w:val="00DA6E2E"/>
    <w:rsid w:val="00DE4BF2"/>
    <w:rsid w:val="00E00D48"/>
    <w:rsid w:val="00E26920"/>
    <w:rsid w:val="00E46187"/>
    <w:rsid w:val="00E5474A"/>
    <w:rsid w:val="00E62F5E"/>
    <w:rsid w:val="00E958A2"/>
    <w:rsid w:val="00EA3691"/>
    <w:rsid w:val="00EF517E"/>
    <w:rsid w:val="00F11F0C"/>
    <w:rsid w:val="00F14AAD"/>
    <w:rsid w:val="00F20FF6"/>
    <w:rsid w:val="00F26C92"/>
    <w:rsid w:val="00F32644"/>
    <w:rsid w:val="00F42FCD"/>
    <w:rsid w:val="00F45D29"/>
    <w:rsid w:val="00F55347"/>
    <w:rsid w:val="00F56291"/>
    <w:rsid w:val="00F660AF"/>
    <w:rsid w:val="00F753A1"/>
    <w:rsid w:val="00FF079A"/>
    <w:rsid w:val="00FF13F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35CF6"/>
  <w15:docId w15:val="{ADB1E267-F01D-4100-B1B8-BF649F119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CommentReference">
    <w:name w:val="annotation reference"/>
    <w:basedOn w:val="DefaultParagraphFont"/>
    <w:rsid w:val="00B509AF"/>
    <w:rPr>
      <w:sz w:val="16"/>
      <w:szCs w:val="16"/>
    </w:rPr>
  </w:style>
  <w:style w:type="paragraph" w:styleId="CommentText">
    <w:name w:val="annotation text"/>
    <w:basedOn w:val="Normal"/>
    <w:link w:val="CommentTextChar"/>
    <w:rsid w:val="00B509AF"/>
    <w:rPr>
      <w:sz w:val="20"/>
      <w:szCs w:val="20"/>
    </w:rPr>
  </w:style>
  <w:style w:type="character" w:customStyle="1" w:styleId="CommentTextChar">
    <w:name w:val="Comment Text Char"/>
    <w:basedOn w:val="DefaultParagraphFont"/>
    <w:link w:val="CommentText"/>
    <w:rsid w:val="00B509AF"/>
    <w:rPr>
      <w:sz w:val="20"/>
      <w:szCs w:val="20"/>
    </w:rPr>
  </w:style>
  <w:style w:type="paragraph" w:styleId="CommentSubject">
    <w:name w:val="annotation subject"/>
    <w:basedOn w:val="CommentText"/>
    <w:next w:val="CommentText"/>
    <w:link w:val="CommentSubjectChar"/>
    <w:rsid w:val="00B509AF"/>
    <w:rPr>
      <w:b/>
      <w:bCs/>
    </w:rPr>
  </w:style>
  <w:style w:type="character" w:customStyle="1" w:styleId="CommentSubjectChar">
    <w:name w:val="Comment Subject Char"/>
    <w:basedOn w:val="CommentTextChar"/>
    <w:link w:val="CommentSubject"/>
    <w:rsid w:val="00B509AF"/>
    <w:rPr>
      <w:b/>
      <w:bCs/>
      <w:sz w:val="20"/>
      <w:szCs w:val="20"/>
    </w:rPr>
  </w:style>
  <w:style w:type="paragraph" w:styleId="Revision">
    <w:name w:val="Revision"/>
    <w:hidden/>
    <w:rsid w:val="00702FC9"/>
    <w:pPr>
      <w:spacing w:after="0"/>
    </w:pPr>
  </w:style>
  <w:style w:type="paragraph" w:styleId="Header">
    <w:name w:val="header"/>
    <w:basedOn w:val="Normal"/>
    <w:link w:val="HeaderChar"/>
    <w:uiPriority w:val="99"/>
    <w:rsid w:val="00F20FF6"/>
    <w:pPr>
      <w:tabs>
        <w:tab w:val="center" w:pos="4680"/>
        <w:tab w:val="right" w:pos="9360"/>
      </w:tabs>
      <w:spacing w:after="0"/>
    </w:pPr>
  </w:style>
  <w:style w:type="character" w:customStyle="1" w:styleId="HeaderChar">
    <w:name w:val="Header Char"/>
    <w:basedOn w:val="DefaultParagraphFont"/>
    <w:link w:val="Header"/>
    <w:uiPriority w:val="99"/>
    <w:rsid w:val="00F20FF6"/>
  </w:style>
  <w:style w:type="paragraph" w:styleId="Footer">
    <w:name w:val="footer"/>
    <w:basedOn w:val="Normal"/>
    <w:link w:val="FooterChar"/>
    <w:uiPriority w:val="99"/>
    <w:rsid w:val="00F20FF6"/>
    <w:pPr>
      <w:tabs>
        <w:tab w:val="center" w:pos="4680"/>
        <w:tab w:val="right" w:pos="9360"/>
      </w:tabs>
      <w:spacing w:after="0"/>
    </w:pPr>
  </w:style>
  <w:style w:type="character" w:customStyle="1" w:styleId="FooterChar">
    <w:name w:val="Footer Char"/>
    <w:basedOn w:val="DefaultParagraphFont"/>
    <w:link w:val="Footer"/>
    <w:uiPriority w:val="99"/>
    <w:rsid w:val="00F20FF6"/>
  </w:style>
  <w:style w:type="character" w:styleId="UnresolvedMention">
    <w:name w:val="Unresolved Mention"/>
    <w:basedOn w:val="DefaultParagraphFont"/>
    <w:uiPriority w:val="99"/>
    <w:semiHidden/>
    <w:unhideWhenUsed/>
    <w:rsid w:val="004C5B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021/acs.est.9b02386"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1984</Words>
  <Characters>11310</Characters>
  <Application>Microsoft Office Word</Application>
  <DocSecurity>0</DocSecurity>
  <Lines>94</Lines>
  <Paragraphs>26</Paragraphs>
  <ScaleCrop>false</ScaleCrop>
  <Company/>
  <LinksUpToDate>false</LinksUpToDate>
  <CharactersWithSpaces>13268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estimating_flux</dc:title>
  <dc:creator>Jeff Wesner</dc:creator>
  <cp:keywords/>
  <cp:lastModifiedBy>Wesner, Jeff</cp:lastModifiedBy>
  <cp:revision>2</cp:revision>
  <dcterms:created xsi:type="dcterms:W3CDTF">2024-06-10T20:47:00Z</dcterms:created>
  <dcterms:modified xsi:type="dcterms:W3CDTF">2024-06-10T20:47:00Z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2024-04-23</vt:lpwstr>
  </property>
  <property fmtid="{D5CDD505-2E9C-101B-9397-08002B2CF9AE}" pid="3" name="output">
    <vt:lpwstr/>
  </property>
</Properties>
</file>