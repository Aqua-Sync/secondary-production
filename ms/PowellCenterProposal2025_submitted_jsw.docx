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3876" w14:textId="48016ADD" w:rsidR="000629E3" w:rsidRDefault="000629E3" w:rsidP="00BB6056">
      <w:pPr>
        <w:ind w:firstLine="0"/>
        <w:rPr>
          <w:b/>
        </w:rPr>
      </w:pPr>
      <w:r w:rsidRPr="00BB6056">
        <w:rPr>
          <w:b/>
          <w:bCs/>
        </w:rPr>
        <w:t>Date:</w:t>
      </w:r>
      <w:r>
        <w:t xml:space="preserve"> </w:t>
      </w:r>
      <w:r w:rsidRPr="000629E3">
        <w:t>31 January 2025</w:t>
      </w:r>
    </w:p>
    <w:p w14:paraId="70DC5923" w14:textId="77777777" w:rsidR="00583BB0" w:rsidRDefault="00583BB0" w:rsidP="008F54CF">
      <w:pPr>
        <w:ind w:firstLine="0"/>
      </w:pPr>
      <w:bookmarkStart w:id="0" w:name="_heading=h.nhcuscni83k4" w:colFirst="0" w:colLast="0"/>
      <w:bookmarkEnd w:id="0"/>
    </w:p>
    <w:p w14:paraId="70DC5924" w14:textId="77777777" w:rsidR="00583BB0" w:rsidRDefault="00743C34">
      <w:pPr>
        <w:pStyle w:val="Heading1"/>
        <w:spacing w:before="0"/>
      </w:pPr>
      <w:bookmarkStart w:id="1" w:name="_heading=h.gjdgxs" w:colFirst="0" w:colLast="0"/>
      <w:bookmarkEnd w:id="1"/>
      <w:r>
        <w:t xml:space="preserve">Descriptive title: </w:t>
      </w:r>
    </w:p>
    <w:p w14:paraId="70DC5926" w14:textId="597818EF" w:rsidR="00583BB0" w:rsidRDefault="00743C34">
      <w:pPr>
        <w:ind w:firstLine="0"/>
        <w:rPr>
          <w:b/>
        </w:rPr>
      </w:pPr>
      <w:bookmarkStart w:id="2" w:name="_heading=h.uklfjse538ld" w:colFirst="0" w:colLast="0"/>
      <w:bookmarkEnd w:id="2"/>
      <w:r>
        <w:t>A spatially explicit framework to assess the risk of aquatic contaminants to insectivorous birds</w:t>
      </w:r>
      <w:r w:rsidR="000629E3">
        <w:t>.</w:t>
      </w:r>
    </w:p>
    <w:p w14:paraId="063563E2" w14:textId="77777777" w:rsidR="00544D85" w:rsidRPr="00544D85" w:rsidRDefault="00544D85">
      <w:pPr>
        <w:ind w:firstLine="0"/>
        <w:rPr>
          <w:b/>
        </w:rPr>
      </w:pPr>
    </w:p>
    <w:p w14:paraId="1FFE4806" w14:textId="070F7591" w:rsidR="000629E3" w:rsidRDefault="00743C34" w:rsidP="00BB6056">
      <w:pPr>
        <w:ind w:firstLine="0"/>
        <w:rPr>
          <w:sz w:val="8"/>
          <w:szCs w:val="8"/>
        </w:rPr>
      </w:pPr>
      <w:r w:rsidRPr="00BB6056">
        <w:rPr>
          <w:b/>
          <w:bCs/>
        </w:rPr>
        <w:t>Short title:</w:t>
      </w:r>
      <w:r>
        <w:rPr>
          <w:i/>
        </w:rPr>
        <w:t xml:space="preserve"> </w:t>
      </w:r>
      <w:r>
        <w:t>Contaminant Food Webs</w:t>
      </w:r>
    </w:p>
    <w:p w14:paraId="50CBAF97" w14:textId="77777777" w:rsidR="000629E3" w:rsidRPr="000629E3" w:rsidRDefault="000629E3" w:rsidP="00544D85">
      <w:pPr>
        <w:ind w:firstLine="0"/>
      </w:pPr>
    </w:p>
    <w:p w14:paraId="0513F3D8" w14:textId="26C99FA5" w:rsidR="000629E3" w:rsidRDefault="00743C34" w:rsidP="008F54CF">
      <w:pPr>
        <w:ind w:firstLine="0"/>
      </w:pPr>
      <w:r w:rsidRPr="008F54CF">
        <w:rPr>
          <w:b/>
          <w:bCs/>
        </w:rPr>
        <w:t>Principal investigators:</w:t>
      </w:r>
      <w:r>
        <w:t xml:space="preserve"> Johanna M. Kraus</w:t>
      </w:r>
      <w:r>
        <w:rPr>
          <w:vertAlign w:val="superscript"/>
        </w:rPr>
        <w:t>1</w:t>
      </w:r>
      <w:r>
        <w:t>, Christy Morrissey</w:t>
      </w:r>
      <w:r>
        <w:rPr>
          <w:vertAlign w:val="superscript"/>
        </w:rPr>
        <w:t>2</w:t>
      </w:r>
      <w:r>
        <w:t>, Brianna Williams</w:t>
      </w:r>
      <w:r>
        <w:rPr>
          <w:vertAlign w:val="superscript"/>
        </w:rPr>
        <w:t>3</w:t>
      </w:r>
      <w:r>
        <w:t>, Jeff Wesner</w:t>
      </w:r>
      <w:r>
        <w:rPr>
          <w:vertAlign w:val="superscript"/>
        </w:rPr>
        <w:t xml:space="preserve">4 </w:t>
      </w:r>
      <w:r>
        <w:t xml:space="preserve"> </w:t>
      </w:r>
    </w:p>
    <w:p w14:paraId="31D5E83D" w14:textId="77777777" w:rsidR="00107095" w:rsidRPr="000629E3" w:rsidRDefault="00107095" w:rsidP="008F54CF">
      <w:pPr>
        <w:ind w:firstLine="0"/>
        <w:rPr>
          <w:b/>
        </w:rPr>
      </w:pPr>
    </w:p>
    <w:p w14:paraId="70DC5929" w14:textId="77777777" w:rsidR="00583BB0" w:rsidRDefault="00743C34">
      <w:pPr>
        <w:pBdr>
          <w:top w:val="nil"/>
          <w:left w:val="nil"/>
          <w:bottom w:val="nil"/>
          <w:right w:val="nil"/>
          <w:between w:val="nil"/>
        </w:pBdr>
        <w:ind w:left="432" w:hanging="432"/>
        <w:rPr>
          <w:color w:val="000000"/>
        </w:rPr>
      </w:pPr>
      <w:r>
        <w:rPr>
          <w:color w:val="000000"/>
          <w:vertAlign w:val="superscript"/>
        </w:rPr>
        <w:t xml:space="preserve">1 </w:t>
      </w:r>
      <w:r>
        <w:rPr>
          <w:color w:val="000000"/>
        </w:rPr>
        <w:t>U.S.</w:t>
      </w:r>
      <w:r>
        <w:t xml:space="preserve"> </w:t>
      </w:r>
      <w:r>
        <w:rPr>
          <w:color w:val="000000"/>
        </w:rPr>
        <w:t>Geological Survey, Columbia Environmental Research Center. 4200 New Haven Rd., Columbia, MO 65201, USA. jkraus@usgs.gov, +1 434-806-8324.</w:t>
      </w:r>
    </w:p>
    <w:p w14:paraId="70DC592A" w14:textId="77777777" w:rsidR="00583BB0" w:rsidRDefault="00743C34">
      <w:pPr>
        <w:ind w:left="432" w:hanging="432"/>
      </w:pPr>
      <w:r>
        <w:rPr>
          <w:vertAlign w:val="superscript"/>
        </w:rPr>
        <w:t xml:space="preserve">2 </w:t>
      </w:r>
      <w:r>
        <w:t xml:space="preserve">University of Saskatchewan, Dept of Biology, 112 Science Place, Saskatoon, Saskatchewan, S7N5E2, Canada, christy.morrissey@usask.ca. </w:t>
      </w:r>
    </w:p>
    <w:p w14:paraId="1F94598B" w14:textId="2C8B70D8" w:rsidR="003E3AA4" w:rsidRDefault="00743C34" w:rsidP="003E3AA4">
      <w:pPr>
        <w:ind w:left="432" w:hanging="432"/>
      </w:pPr>
      <w:r>
        <w:rPr>
          <w:vertAlign w:val="superscript"/>
        </w:rPr>
        <w:t xml:space="preserve">3 </w:t>
      </w:r>
      <w:r>
        <w:t>U.S. Geological Survey, New Jersey Water Science Center, 3450 Princeton Pike #110, Lawrenceville, NJ 08648, USA. bmwilliams@usgs.gov.</w:t>
      </w:r>
    </w:p>
    <w:p w14:paraId="52B52D45" w14:textId="0FC7DFDF" w:rsidR="00747B0A" w:rsidRDefault="00747B0A" w:rsidP="00747B0A">
      <w:pPr>
        <w:ind w:left="432" w:hanging="432"/>
        <w:rPr>
          <w:vertAlign w:val="superscript"/>
        </w:rPr>
      </w:pPr>
      <w:r w:rsidRPr="00747B0A">
        <w:rPr>
          <w:vertAlign w:val="superscript"/>
        </w:rPr>
        <w:t>4</w:t>
      </w:r>
      <w:r>
        <w:t>University of South Dakota, Department of Biology, 414 E. Clark Street, Vermillion, SD 57069, USA. jeff.wesner@usd.edu</w:t>
      </w:r>
    </w:p>
    <w:p w14:paraId="502B1C05" w14:textId="77777777" w:rsidR="00043A20" w:rsidRDefault="00043A20" w:rsidP="00043A20">
      <w:pPr>
        <w:ind w:firstLine="0"/>
      </w:pPr>
      <w:bookmarkStart w:id="3" w:name="_heading=h.3tplr53lszm3" w:colFirst="0" w:colLast="0"/>
      <w:bookmarkEnd w:id="3"/>
    </w:p>
    <w:p w14:paraId="70DC592E" w14:textId="64BA0A54" w:rsidR="00583BB0" w:rsidRDefault="00743C34">
      <w:pPr>
        <w:pStyle w:val="Heading1"/>
        <w:spacing w:before="60"/>
        <w:rPr>
          <w:b w:val="0"/>
        </w:rPr>
      </w:pPr>
      <w:r>
        <w:t xml:space="preserve">Project summary </w:t>
      </w:r>
    </w:p>
    <w:p w14:paraId="70DC5930" w14:textId="41810524" w:rsidR="00583BB0" w:rsidRDefault="00743C34" w:rsidP="0091640A">
      <w:r>
        <w:rPr>
          <w:highlight w:val="white"/>
        </w:rPr>
        <w:t xml:space="preserve">Food web connections between predator and prey </w:t>
      </w:r>
      <w:r>
        <w:t xml:space="preserve">are one of the major, yet understudied, pathways by which contaminants affect biodiversity. </w:t>
      </w:r>
      <w:r w:rsidR="00EB15CD">
        <w:t xml:space="preserve">The effects of aquatic contamination on </w:t>
      </w:r>
      <w:r>
        <w:t>the quantity</w:t>
      </w:r>
      <w:r w:rsidR="00927348">
        <w:t xml:space="preserve"> and </w:t>
      </w:r>
      <w:r>
        <w:t xml:space="preserve">quality of nutritionally important </w:t>
      </w:r>
      <w:r w:rsidR="009110AF">
        <w:t xml:space="preserve">aquatic </w:t>
      </w:r>
      <w:r>
        <w:t xml:space="preserve">insect prey have been implicated in the declines of insectivorous birds across North America and Europe. </w:t>
      </w:r>
      <w:r w:rsidR="00F075AD">
        <w:t>Specifically, a</w:t>
      </w:r>
      <w:r w:rsidR="00887325">
        <w:t>quatic contaminant</w:t>
      </w:r>
      <w:r>
        <w:t xml:space="preserve">s reduce adult aquatic insect emergence and are </w:t>
      </w:r>
      <w:r w:rsidR="00A451DA">
        <w:t xml:space="preserve">retained in </w:t>
      </w:r>
      <w:r>
        <w:t>adult</w:t>
      </w:r>
      <w:r w:rsidR="00A66A1C">
        <w:t xml:space="preserve"> insect</w:t>
      </w:r>
      <w:r>
        <w:t xml:space="preserve"> tissues, thereby altering the quantity </w:t>
      </w:r>
      <w:r w:rsidR="00D30D5B">
        <w:t xml:space="preserve">and quality </w:t>
      </w:r>
      <w:r>
        <w:t xml:space="preserve">of </w:t>
      </w:r>
      <w:r w:rsidR="00555D56">
        <w:t>these prey</w:t>
      </w:r>
      <w:r>
        <w:t xml:space="preserve"> fluxes from freshwater to </w:t>
      </w:r>
      <w:r w:rsidR="00FF374C">
        <w:t>insectivorous birds</w:t>
      </w:r>
      <w:r>
        <w:t xml:space="preserve">. Here we propose to use resources provided by the USGS Powell Center to predict how </w:t>
      </w:r>
      <w:r w:rsidR="006E7687">
        <w:t>contaminant and nutrient flux</w:t>
      </w:r>
      <w:r w:rsidR="0080125E">
        <w:t>es</w:t>
      </w:r>
      <w:r w:rsidR="006E7687">
        <w:t xml:space="preserve"> by adult aquatic insects</w:t>
      </w:r>
      <w:r>
        <w:t xml:space="preserve"> </w:t>
      </w:r>
      <w:r w:rsidR="00E92DBC">
        <w:t>contribute to a lan</w:t>
      </w:r>
      <w:r w:rsidR="003B1F49">
        <w:t xml:space="preserve">dscape of </w:t>
      </w:r>
      <w:r>
        <w:t xml:space="preserve">risk </w:t>
      </w:r>
      <w:r w:rsidR="00651A65">
        <w:t>for</w:t>
      </w:r>
      <w:r>
        <w:t xml:space="preserve"> </w:t>
      </w:r>
      <w:r w:rsidR="00DC0E64">
        <w:t>aerial insectivorous birds</w:t>
      </w:r>
      <w:r>
        <w:t>. To quantify the</w:t>
      </w:r>
      <w:r w:rsidR="00C55F3E">
        <w:t>ir</w:t>
      </w:r>
      <w:r>
        <w:t xml:space="preserve"> </w:t>
      </w:r>
      <w:r w:rsidR="00C249C8">
        <w:t xml:space="preserve">potential </w:t>
      </w:r>
      <w:r>
        <w:t>uptake of contaminants and nutrient</w:t>
      </w:r>
      <w:r w:rsidR="00307F2C">
        <w:t>s</w:t>
      </w:r>
      <w:r>
        <w:t xml:space="preserve"> from aquatic insects, we will combine detailed data on the spatial distribution of insectivorous birds from the United States and Europe (e.g., eBird, </w:t>
      </w:r>
      <w:proofErr w:type="spellStart"/>
      <w:r>
        <w:t>EuroBirdPortal</w:t>
      </w:r>
      <w:proofErr w:type="spellEnd"/>
      <w:r>
        <w:t>), information about their diets</w:t>
      </w:r>
      <w:r w:rsidR="00154A81">
        <w:t xml:space="preserve"> (</w:t>
      </w:r>
      <w:proofErr w:type="spellStart"/>
      <w:r w:rsidR="00117087">
        <w:t>AvoNET</w:t>
      </w:r>
      <w:proofErr w:type="spellEnd"/>
      <w:r w:rsidR="008D416E">
        <w:t>, meta-analysis</w:t>
      </w:r>
      <w:r w:rsidR="00117087">
        <w:t>)</w:t>
      </w:r>
      <w:r>
        <w:t xml:space="preserve">, and recently compiled data on </w:t>
      </w:r>
      <w:r w:rsidR="00C249C8">
        <w:t xml:space="preserve">global </w:t>
      </w:r>
      <w:r>
        <w:t xml:space="preserve">aquatic insect emergence </w:t>
      </w:r>
      <w:r w:rsidR="00F84509">
        <w:t xml:space="preserve">and contaminant flux </w:t>
      </w:r>
      <w:r>
        <w:t>(</w:t>
      </w:r>
      <w:proofErr w:type="spellStart"/>
      <w:r>
        <w:t>AquaSYNC</w:t>
      </w:r>
      <w:proofErr w:type="spellEnd"/>
      <w:r>
        <w:t>). We will utilize digital stream networks and statistical models to integrate the</w:t>
      </w:r>
      <w:r w:rsidR="00C249C8">
        <w:t>se</w:t>
      </w:r>
      <w:r>
        <w:t xml:space="preserve"> </w:t>
      </w:r>
      <w:r w:rsidR="00122D6E">
        <w:t>databases</w:t>
      </w:r>
      <w:r w:rsidR="00233FD0">
        <w:t xml:space="preserve">. </w:t>
      </w:r>
      <w:r w:rsidR="00233FD0" w:rsidRPr="0091640A">
        <w:rPr>
          <w:b/>
          <w:bCs/>
        </w:rPr>
        <w:t>This approach will</w:t>
      </w:r>
      <w:r w:rsidRPr="0091640A">
        <w:rPr>
          <w:b/>
          <w:bCs/>
        </w:rPr>
        <w:t xml:space="preserve"> enabl</w:t>
      </w:r>
      <w:r w:rsidR="00233FD0" w:rsidRPr="0091640A">
        <w:rPr>
          <w:b/>
          <w:bCs/>
        </w:rPr>
        <w:t>e</w:t>
      </w:r>
      <w:r w:rsidRPr="0091640A">
        <w:rPr>
          <w:b/>
          <w:bCs/>
        </w:rPr>
        <w:t xml:space="preserve"> us to map </w:t>
      </w:r>
      <w:r w:rsidR="00803C32">
        <w:rPr>
          <w:b/>
          <w:bCs/>
        </w:rPr>
        <w:t>areas of elevated risk</w:t>
      </w:r>
      <w:r w:rsidR="00D860DD">
        <w:rPr>
          <w:b/>
          <w:bCs/>
        </w:rPr>
        <w:t xml:space="preserve"> </w:t>
      </w:r>
      <w:r w:rsidR="00BB78DC">
        <w:rPr>
          <w:b/>
          <w:bCs/>
        </w:rPr>
        <w:t xml:space="preserve">for </w:t>
      </w:r>
      <w:r w:rsidR="00D860DD" w:rsidRPr="0091640A">
        <w:rPr>
          <w:b/>
          <w:bCs/>
        </w:rPr>
        <w:t>aerial insectivor</w:t>
      </w:r>
      <w:r w:rsidR="00D860DD">
        <w:rPr>
          <w:b/>
          <w:bCs/>
        </w:rPr>
        <w:t>ous birds</w:t>
      </w:r>
      <w:r w:rsidR="00D860DD" w:rsidRPr="0091640A">
        <w:rPr>
          <w:b/>
          <w:bCs/>
        </w:rPr>
        <w:t xml:space="preserve"> across the U.S. and Europe </w:t>
      </w:r>
      <w:r w:rsidR="00BB78DC">
        <w:rPr>
          <w:b/>
          <w:bCs/>
        </w:rPr>
        <w:t xml:space="preserve">from </w:t>
      </w:r>
      <w:r w:rsidR="00B1218F" w:rsidRPr="0091640A">
        <w:rPr>
          <w:b/>
          <w:bCs/>
        </w:rPr>
        <w:t xml:space="preserve">contaminant effects on </w:t>
      </w:r>
      <w:r w:rsidRPr="0091640A">
        <w:rPr>
          <w:b/>
          <w:bCs/>
        </w:rPr>
        <w:t>aquatic insect prey</w:t>
      </w:r>
      <w:r w:rsidR="00CF1C8C">
        <w:rPr>
          <w:b/>
          <w:bCs/>
        </w:rPr>
        <w:t xml:space="preserve">. Specifically, we will elucidate </w:t>
      </w:r>
      <w:r w:rsidR="00053A71">
        <w:rPr>
          <w:b/>
          <w:bCs/>
        </w:rPr>
        <w:t xml:space="preserve">the </w:t>
      </w:r>
      <w:r w:rsidR="00FC7CA2" w:rsidRPr="0091640A">
        <w:rPr>
          <w:b/>
          <w:bCs/>
        </w:rPr>
        <w:t>spatial</w:t>
      </w:r>
      <w:r w:rsidRPr="0091640A">
        <w:rPr>
          <w:b/>
          <w:bCs/>
        </w:rPr>
        <w:t xml:space="preserve"> </w:t>
      </w:r>
      <w:r w:rsidR="00053A71">
        <w:rPr>
          <w:b/>
          <w:bCs/>
        </w:rPr>
        <w:t xml:space="preserve">patterns of </w:t>
      </w:r>
      <w:r w:rsidR="007D64C5">
        <w:rPr>
          <w:b/>
          <w:bCs/>
        </w:rPr>
        <w:t xml:space="preserve">risk due to </w:t>
      </w:r>
      <w:r w:rsidR="00A644C1" w:rsidRPr="0091640A">
        <w:rPr>
          <w:b/>
          <w:bCs/>
        </w:rPr>
        <w:t xml:space="preserve">prey loss and </w:t>
      </w:r>
      <w:r w:rsidRPr="0091640A">
        <w:rPr>
          <w:b/>
          <w:bCs/>
        </w:rPr>
        <w:t xml:space="preserve">contaminant exposure </w:t>
      </w:r>
      <w:r w:rsidR="00CE3249" w:rsidRPr="0091640A">
        <w:rPr>
          <w:b/>
          <w:bCs/>
        </w:rPr>
        <w:t>through diet</w:t>
      </w:r>
      <w:r w:rsidRPr="0091640A">
        <w:rPr>
          <w:b/>
          <w:bCs/>
        </w:rPr>
        <w:t>.</w:t>
      </w:r>
      <w:r>
        <w:t xml:space="preserve"> This synthesis will enhance our understanding of </w:t>
      </w:r>
      <w:r w:rsidR="0085647A">
        <w:t xml:space="preserve">the </w:t>
      </w:r>
      <w:r w:rsidR="00ED45B8">
        <w:t>spatial extent of</w:t>
      </w:r>
      <w:r w:rsidR="0085647A">
        <w:t xml:space="preserve"> </w:t>
      </w:r>
      <w:r w:rsidR="00887325">
        <w:t>aquatic contaminant</w:t>
      </w:r>
      <w:r w:rsidR="00ED45B8">
        <w:t xml:space="preserve"> </w:t>
      </w:r>
      <w:r>
        <w:t>fate</w:t>
      </w:r>
      <w:r w:rsidR="00ED45B8">
        <w:t>s</w:t>
      </w:r>
      <w:r>
        <w:t xml:space="preserve"> and </w:t>
      </w:r>
      <w:r w:rsidR="0033418C">
        <w:t xml:space="preserve">the </w:t>
      </w:r>
      <w:r>
        <w:t>impact</w:t>
      </w:r>
      <w:r w:rsidR="00E61EDB">
        <w:t>s</w:t>
      </w:r>
      <w:r>
        <w:t xml:space="preserve"> </w:t>
      </w:r>
      <w:r w:rsidR="0033418C">
        <w:t xml:space="preserve">of </w:t>
      </w:r>
      <w:r w:rsidR="00887325">
        <w:t xml:space="preserve">those </w:t>
      </w:r>
      <w:r w:rsidR="0033418C">
        <w:t xml:space="preserve">contaminants </w:t>
      </w:r>
      <w:r>
        <w:t xml:space="preserve">on aerial insectivores. </w:t>
      </w:r>
      <w:r w:rsidR="006D126F">
        <w:t>This work</w:t>
      </w:r>
      <w:r>
        <w:t xml:space="preserve"> will support species and habitat management by equipping decision-makers with the tools to anticipate where and to what extent </w:t>
      </w:r>
      <w:r w:rsidR="00887325">
        <w:t>aquatic</w:t>
      </w:r>
      <w:r w:rsidR="00D259C4">
        <w:t>-borne</w:t>
      </w:r>
      <w:r w:rsidR="00887325">
        <w:t xml:space="preserve"> contaminant</w:t>
      </w:r>
      <w:r>
        <w:t xml:space="preserve">s </w:t>
      </w:r>
      <w:r w:rsidR="00D259C4">
        <w:t xml:space="preserve">and their </w:t>
      </w:r>
      <w:r w:rsidR="00942F15">
        <w:t>(</w:t>
      </w:r>
      <w:r w:rsidR="00D259C4">
        <w:t>re</w:t>
      </w:r>
      <w:r w:rsidR="00942F15">
        <w:t>)</w:t>
      </w:r>
      <w:r w:rsidR="00D259C4">
        <w:t xml:space="preserve">distribution </w:t>
      </w:r>
      <w:r w:rsidR="00942F15">
        <w:t xml:space="preserve">across the landscape </w:t>
      </w:r>
      <w:r>
        <w:t xml:space="preserve">pose risks to environmental health at local, regional, and </w:t>
      </w:r>
      <w:r w:rsidR="00887325">
        <w:t>continental</w:t>
      </w:r>
      <w:r>
        <w:t xml:space="preserve"> scales.</w:t>
      </w:r>
    </w:p>
    <w:p w14:paraId="7F50E741" w14:textId="77777777" w:rsidR="00CC07E2" w:rsidRDefault="00CC07E2">
      <w:pPr>
        <w:rPr>
          <w:b/>
        </w:rPr>
      </w:pPr>
      <w:r>
        <w:br w:type="page"/>
      </w:r>
    </w:p>
    <w:p w14:paraId="70DC5932" w14:textId="41629DEA" w:rsidR="00583BB0" w:rsidRDefault="00743C34" w:rsidP="002E775C">
      <w:pPr>
        <w:ind w:firstLine="0"/>
        <w:rPr>
          <w:b/>
        </w:rPr>
      </w:pPr>
      <w:r w:rsidRPr="002E775C">
        <w:rPr>
          <w:b/>
          <w:bCs/>
        </w:rPr>
        <w:lastRenderedPageBreak/>
        <w:t>Start and end dates:</w:t>
      </w:r>
      <w:r w:rsidRPr="002E775C">
        <w:t xml:space="preserve"> May 2026 to April 2029</w:t>
      </w:r>
      <w:r>
        <w:t>.</w:t>
      </w:r>
    </w:p>
    <w:p w14:paraId="5E1CB9C5" w14:textId="77777777" w:rsidR="00CC07E2" w:rsidRPr="00CC07E2" w:rsidRDefault="00CC07E2" w:rsidP="00CC07E2"/>
    <w:p w14:paraId="70DC5934" w14:textId="5C1D2C52" w:rsidR="00583BB0" w:rsidRDefault="00743C34" w:rsidP="002E775C">
      <w:pPr>
        <w:ind w:firstLine="0"/>
        <w:rPr>
          <w:b/>
        </w:rPr>
      </w:pPr>
      <w:r w:rsidRPr="002E775C">
        <w:rPr>
          <w:b/>
          <w:bCs/>
        </w:rPr>
        <w:t>Number and duration of working group meetings:</w:t>
      </w:r>
      <w:r>
        <w:t xml:space="preserve"> 2 meetings, 5 days each</w:t>
      </w:r>
    </w:p>
    <w:p w14:paraId="66272FA5" w14:textId="77777777" w:rsidR="00CC07E2" w:rsidRPr="00CC07E2" w:rsidRDefault="00CC07E2" w:rsidP="00CC07E2"/>
    <w:p w14:paraId="70DC5936" w14:textId="57A2B787" w:rsidR="00583BB0" w:rsidRDefault="00743C34" w:rsidP="00C60793">
      <w:pPr>
        <w:ind w:firstLine="0"/>
        <w:rPr>
          <w:b/>
        </w:rPr>
      </w:pPr>
      <w:r w:rsidRPr="00C60793">
        <w:rPr>
          <w:b/>
          <w:bCs/>
        </w:rPr>
        <w:t>Proposed data release date</w:t>
      </w:r>
      <w:r>
        <w:t>: September 2028</w:t>
      </w:r>
    </w:p>
    <w:p w14:paraId="443BBD3A" w14:textId="77777777" w:rsidR="00CC07E2" w:rsidRPr="00CC07E2" w:rsidRDefault="00CC07E2" w:rsidP="00CC07E2"/>
    <w:p w14:paraId="70DC5937" w14:textId="512509C9" w:rsidR="00583BB0" w:rsidRDefault="00743C34" w:rsidP="00EE603D">
      <w:pPr>
        <w:ind w:firstLine="0"/>
        <w:rPr>
          <w:b/>
        </w:rPr>
      </w:pPr>
      <w:r w:rsidRPr="00EE603D">
        <w:rPr>
          <w:b/>
          <w:bCs/>
        </w:rPr>
        <w:t>Is this a resubmission?</w:t>
      </w:r>
      <w:r>
        <w:rPr>
          <w:i/>
        </w:rPr>
        <w:t xml:space="preserve"> </w:t>
      </w:r>
      <w:r>
        <w:t>No, but builds on a past unfunded Powell Center proposal that subsequently received funding from another synthesis center (</w:t>
      </w:r>
      <w:proofErr w:type="spellStart"/>
      <w:r>
        <w:t>AquaSYNC</w:t>
      </w:r>
      <w:proofErr w:type="spellEnd"/>
      <w:r>
        <w:t xml:space="preserve">, </w:t>
      </w:r>
      <w:r w:rsidR="00CC07E2">
        <w:t xml:space="preserve">Denmark, </w:t>
      </w:r>
      <w:r>
        <w:t>2023–2024).</w:t>
      </w:r>
    </w:p>
    <w:p w14:paraId="5456EA2B" w14:textId="77777777" w:rsidR="00CC07E2" w:rsidRPr="00CC07E2" w:rsidRDefault="00CC07E2" w:rsidP="00CC07E2"/>
    <w:p w14:paraId="70DC593A" w14:textId="71F43D19" w:rsidR="00583BB0" w:rsidRDefault="00743C34" w:rsidP="00BB6056">
      <w:pPr>
        <w:ind w:firstLine="0"/>
        <w:rPr>
          <w:b/>
        </w:rPr>
      </w:pPr>
      <w:r w:rsidRPr="00BB6056">
        <w:rPr>
          <w:b/>
          <w:bCs/>
        </w:rPr>
        <w:t>Conflicts of interest with reviewers:</w:t>
      </w:r>
      <w:r>
        <w:t xml:space="preserve"> None known</w:t>
      </w:r>
    </w:p>
    <w:p w14:paraId="4B2DAC67" w14:textId="77777777" w:rsidR="00CC07E2" w:rsidRPr="00CC07E2" w:rsidRDefault="00CC07E2" w:rsidP="00CC07E2"/>
    <w:p w14:paraId="691485BA" w14:textId="77777777" w:rsidR="0060322C" w:rsidRDefault="00743C34" w:rsidP="00BB6056">
      <w:pPr>
        <w:ind w:firstLine="0"/>
        <w:rPr>
          <w:b/>
        </w:rPr>
      </w:pPr>
      <w:r w:rsidRPr="00BB6056">
        <w:rPr>
          <w:b/>
          <w:bCs/>
        </w:rPr>
        <w:t>Keywords:</w:t>
      </w:r>
      <w:r>
        <w:t xml:space="preserve"> ecosystems, environmental health, energy and minerals, water, climate and land use change</w:t>
      </w:r>
    </w:p>
    <w:p w14:paraId="70DC593B" w14:textId="40E1B07E" w:rsidR="00583BB0" w:rsidRDefault="00743C34" w:rsidP="00043A20">
      <w:pPr>
        <w:sectPr w:rsidR="00583BB0">
          <w:headerReference w:type="default" r:id="rId9"/>
          <w:footerReference w:type="default" r:id="rId10"/>
          <w:headerReference w:type="first" r:id="rId11"/>
          <w:pgSz w:w="12240" w:h="15840"/>
          <w:pgMar w:top="1440" w:right="1440" w:bottom="1440" w:left="1440" w:header="720" w:footer="720" w:gutter="0"/>
          <w:pgNumType w:start="1"/>
          <w:cols w:space="720"/>
        </w:sectPr>
      </w:pPr>
      <w:r>
        <w:t xml:space="preserve"> </w:t>
      </w:r>
    </w:p>
    <w:p w14:paraId="70DC593D" w14:textId="4BF71831" w:rsidR="00583BB0" w:rsidRDefault="00743C34">
      <w:pPr>
        <w:pStyle w:val="Heading1"/>
        <w:rPr>
          <w:i/>
        </w:rPr>
      </w:pPr>
      <w:r>
        <w:lastRenderedPageBreak/>
        <w:t>Problem statement</w:t>
      </w:r>
    </w:p>
    <w:p w14:paraId="12602350" w14:textId="18E43B7B" w:rsidR="0057174A" w:rsidRDefault="00743C34" w:rsidP="009B1249">
      <w:r>
        <w:rPr>
          <w:b/>
          <w:highlight w:val="white"/>
        </w:rPr>
        <w:t>Environmental contaminants threaten biodiversity globally, including through changes in diet quality and quantity</w:t>
      </w:r>
      <w:r>
        <w:rPr>
          <w:b/>
        </w:rPr>
        <w:t xml:space="preserve"> </w:t>
      </w:r>
      <w:r>
        <w:t>(i.e., dietary pathways)</w:t>
      </w:r>
      <w:r w:rsidR="009B3D96">
        <w:t xml:space="preserve"> </w:t>
      </w:r>
      <w:r w:rsidR="009B7553">
        <w:fldChar w:fldCharType="begin">
          <w:fldData xml:space="preserve">PEVuZE5vdGU+PENpdGU+PEF1dGhvcj5TdGVobGU8L0F1dGhvcj48WWVhcj4yMDE1PC9ZZWFyPjxS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</w:fldData>
        </w:fldChar>
      </w:r>
      <w:r w:rsidR="009A15B4">
        <w:instrText xml:space="preserve"> ADDIN EN.CITE </w:instrText>
      </w:r>
      <w:r w:rsidR="009A15B4">
        <w:fldChar w:fldCharType="begin">
          <w:fldData xml:space="preserve">PEVuZE5vdGU+PENpdGU+PEF1dGhvcj5TdGVobGU8L0F1dGhvcj48WWVhcj4yMDE1PC9ZZWFyPjxS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</w:fldData>
        </w:fldChar>
      </w:r>
      <w:r w:rsidR="009A15B4">
        <w:instrText xml:space="preserve"> ADDIN EN.CITE.DATA </w:instrText>
      </w:r>
      <w:r w:rsidR="009A15B4">
        <w:fldChar w:fldCharType="end"/>
      </w:r>
      <w:r w:rsidR="009B7553">
        <w:fldChar w:fldCharType="separate"/>
      </w:r>
      <w:r w:rsidR="00163CB9" w:rsidRPr="00163CB9">
        <w:rPr>
          <w:noProof/>
          <w:vertAlign w:val="superscript"/>
        </w:rPr>
        <w:t>1-4</w:t>
      </w:r>
      <w:r w:rsidR="009B7553">
        <w:fldChar w:fldCharType="end"/>
      </w:r>
      <w:r>
        <w:rPr>
          <w:b/>
        </w:rPr>
        <w:t>. However, we have a poor understanding of the spatial patterns and drivers of these risks.</w:t>
      </w:r>
      <w:r>
        <w:t xml:space="preserve"> For example, winged adult aquatic insects are nutritionally and globally important prey for declining terrestrial consumers such as aerial insectivorous birds (i.e., birds that prey on flying insects</w:t>
      </w:r>
      <w:r w:rsidR="00E26741">
        <w:t>,</w:t>
      </w:r>
      <w:r>
        <w:t xml:space="preserve"> </w:t>
      </w:r>
      <w:r w:rsidR="00BC1E33">
        <w:fldChar w:fldCharType="begin">
          <w:fldData xml:space="preserve">PEVuZE5vdGU+PENpdGU+PEF1dGhvcj5Ud2luaW5nPC9BdXRob3I+PFllYXI+MjAxODwvWWVhcj48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</w:fldData>
        </w:fldChar>
      </w:r>
      <w:r w:rsidR="00163CB9">
        <w:instrText xml:space="preserve"> ADDIN EN.CITE </w:instrText>
      </w:r>
      <w:r w:rsidR="00163CB9">
        <w:fldChar w:fldCharType="begin">
          <w:fldData xml:space="preserve">PEVuZE5vdGU+PENpdGU+PEF1dGhvcj5Ud2luaW5nPC9BdXRob3I+PFllYXI+MjAxODwvWWVhcj48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</w:fldData>
        </w:fldChar>
      </w:r>
      <w:r w:rsidR="00163CB9">
        <w:instrText xml:space="preserve"> ADDIN EN.CITE.DATA </w:instrText>
      </w:r>
      <w:r w:rsidR="00163CB9">
        <w:fldChar w:fldCharType="end"/>
      </w:r>
      <w:r w:rsidR="00BC1E33">
        <w:fldChar w:fldCharType="separate"/>
      </w:r>
      <w:r w:rsidR="00163CB9" w:rsidRPr="00163CB9">
        <w:rPr>
          <w:noProof/>
          <w:vertAlign w:val="superscript"/>
        </w:rPr>
        <w:t>5-7</w:t>
      </w:r>
      <w:r w:rsidR="00BC1E33">
        <w:fldChar w:fldCharType="end"/>
      </w:r>
      <w:r w:rsidR="006F093F">
        <w:t>)</w:t>
      </w:r>
      <w:r>
        <w:t xml:space="preserve">. Like fish in the diets of humans, adult aquatic insects provide </w:t>
      </w:r>
      <w:r w:rsidR="00B93E0B">
        <w:t xml:space="preserve">to insectivores </w:t>
      </w:r>
      <w:r>
        <w:t xml:space="preserve">critical long-chain polyunsaturated omega-3 fatty acids (LC-PUFA), which are necessary for animal survival and growth </w:t>
      </w:r>
      <w:r w:rsidR="00E26741">
        <w:fldChar w:fldCharType="begin"/>
      </w:r>
      <w:r w:rsidR="00163CB9">
        <w:instrText xml:space="preserve"> ADDIN EN.CITE &lt;EndNote&gt;&lt;Cite&gt;&lt;Author&gt;Twining&lt;/Author&gt;&lt;Year&gt;2018&lt;/Year&gt;&lt;RecNum&gt;2434&lt;/RecNum&gt;&lt;DisplayText&gt;&lt;style face="superscript"&gt;5&lt;/style&gt;&lt;/DisplayText&gt;&lt;record&gt;&lt;rec-number&gt;2434&lt;/rec-number&gt;&lt;foreign-keys&gt;&lt;key app="EN" db-id="er9pfsvf02vseme9rr6x0dsn0dfaa5a2ap0s" timestamp="1616709533"&gt;2434&lt;/key&gt;&lt;/foreign-keys&gt;&lt;ref-type name="Journal Article"&gt;17&lt;/ref-type&gt;&lt;contributors&gt;&lt;authors&gt;&lt;author&gt;Twining, C. W.&lt;/author&gt;&lt;author&gt;Shipley, J. R.&lt;/author&gt;&lt;author&gt;Winkler, D. W.&lt;/author&gt;&lt;/authors&gt;&lt;/contributors&gt;&lt;auth-address&gt;Department of Ecology and Evolutionary Biology, Cornell University, Ithaca, NY, 14853, USA.&amp;#xD;Max Planck Institute for Ornithology, 78315, Radolfzell, Germany.&amp;#xD;Limnological Institute, University of Konstanz, 78464, Konstanz, Germany.&lt;/auth-address&gt;&lt;titles&gt;&lt;title&gt;Aquatic insects rich in omega-3 fatty acids drive breeding success in a widespread bird&lt;/title&gt;&lt;secondary-title&gt;Ecology Letters&lt;/secondary-title&gt;&lt;/titles&gt;&lt;periodical&gt;&lt;full-title&gt;Ecology Letters&lt;/full-title&gt;&lt;/periodical&gt;&lt;pages&gt;1812-1820&lt;/pages&gt;&lt;volume&gt;21&lt;/volume&gt;&lt;number&gt;12&lt;/number&gt;&lt;edition&gt;2018/09/27&lt;/edition&gt;&lt;keywords&gt;&lt;keyword&gt;Animals&lt;/keyword&gt;&lt;keyword&gt;Breeding&lt;/keyword&gt;&lt;keyword&gt;*Fatty Acids, Omega-3&lt;/keyword&gt;&lt;keyword&gt;Food&lt;/keyword&gt;&lt;keyword&gt;Insecta&lt;/keyword&gt;&lt;keyword&gt;*Swallows&lt;/keyword&gt;&lt;keyword&gt;Aerial insectivores&lt;/keyword&gt;&lt;keyword&gt;Tree Swallows&lt;/keyword&gt;&lt;keyword&gt;breeding success&lt;/keyword&gt;&lt;keyword&gt;ecological subsidies&lt;/keyword&gt;&lt;keyword&gt;food quality&lt;/keyword&gt;&lt;keyword&gt;highly unsaturated omega-3 fatty acids&lt;/keyword&gt;&lt;keyword&gt;long-term ecological data&lt;/keyword&gt;&lt;/keywords&gt;&lt;dates&gt;&lt;year&gt;2018&lt;/year&gt;&lt;pub-dates&gt;&lt;date&gt;Dec&lt;/date&gt;&lt;/pub-dates&gt;&lt;/dates&gt;&lt;isbn&gt;1461-0248 (Electronic)&amp;#xD;1461-023X (Linking)&lt;/isbn&gt;&lt;accession-num&gt;30251301&lt;/accession-num&gt;&lt;urls&gt;&lt;related-urls&gt;&lt;url&gt;https://www.ncbi.nlm.nih.gov/pubmed/30251301&lt;/url&gt;&lt;/related-urls&gt;&lt;/urls&gt;&lt;electronic-resource-num&gt;10.1111/ele.13156&lt;/electronic-resource-num&gt;&lt;/record&gt;&lt;/Cite&gt;&lt;/EndNote&gt;</w:instrText>
      </w:r>
      <w:r w:rsidR="00E26741">
        <w:fldChar w:fldCharType="separate"/>
      </w:r>
      <w:r w:rsidR="00163CB9" w:rsidRPr="00163CB9">
        <w:rPr>
          <w:noProof/>
          <w:vertAlign w:val="superscript"/>
        </w:rPr>
        <w:t>5</w:t>
      </w:r>
      <w:r w:rsidR="00E26741">
        <w:fldChar w:fldCharType="end"/>
      </w:r>
      <w:r>
        <w:t xml:space="preserve">. However, changes in land-use and land-use derived chemicals over time have altered contaminant run-off into the freshwater ecosystems where aquatic insect larvae develop </w:t>
      </w:r>
      <w:r w:rsidR="00E26741">
        <w:fldChar w:fldCharType="begin">
          <w:fldData xml:space="preserve">PEVuZE5vdGU+PENpdGU+PEF1dGhvcj5TY2h1bHo8L0F1dGhvcj48WWVhcj4yMDI0PC9ZZWFyPjxS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</w:fldData>
        </w:fldChar>
      </w:r>
      <w:r w:rsidR="00163CB9">
        <w:instrText xml:space="preserve"> ADDIN EN.CITE </w:instrText>
      </w:r>
      <w:r w:rsidR="00163CB9">
        <w:fldChar w:fldCharType="begin">
          <w:fldData xml:space="preserve">PEVuZE5vdGU+PENpdGU+PEF1dGhvcj5TY2h1bHo8L0F1dGhvcj48WWVhcj4yMDI0PC9ZZWFyPjxS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</w:fldData>
        </w:fldChar>
      </w:r>
      <w:r w:rsidR="00163CB9">
        <w:instrText xml:space="preserve"> ADDIN EN.CITE.DATA </w:instrText>
      </w:r>
      <w:r w:rsidR="00163CB9">
        <w:fldChar w:fldCharType="end"/>
      </w:r>
      <w:r w:rsidR="00E26741">
        <w:fldChar w:fldCharType="separate"/>
      </w:r>
      <w:r w:rsidR="00163CB9" w:rsidRPr="00163CB9">
        <w:rPr>
          <w:noProof/>
          <w:vertAlign w:val="superscript"/>
        </w:rPr>
        <w:t>2,8,9</w:t>
      </w:r>
      <w:r w:rsidR="00E26741">
        <w:fldChar w:fldCharType="end"/>
      </w:r>
      <w:r>
        <w:t xml:space="preserve">. Exposure to these contaminants including pesticides, heavy metals, and organic pollutants can lead to reduction in emergence of adult aquatic insects, changes in emergence timing and nutrient quality, and increases in the bioaccumulation and transfer of contaminants from aquatic to terrestrial food webs </w:t>
      </w:r>
      <w:r w:rsidR="00694332">
        <w:fldChar w:fldCharType="begin"/>
      </w:r>
      <w:r w:rsidR="003E295F">
        <w:instrText xml:space="preserve"> ADDIN EN.CITE &lt;EndNote&gt;&lt;Cite&gt;&lt;Author&gt;Kraus&lt;/Author&gt;&lt;Year&gt;2019&lt;/Year&gt;&lt;RecNum&gt;9&lt;/RecNum&gt;&lt;DisplayText&gt;&lt;style face="superscript"&gt;10,11&lt;/style&gt;&lt;/DisplayText&gt;&lt;record&gt;&lt;rec-number&gt;9&lt;/rec-number&gt;&lt;foreign-keys&gt;&lt;key app="EN" db-id="er9pfsvf02vseme9rr6x0dsn0dfaa5a2ap0s" timestamp="1616696038"&gt;9&lt;/key&gt;&lt;/foreign-keys&gt;&lt;ref-type name="Journal Article"&gt;17&lt;/ref-type&gt;&lt;contributors&gt;&lt;authors&gt;&lt;author&gt;Kraus, Johanna M.&lt;/author&gt;&lt;/authors&gt;&lt;/contributors&gt;&lt;titles&gt;&lt;title&gt;Contaminants in linked aquatic–terrestrial ecosystems: Predicting effects of aquatic pollution on adult aquatic insects and terrestrial insectivores&lt;/title&gt;&lt;secondary-title&gt;Freshwater Science&lt;/secondary-title&gt;&lt;/titles&gt;&lt;periodical&gt;&lt;full-title&gt;Freshwater Science&lt;/full-title&gt;&lt;/periodical&gt;&lt;pages&gt;919-927&lt;/pages&gt;&lt;volume&gt;38&lt;/volume&gt;&lt;number&gt;4&lt;/number&gt;&lt;section&gt;919&lt;/section&gt;&lt;dates&gt;&lt;year&gt;2019&lt;/year&gt;&lt;/dates&gt;&lt;isbn&gt;2161-9549&amp;#xD;2161-9565&lt;/isbn&gt;&lt;urls&gt;&lt;/urls&gt;&lt;electronic-resource-num&gt;10.1086/705997&lt;/electronic-resource-num&gt;&lt;/record&gt;&lt;/Cite&gt;&lt;Cite&gt;&lt;Author&gt;Kraus&lt;/Author&gt;&lt;Year&gt;2020&lt;/Year&gt;&lt;RecNum&gt;15&lt;/RecNum&gt;&lt;record&gt;&lt;rec-number&gt;15&lt;/rec-number&gt;&lt;foreign-keys&gt;&lt;key app="EN" db-id="er9pfsvf02vseme9rr6x0dsn0dfaa5a2ap0s" timestamp="1616696061"&gt;15&lt;/key&gt;&lt;/foreign-keys&gt;&lt;ref-type name="Book"&gt;6&lt;/ref-type&gt;&lt;contributors&gt;&lt;authors&gt;&lt;author&gt;Kraus, Johanna M.&lt;/author&gt;&lt;author&gt;Walters, David M.&lt;/author&gt;&lt;author&gt;Mills, Marc A.&lt;/author&gt;&lt;/authors&gt;&lt;/contributors&gt;&lt;titles&gt;&lt;title&gt;Contaminants and Ecological Subsidies&lt;/title&gt;&lt;/titles&gt;&lt;dates&gt;&lt;year&gt;2020&lt;/year&gt;&lt;/dates&gt;&lt;pub-location&gt;Cham, Switzerland&lt;/pub-location&gt;&lt;publisher&gt;Springer Nature&lt;/publisher&gt;&lt;isbn&gt;978-3-030-49479-7&amp;#xD;978-3-030-49480-3&lt;/isbn&gt;&lt;urls&gt;&lt;/urls&gt;&lt;electronic-resource-num&gt;https://doi.org/10.1007/978-3-030-49480-3&lt;/electronic-resource-num&gt;&lt;/record&gt;&lt;/Cite&gt;&lt;/EndNote&gt;</w:instrText>
      </w:r>
      <w:r w:rsidR="00694332">
        <w:fldChar w:fldCharType="separate"/>
      </w:r>
      <w:r w:rsidR="003E295F" w:rsidRPr="003E295F">
        <w:rPr>
          <w:noProof/>
          <w:vertAlign w:val="superscript"/>
        </w:rPr>
        <w:t>10,11</w:t>
      </w:r>
      <w:r w:rsidR="00694332">
        <w:fldChar w:fldCharType="end"/>
      </w:r>
      <w:r>
        <w:t xml:space="preserve">. Because, unlike for humans, there are no “aquatic insect consumption advisories” and limited sources of important fatty acids, </w:t>
      </w:r>
      <w:r w:rsidR="00887325">
        <w:t>aquatic contaminant</w:t>
      </w:r>
      <w:r>
        <w:rPr>
          <w:color w:val="1F1F1F"/>
          <w:highlight w:val="white"/>
        </w:rPr>
        <w:t xml:space="preserve">s can have cascading effects on terrestrial food webs, particularly impacting specialized insectivores </w:t>
      </w:r>
      <w:r w:rsidR="00C53B29">
        <w:rPr>
          <w:color w:val="1F1F1F"/>
          <w:highlight w:val="white"/>
        </w:rPr>
        <w:fldChar w:fldCharType="begin">
          <w:fldData xml:space="preserve">PEVuZE5vdGU+PENpdGU+PEF1dGhvcj5BY2tlcm1hbjwvQXV0aG9yPjxZZWFyPjIwMjQ8L1llYXI+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</w:fldData>
        </w:fldChar>
      </w:r>
      <w:r w:rsidR="003E295F">
        <w:rPr>
          <w:color w:val="1F1F1F"/>
          <w:highlight w:val="white"/>
        </w:rPr>
        <w:instrText xml:space="preserve"> ADDIN EN.CITE </w:instrText>
      </w:r>
      <w:r w:rsidR="003E295F">
        <w:rPr>
          <w:color w:val="1F1F1F"/>
          <w:highlight w:val="white"/>
        </w:rPr>
        <w:fldChar w:fldCharType="begin">
          <w:fldData xml:space="preserve">PEVuZE5vdGU+PENpdGU+PEF1dGhvcj5BY2tlcm1hbjwvQXV0aG9yPjxZZWFyPjIwMjQ8L1llYXI+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</w:fldData>
        </w:fldChar>
      </w:r>
      <w:r w:rsidR="003E295F">
        <w:rPr>
          <w:color w:val="1F1F1F"/>
          <w:highlight w:val="white"/>
        </w:rPr>
        <w:instrText xml:space="preserve"> ADDIN EN.CITE.DATA </w:instrText>
      </w:r>
      <w:r w:rsidR="003E295F">
        <w:rPr>
          <w:color w:val="1F1F1F"/>
          <w:highlight w:val="white"/>
        </w:rPr>
      </w:r>
      <w:r w:rsidR="003E295F">
        <w:rPr>
          <w:color w:val="1F1F1F"/>
          <w:highlight w:val="white"/>
        </w:rPr>
        <w:fldChar w:fldCharType="end"/>
      </w:r>
      <w:r w:rsidR="00C53B29">
        <w:rPr>
          <w:color w:val="1F1F1F"/>
          <w:highlight w:val="white"/>
        </w:rPr>
      </w:r>
      <w:r w:rsidR="00C53B29">
        <w:rPr>
          <w:color w:val="1F1F1F"/>
          <w:highlight w:val="white"/>
        </w:rPr>
        <w:fldChar w:fldCharType="separate"/>
      </w:r>
      <w:r w:rsidR="003E295F" w:rsidRPr="003E295F">
        <w:rPr>
          <w:noProof/>
          <w:color w:val="1F1F1F"/>
          <w:highlight w:val="white"/>
          <w:vertAlign w:val="superscript"/>
        </w:rPr>
        <w:t>12-14</w:t>
      </w:r>
      <w:r w:rsidR="00C53B29">
        <w:rPr>
          <w:color w:val="1F1F1F"/>
          <w:highlight w:val="white"/>
        </w:rPr>
        <w:fldChar w:fldCharType="end"/>
      </w:r>
      <w:r>
        <w:t>. However, despite the recognized negative effects on insectivores (e.g., prey loss, increased dietary contaminant exposure), our ability to spatially predict these risks is currently very limited</w:t>
      </w:r>
      <w:r w:rsidR="005D17B3">
        <w:t xml:space="preserve"> to nonexistent</w:t>
      </w:r>
      <w:r>
        <w:t xml:space="preserve"> </w:t>
      </w:r>
      <w:r w:rsidR="00C97134">
        <w:fldChar w:fldCharType="begin">
          <w:fldData xml:space="preserve">PEVuZE5vdGU+PENpdGU+PEF1dGhvcj5Nb3lvPC9BdXRob3I+PFllYXI+MjAyMDwvWWVhcj48UmVj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</w:fldData>
        </w:fldChar>
      </w:r>
      <w:r w:rsidR="003E295F">
        <w:instrText xml:space="preserve"> ADDIN EN.CITE </w:instrText>
      </w:r>
      <w:r w:rsidR="003E295F">
        <w:fldChar w:fldCharType="begin">
          <w:fldData xml:space="preserve">PEVuZE5vdGU+PENpdGU+PEF1dGhvcj5Nb3lvPC9BdXRob3I+PFllYXI+MjAyMDwvWWVhcj48UmVj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</w:fldData>
        </w:fldChar>
      </w:r>
      <w:r w:rsidR="003E295F">
        <w:instrText xml:space="preserve"> ADDIN EN.CITE.DATA </w:instrText>
      </w:r>
      <w:r w:rsidR="003E295F">
        <w:fldChar w:fldCharType="end"/>
      </w:r>
      <w:r w:rsidR="00C97134">
        <w:fldChar w:fldCharType="separate"/>
      </w:r>
      <w:r w:rsidR="003E295F" w:rsidRPr="003E295F">
        <w:rPr>
          <w:noProof/>
          <w:vertAlign w:val="superscript"/>
        </w:rPr>
        <w:t>15-17</w:t>
      </w:r>
      <w:r w:rsidR="00C97134">
        <w:fldChar w:fldCharType="end"/>
      </w:r>
      <w:r>
        <w:t xml:space="preserve">. There is a critical need for continental-scale predictions of </w:t>
      </w:r>
      <w:r w:rsidR="00601756">
        <w:t xml:space="preserve">dietary </w:t>
      </w:r>
      <w:r>
        <w:t xml:space="preserve">exposure </w:t>
      </w:r>
      <w:r w:rsidR="0008056F">
        <w:t xml:space="preserve">and food loss </w:t>
      </w:r>
      <w:r>
        <w:t xml:space="preserve">risk to insectivores. These predictions will be essential for identifying imperiled species and regions where contaminants are likely to be transported to land, potentially driving insectivore declines through impacts on the quality </w:t>
      </w:r>
      <w:r w:rsidR="00A447B5">
        <w:t xml:space="preserve">and quantity </w:t>
      </w:r>
      <w:r>
        <w:t>of their insect prey.</w:t>
      </w:r>
    </w:p>
    <w:p w14:paraId="7551F226" w14:textId="5838E927" w:rsidR="009C0E41" w:rsidRDefault="00CC4456" w:rsidP="009B1249">
      <w:r w:rsidRPr="005B15BD">
        <w:rPr>
          <w:noProof/>
        </w:rPr>
        <w:drawing>
          <wp:anchor distT="0" distB="0" distL="114300" distR="114300" simplePos="0" relativeHeight="251658240" behindDoc="0" locked="0" layoutInCell="1" allowOverlap="1" wp14:anchorId="5B8F9480" wp14:editId="4E80A34B">
            <wp:simplePos x="0" y="0"/>
            <wp:positionH relativeFrom="column">
              <wp:posOffset>0</wp:posOffset>
            </wp:positionH>
            <wp:positionV relativeFrom="paragraph">
              <wp:posOffset>566567</wp:posOffset>
            </wp:positionV>
            <wp:extent cx="5943600" cy="3615055"/>
            <wp:effectExtent l="0" t="0" r="0" b="4445"/>
            <wp:wrapSquare wrapText="bothSides"/>
            <wp:docPr id="3" name="Picture 2">
              <a:extLst xmlns:a="http://schemas.openxmlformats.org/drawingml/2006/main">
                <a:ext uri="{FF2B5EF4-FFF2-40B4-BE49-F238E27FC236}">
                  <a16:creationId xmlns:a16="http://schemas.microsoft.com/office/drawing/2014/main" id="{BA5DF4B6-BB20-7556-4FF6-E40AD94B1D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A5DF4B6-BB20-7556-4FF6-E40AD94B1DA0}"/>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972" t="-633" r="628" b="-159"/>
                    <a:stretch/>
                  </pic:blipFill>
                  <pic:spPr>
                    <a:xfrm>
                      <a:off x="0" y="0"/>
                      <a:ext cx="5943600" cy="3615055"/>
                    </a:xfrm>
                    <a:prstGeom prst="rect">
                      <a:avLst/>
                    </a:prstGeom>
                  </pic:spPr>
                </pic:pic>
              </a:graphicData>
            </a:graphic>
          </wp:anchor>
        </w:drawing>
      </w:r>
      <w:r w:rsidR="00743C34">
        <w:t xml:space="preserve">Aerial insectivores are declining at continental scales </w:t>
      </w:r>
      <w:r w:rsidR="0028191A">
        <w:fldChar w:fldCharType="begin">
          <w:fldData xml:space="preserve">PEVuZE5vdGU+PENpdGU+PEF1dGhvcj5Cb3dsZXI8L0F1dGhvcj48WWVhcj4yMDE5PC9ZZWFyPjxS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</w:fldData>
        </w:fldChar>
      </w:r>
      <w:r w:rsidR="003E295F">
        <w:instrText xml:space="preserve"> ADDIN EN.CITE </w:instrText>
      </w:r>
      <w:r w:rsidR="003E295F">
        <w:fldChar w:fldCharType="begin">
          <w:fldData xml:space="preserve">PEVuZE5vdGU+PENpdGU+PEF1dGhvcj5Cb3dsZXI8L0F1dGhvcj48WWVhcj4yMDE5PC9ZZWFyPjxS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</w:fldData>
        </w:fldChar>
      </w:r>
      <w:r w:rsidR="003E295F">
        <w:instrText xml:space="preserve"> ADDIN EN.CITE.DATA </w:instrText>
      </w:r>
      <w:r w:rsidR="003E295F">
        <w:fldChar w:fldCharType="end"/>
      </w:r>
      <w:r w:rsidR="0028191A">
        <w:fldChar w:fldCharType="separate"/>
      </w:r>
      <w:r w:rsidR="003E295F" w:rsidRPr="003E295F">
        <w:rPr>
          <w:noProof/>
          <w:vertAlign w:val="superscript"/>
        </w:rPr>
        <w:t>18,19</w:t>
      </w:r>
      <w:r w:rsidR="0028191A">
        <w:fldChar w:fldCharType="end"/>
      </w:r>
      <w:r w:rsidR="00743C34">
        <w:t xml:space="preserve">, particularly in farmland habitats </w:t>
      </w:r>
      <w:r w:rsidR="00104743">
        <w:fldChar w:fldCharType="begin">
          <w:fldData xml:space="preserve">PEVuZE5vdGU+PENpdGU+PEF1dGhvcj5SaWdhbDwvQXV0aG9yPjxZZWFyPjIwMjM8L1llYXI+PFJl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=
</w:fldData>
        </w:fldChar>
      </w:r>
      <w:r w:rsidR="003E295F">
        <w:instrText xml:space="preserve"> ADDIN EN.CITE </w:instrText>
      </w:r>
      <w:r w:rsidR="003E295F">
        <w:fldChar w:fldCharType="begin">
          <w:fldData xml:space="preserve">PEVuZE5vdGU+PENpdGU+PEF1dGhvcj5SaWdhbDwvQXV0aG9yPjxZZWFyPjIwMjM8L1llYXI+PFJl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=
</w:fldData>
        </w:fldChar>
      </w:r>
      <w:r w:rsidR="003E295F">
        <w:instrText xml:space="preserve"> ADDIN EN.CITE.DATA </w:instrText>
      </w:r>
      <w:r w:rsidR="003E295F">
        <w:fldChar w:fldCharType="end"/>
      </w:r>
      <w:r w:rsidR="00104743">
        <w:fldChar w:fldCharType="separate"/>
      </w:r>
      <w:r w:rsidR="003E295F" w:rsidRPr="003E295F">
        <w:rPr>
          <w:noProof/>
          <w:vertAlign w:val="superscript"/>
        </w:rPr>
        <w:t>20</w:t>
      </w:r>
      <w:r w:rsidR="00104743">
        <w:fldChar w:fldCharType="end"/>
      </w:r>
      <w:r w:rsidR="00743C34">
        <w:t xml:space="preserve">. Across trophic guilds, many aerial insectivores are among the most rapidly declining bird species </w:t>
      </w:r>
      <w:r w:rsidR="00C4468E">
        <w:fldChar w:fldCharType="begin">
          <w:fldData xml:space="preserve">PEVuZE5vdGU+PENpdGU+PEF1dGhvcj5Sb3NlbmJlcmc8L0F1dGhvcj48WWVhcj4yMDE5PC9ZZWFy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=
</w:fldData>
        </w:fldChar>
      </w:r>
      <w:r w:rsidR="003E295F">
        <w:instrText xml:space="preserve"> ADDIN EN.CITE </w:instrText>
      </w:r>
      <w:r w:rsidR="003E295F">
        <w:fldChar w:fldCharType="begin">
          <w:fldData xml:space="preserve">PEVuZE5vdGU+PENpdGU+PEF1dGhvcj5Sb3NlbmJlcmc8L0F1dGhvcj48WWVhcj4yMDE5PC9ZZWFy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=
</w:fldData>
        </w:fldChar>
      </w:r>
      <w:r w:rsidR="003E295F">
        <w:instrText xml:space="preserve"> ADDIN EN.CITE.DATA </w:instrText>
      </w:r>
      <w:r w:rsidR="003E295F">
        <w:fldChar w:fldCharType="end"/>
      </w:r>
      <w:r w:rsidR="00C4468E">
        <w:fldChar w:fldCharType="separate"/>
      </w:r>
      <w:r w:rsidR="003E295F" w:rsidRPr="003E295F">
        <w:rPr>
          <w:noProof/>
          <w:vertAlign w:val="superscript"/>
        </w:rPr>
        <w:t>21,22</w:t>
      </w:r>
      <w:r w:rsidR="00C4468E">
        <w:fldChar w:fldCharType="end"/>
      </w:r>
      <w:r w:rsidR="00743C34">
        <w:t xml:space="preserve">. For instance, within Canada, aerial insectivorous birds have declined by 43% </w:t>
      </w:r>
      <w:r w:rsidR="00743C34">
        <w:lastRenderedPageBreak/>
        <w:t xml:space="preserve">since 1970 </w:t>
      </w:r>
      <w:r w:rsidR="00EE0193">
        <w:fldChar w:fldCharType="begin"/>
      </w:r>
      <w:r w:rsidR="003E295F">
        <w:instrText xml:space="preserve"> ADDIN EN.CITE &lt;EndNote&gt;&lt;Cite&gt;&lt;Author&gt;Canada&lt;/Author&gt;&lt;Year&gt;2024&lt;/Year&gt;&lt;RecNum&gt;2931&lt;/RecNum&gt;&lt;DisplayText&gt;&lt;style face="superscript"&gt;22&lt;/style&gt;&lt;/DisplayText&gt;&lt;record&gt;&lt;rec-number&gt;2931&lt;/rec-number&gt;&lt;foreign-keys&gt;&lt;key app="EN" db-id="er9pfsvf02vseme9rr6x0dsn0dfaa5a2ap0s" timestamp="1738175516"&gt;2931&lt;/key&gt;&lt;/foreign-keys&gt;&lt;ref-type name="Government Document"&gt;46&lt;/ref-type&gt;&lt;contributors&gt;&lt;authors&gt;&lt;author&gt;Birds Canada&lt;/author&gt;&lt;author&gt;Environment and Climate Change Canada&lt;/author&gt;&lt;/authors&gt;&lt;/contributors&gt;&lt;titles&gt;&lt;title&gt;The State of Canada&amp;apos;s Birds&lt;/title&gt;&lt;/titles&gt;&lt;dates&gt;&lt;year&gt;2024&lt;/year&gt;&lt;/dates&gt;&lt;urls&gt;&lt;related-urls&gt;&lt;url&gt;https://naturecounts.ca/nc/socb-epoc/report/2024/en/&lt;/url&gt;&lt;/related-urls&gt;&lt;/urls&gt;&lt;electronic-resource-num&gt;DOI: 10.71842/8bab-ks08&lt;/electronic-resource-num&gt;&lt;/record&gt;&lt;/Cite&gt;&lt;/EndNote&gt;</w:instrText>
      </w:r>
      <w:r w:rsidR="00EE0193">
        <w:fldChar w:fldCharType="separate"/>
      </w:r>
      <w:r w:rsidR="003E295F" w:rsidRPr="003E295F">
        <w:rPr>
          <w:noProof/>
          <w:vertAlign w:val="superscript"/>
        </w:rPr>
        <w:t>22</w:t>
      </w:r>
      <w:r w:rsidR="00EE0193">
        <w:fldChar w:fldCharType="end"/>
      </w:r>
      <w:r w:rsidR="00743C34">
        <w:t xml:space="preserve">. Changes in the quantity, </w:t>
      </w:r>
      <w:sdt>
        <w:sdtPr>
          <w:tag w:val="goog_rdk_8"/>
          <w:id w:val="-1427949215"/>
        </w:sdtPr>
        <w:sdtEndPr/>
        <w:sdtContent/>
      </w:sdt>
      <w:r w:rsidR="00743C34">
        <w:t xml:space="preserve">quality, and phenology of insect prey have been implicated in these declines </w:t>
      </w:r>
      <w:r w:rsidR="005553E2">
        <w:fldChar w:fldCharType="begin">
          <w:fldData xml:space="preserve">PEVuZE5vdGU+PENpdGU+PEF1dGhvcj5HYXJyZXR0PC9BdXRob3I+PFllYXI+MjAyMjwvWWVhcj48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</w:fldData>
        </w:fldChar>
      </w:r>
      <w:r w:rsidR="003E295F">
        <w:instrText xml:space="preserve"> ADDIN EN.CITE </w:instrText>
      </w:r>
      <w:r w:rsidR="003E295F">
        <w:fldChar w:fldCharType="begin">
          <w:fldData xml:space="preserve">PEVuZE5vdGU+PENpdGU+PEF1dGhvcj5HYXJyZXR0PC9BdXRob3I+PFllYXI+MjAyMjwvWWVhcj48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</w:fldData>
        </w:fldChar>
      </w:r>
      <w:r w:rsidR="003E295F">
        <w:instrText xml:space="preserve"> ADDIN EN.CITE.DATA </w:instrText>
      </w:r>
      <w:r w:rsidR="003E295F">
        <w:fldChar w:fldCharType="end"/>
      </w:r>
      <w:r w:rsidR="005553E2">
        <w:fldChar w:fldCharType="separate"/>
      </w:r>
      <w:r w:rsidR="003E295F" w:rsidRPr="003E295F">
        <w:rPr>
          <w:noProof/>
          <w:vertAlign w:val="superscript"/>
        </w:rPr>
        <w:t>23-27</w:t>
      </w:r>
      <w:r w:rsidR="005553E2">
        <w:fldChar w:fldCharType="end"/>
      </w:r>
      <w:r w:rsidR="00743C34">
        <w:t xml:space="preserve">. Studies suggest that land use change, especially urbanization, agricultural </w:t>
      </w:r>
      <w:r w:rsidR="00D86849">
        <w:t>intensification,</w:t>
      </w:r>
      <w:r w:rsidR="00743C34">
        <w:t xml:space="preserve"> and increased pesticide use, is a major driver of these declines </w:t>
      </w:r>
      <w:r w:rsidR="00570065">
        <w:fldChar w:fldCharType="begin">
          <w:fldData xml:space="preserve">PEVuZE5vdGU+PENpdGU+PEF1dGhvcj5NYWxhajwvQXV0aG9yPjxZZWFyPjIwMTQ8L1llYXI+PFJl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</w:fldData>
        </w:fldChar>
      </w:r>
      <w:r w:rsidR="003E295F">
        <w:instrText xml:space="preserve"> ADDIN EN.CITE </w:instrText>
      </w:r>
      <w:r w:rsidR="003E295F">
        <w:fldChar w:fldCharType="begin">
          <w:fldData xml:space="preserve">PEVuZE5vdGU+PENpdGU+PEF1dGhvcj5NYWxhajwvQXV0aG9yPjxZZWFyPjIwMTQ8L1llYXI+PFJl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</w:fldData>
        </w:fldChar>
      </w:r>
      <w:r w:rsidR="003E295F">
        <w:instrText xml:space="preserve"> ADDIN EN.CITE.DATA </w:instrText>
      </w:r>
      <w:r w:rsidR="003E295F">
        <w:fldChar w:fldCharType="end"/>
      </w:r>
      <w:r w:rsidR="00570065">
        <w:fldChar w:fldCharType="separate"/>
      </w:r>
      <w:r w:rsidR="003E295F" w:rsidRPr="003E295F">
        <w:rPr>
          <w:noProof/>
          <w:vertAlign w:val="superscript"/>
        </w:rPr>
        <w:t>20,28,29</w:t>
      </w:r>
      <w:r w:rsidR="00570065">
        <w:fldChar w:fldCharType="end"/>
      </w:r>
      <w:r w:rsidR="00743C34">
        <w:t xml:space="preserve">. Agricultural pesticides and fertilizers have been detected more frequently in surface waters due to </w:t>
      </w:r>
      <w:r w:rsidR="00E44D12">
        <w:t xml:space="preserve">changes in </w:t>
      </w:r>
      <w:r w:rsidR="00743C34">
        <w:t xml:space="preserve">land use and climate-driven events that increase precipitation and runoff </w:t>
      </w:r>
      <w:r w:rsidR="00A772B5">
        <w:fldChar w:fldCharType="begin">
          <w:fldData xml:space="preserve">PEVuZE5vdGU+PENpdGU+PEF1dGhvcj5NYWxhajwvQXV0aG9yPjxZZWFyPjIwMjA8L1llYXI+PFJl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</w:fldData>
        </w:fldChar>
      </w:r>
      <w:r w:rsidR="003E295F">
        <w:instrText xml:space="preserve"> ADDIN EN.CITE </w:instrText>
      </w:r>
      <w:r w:rsidR="003E295F">
        <w:fldChar w:fldCharType="begin">
          <w:fldData xml:space="preserve">PEVuZE5vdGU+PENpdGU+PEF1dGhvcj5NYWxhajwvQXV0aG9yPjxZZWFyPjIwMjA8L1llYXI+PFJl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</w:fldData>
        </w:fldChar>
      </w:r>
      <w:r w:rsidR="003E295F">
        <w:instrText xml:space="preserve"> ADDIN EN.CITE.DATA </w:instrText>
      </w:r>
      <w:r w:rsidR="003E295F">
        <w:fldChar w:fldCharType="end"/>
      </w:r>
      <w:r w:rsidR="00A772B5">
        <w:fldChar w:fldCharType="separate"/>
      </w:r>
      <w:r w:rsidR="003E295F" w:rsidRPr="003E295F">
        <w:rPr>
          <w:noProof/>
          <w:vertAlign w:val="superscript"/>
        </w:rPr>
        <w:t>30,31</w:t>
      </w:r>
      <w:r w:rsidR="00A772B5">
        <w:fldChar w:fldCharType="end"/>
      </w:r>
      <w:r w:rsidR="00743C34">
        <w:t xml:space="preserve">. Contaminants including the controversial neonicotinoids </w:t>
      </w:r>
      <w:r w:rsidR="00EC719E">
        <w:fldChar w:fldCharType="begin">
          <w:fldData xml:space="preserve">PEVuZE5vdGU+PENpdGU+PEF1dGhvcj5Nb2xlbmFhcjwvQXV0aG9yPjxZZWFyPjIwMjQ8L1llYXI+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</w:fldData>
        </w:fldChar>
      </w:r>
      <w:r w:rsidR="003E295F">
        <w:instrText xml:space="preserve"> ADDIN EN.CITE </w:instrText>
      </w:r>
      <w:r w:rsidR="003E295F">
        <w:fldChar w:fldCharType="begin">
          <w:fldData xml:space="preserve">PEVuZE5vdGU+PENpdGU+PEF1dGhvcj5Nb2xlbmFhcjwvQXV0aG9yPjxZZWFyPjIwMjQ8L1llYXI+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</w:fldData>
        </w:fldChar>
      </w:r>
      <w:r w:rsidR="003E295F">
        <w:instrText xml:space="preserve"> ADDIN EN.CITE.DATA </w:instrText>
      </w:r>
      <w:r w:rsidR="003E295F">
        <w:fldChar w:fldCharType="end"/>
      </w:r>
      <w:r w:rsidR="00EC719E">
        <w:fldChar w:fldCharType="separate"/>
      </w:r>
      <w:r w:rsidR="003E295F" w:rsidRPr="003E295F">
        <w:rPr>
          <w:noProof/>
          <w:vertAlign w:val="superscript"/>
        </w:rPr>
        <w:t>9,32</w:t>
      </w:r>
      <w:r w:rsidR="00EC719E">
        <w:fldChar w:fldCharType="end"/>
      </w:r>
      <w:r w:rsidR="00743C34">
        <w:t xml:space="preserve">, as well as other contaminants transported by emergent aquatic insects, such as methyl mercury </w:t>
      </w:r>
      <w:r w:rsidR="001E5996">
        <w:fldChar w:fldCharType="begin">
          <w:fldData xml:space="preserve">PEVuZE5vdGU+PENpdGU+PEF1dGhvcj5Ud2luaW5nPC9BdXRob3I+PFllYXI+MjAyMTwvWWVhcj48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</w:fldData>
        </w:fldChar>
      </w:r>
      <w:r w:rsidR="003E295F">
        <w:instrText xml:space="preserve"> ADDIN EN.CITE </w:instrText>
      </w:r>
      <w:r w:rsidR="003E295F">
        <w:fldChar w:fldCharType="begin">
          <w:fldData xml:space="preserve">PEVuZE5vdGU+PENpdGU+PEF1dGhvcj5Ud2luaW5nPC9BdXRob3I+PFllYXI+MjAyMTwvWWVhcj48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</w:fldData>
        </w:fldChar>
      </w:r>
      <w:r w:rsidR="003E295F">
        <w:instrText xml:space="preserve"> ADDIN EN.CITE.DATA </w:instrText>
      </w:r>
      <w:r w:rsidR="003E295F">
        <w:fldChar w:fldCharType="end"/>
      </w:r>
      <w:r w:rsidR="001E5996">
        <w:fldChar w:fldCharType="separate"/>
      </w:r>
      <w:r w:rsidR="003E295F" w:rsidRPr="003E295F">
        <w:rPr>
          <w:noProof/>
          <w:vertAlign w:val="superscript"/>
        </w:rPr>
        <w:t>14,33,34</w:t>
      </w:r>
      <w:r w:rsidR="001E5996">
        <w:fldChar w:fldCharType="end"/>
      </w:r>
      <w:r w:rsidR="00743C34">
        <w:t xml:space="preserve">, can cause a diversity of detrimental problems ranging from </w:t>
      </w:r>
      <w:r w:rsidR="00AE3549">
        <w:t xml:space="preserve">bird </w:t>
      </w:r>
      <w:r w:rsidR="00743C34">
        <w:t xml:space="preserve">reproductive failure, shifts in </w:t>
      </w:r>
      <w:r w:rsidR="00D6279F">
        <w:t xml:space="preserve">bird </w:t>
      </w:r>
      <w:r w:rsidR="00743C34">
        <w:t xml:space="preserve">behavior, and changes in invertebrate </w:t>
      </w:r>
      <w:r w:rsidR="00E3679B">
        <w:t xml:space="preserve">prey </w:t>
      </w:r>
      <w:r w:rsidR="00743C34">
        <w:t>communit</w:t>
      </w:r>
      <w:r w:rsidR="00E3679B">
        <w:t>ies</w:t>
      </w:r>
      <w:r w:rsidR="00743C34">
        <w:t xml:space="preserve">. However, the exact mechanisms (e.g., reduced prey availability </w:t>
      </w:r>
      <w:r w:rsidR="00E3679B">
        <w:t>and</w:t>
      </w:r>
      <w:r w:rsidR="00C11AD1">
        <w:t>/or</w:t>
      </w:r>
      <w:r w:rsidR="00743C34">
        <w:t xml:space="preserve"> </w:t>
      </w:r>
      <w:r w:rsidR="004354FA">
        <w:t xml:space="preserve">changes in </w:t>
      </w:r>
      <w:r w:rsidR="00743C34">
        <w:t xml:space="preserve">prey quality) through which land use and pesticides impact aerial insectivore populations remain unresolved </w:t>
      </w:r>
      <w:r w:rsidR="00116742">
        <w:fldChar w:fldCharType="begin">
          <w:fldData xml:space="preserve">PEVuZE5vdGU+PENpdGU+PEF1dGhvcj5HYXJyZXR0PC9BdXRob3I+PFllYXI+MjAyMjwvWWVhcj48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</w:fldData>
        </w:fldChar>
      </w:r>
      <w:r w:rsidR="003E295F">
        <w:instrText xml:space="preserve"> ADDIN EN.CITE </w:instrText>
      </w:r>
      <w:r w:rsidR="003E295F">
        <w:fldChar w:fldCharType="begin">
          <w:fldData xml:space="preserve">PEVuZE5vdGU+PENpdGU+PEF1dGhvcj5HYXJyZXR0PC9BdXRob3I+PFllYXI+MjAyMjwvWWVhcj48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</w:fldData>
        </w:fldChar>
      </w:r>
      <w:r w:rsidR="003E295F">
        <w:instrText xml:space="preserve"> ADDIN EN.CITE.DATA </w:instrText>
      </w:r>
      <w:r w:rsidR="003E295F">
        <w:fldChar w:fldCharType="end"/>
      </w:r>
      <w:r w:rsidR="00116742">
        <w:fldChar w:fldCharType="separate"/>
      </w:r>
      <w:r w:rsidR="003E295F" w:rsidRPr="003E295F">
        <w:rPr>
          <w:noProof/>
          <w:vertAlign w:val="superscript"/>
        </w:rPr>
        <w:t>23,35-38</w:t>
      </w:r>
      <w:r w:rsidR="00116742">
        <w:fldChar w:fldCharType="end"/>
      </w:r>
      <w:r w:rsidR="00743C34">
        <w:t xml:space="preserve">. Moreover, while aerial insectivores are declining more rapidly in some regions than others </w:t>
      </w:r>
      <w:r w:rsidR="00A615BB">
        <w:fldChar w:fldCharType="begin">
          <w:fldData xml:space="preserve">PEVuZE5vdGU+PENpdGU+PEF1dGhvcj5Db3g8L0F1dGhvcj48WWVhcj4yMDIwPC9ZZWFyPjxSZWNO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</w:fldData>
        </w:fldChar>
      </w:r>
      <w:r w:rsidR="003E295F">
        <w:instrText xml:space="preserve"> ADDIN EN.CITE </w:instrText>
      </w:r>
      <w:r w:rsidR="003E295F">
        <w:fldChar w:fldCharType="begin">
          <w:fldData xml:space="preserve">PEVuZE5vdGU+PENpdGU+PEF1dGhvcj5Db3g8L0F1dGhvcj48WWVhcj4yMDIwPC9ZZWFyPjxSZWNO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</w:fldData>
        </w:fldChar>
      </w:r>
      <w:r w:rsidR="003E295F">
        <w:instrText xml:space="preserve"> ADDIN EN.CITE.DATA </w:instrText>
      </w:r>
      <w:r w:rsidR="003E295F">
        <w:fldChar w:fldCharType="end"/>
      </w:r>
      <w:r w:rsidR="00A615BB">
        <w:fldChar w:fldCharType="separate"/>
      </w:r>
      <w:r w:rsidR="003E295F" w:rsidRPr="003E295F">
        <w:rPr>
          <w:noProof/>
          <w:vertAlign w:val="superscript"/>
        </w:rPr>
        <w:t>39,40</w:t>
      </w:r>
      <w:r w:rsidR="00A615BB">
        <w:fldChar w:fldCharType="end"/>
      </w:r>
      <w:r w:rsidR="00743C34">
        <w:t xml:space="preserve">, we still have only a limited understanding of where risks from contaminants are greatest and therefore where management actions would be most beneficial (but see e.g., </w:t>
      </w:r>
      <w:r w:rsidR="00A772B5">
        <w:fldChar w:fldCharType="begin">
          <w:fldData xml:space="preserve">PEVuZE5vdGU+PENpdGU+PEF1dGhvcj5FdmVyczwvQXV0aG9yPjxZZWFyPjIwMDU8L1llYXI+PFJl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</w:fldData>
        </w:fldChar>
      </w:r>
      <w:r w:rsidR="003E295F">
        <w:instrText xml:space="preserve"> ADDIN EN.CITE </w:instrText>
      </w:r>
      <w:r w:rsidR="003E295F">
        <w:fldChar w:fldCharType="begin">
          <w:fldData xml:space="preserve">PEVuZE5vdGU+PENpdGU+PEF1dGhvcj5FdmVyczwvQXV0aG9yPjxZZWFyPjIwMDU8L1llYXI+PFJl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</w:fldData>
        </w:fldChar>
      </w:r>
      <w:r w:rsidR="003E295F">
        <w:instrText xml:space="preserve"> ADDIN EN.CITE.DATA </w:instrText>
      </w:r>
      <w:r w:rsidR="003E295F">
        <w:fldChar w:fldCharType="end"/>
      </w:r>
      <w:r w:rsidR="00A772B5">
        <w:fldChar w:fldCharType="separate"/>
      </w:r>
      <w:r w:rsidR="003E295F" w:rsidRPr="003E295F">
        <w:rPr>
          <w:noProof/>
          <w:vertAlign w:val="superscript"/>
        </w:rPr>
        <w:t>13,41</w:t>
      </w:r>
      <w:r w:rsidR="00A772B5">
        <w:fldChar w:fldCharType="end"/>
      </w:r>
      <w:r w:rsidR="00743C34">
        <w:t xml:space="preserve">). </w:t>
      </w:r>
    </w:p>
    <w:p w14:paraId="57C0BE1E" w14:textId="6A9A9F4C" w:rsidR="00010D6F" w:rsidRDefault="009B1249" w:rsidP="0057174A">
      <w:r w:rsidRPr="00077089">
        <w:rPr>
          <w:noProof/>
        </w:rPr>
        <w:drawing>
          <wp:anchor distT="0" distB="0" distL="114300" distR="114300" simplePos="0" relativeHeight="251659264" behindDoc="0" locked="0" layoutInCell="1" allowOverlap="1" wp14:anchorId="5F6D8B44" wp14:editId="7FE1CADB">
            <wp:simplePos x="0" y="0"/>
            <wp:positionH relativeFrom="column">
              <wp:posOffset>0</wp:posOffset>
            </wp:positionH>
            <wp:positionV relativeFrom="paragraph">
              <wp:posOffset>2298847</wp:posOffset>
            </wp:positionV>
            <wp:extent cx="5943600" cy="3358515"/>
            <wp:effectExtent l="0" t="0" r="0" b="0"/>
            <wp:wrapSquare wrapText="bothSides"/>
            <wp:docPr id="2" name="Picture 1">
              <a:extLst xmlns:a="http://schemas.openxmlformats.org/drawingml/2006/main">
                <a:ext uri="{FF2B5EF4-FFF2-40B4-BE49-F238E27FC236}">
                  <a16:creationId xmlns:a16="http://schemas.microsoft.com/office/drawing/2014/main" id="{D617F573-8CC2-0465-8098-3C6055F20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617F573-8CC2-0465-8098-3C6055F20E3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718"/>
                    <a:stretch/>
                  </pic:blipFill>
                  <pic:spPr>
                    <a:xfrm>
                      <a:off x="0" y="0"/>
                      <a:ext cx="5943600" cy="3358515"/>
                    </a:xfrm>
                    <a:prstGeom prst="rect">
                      <a:avLst/>
                    </a:prstGeom>
                  </pic:spPr>
                </pic:pic>
              </a:graphicData>
            </a:graphic>
          </wp:anchor>
        </w:drawing>
      </w:r>
      <w:r w:rsidR="00743C34">
        <w:t xml:space="preserve">Contaminants differ in their effects on the quantity and quality of aquatic insect prey available to terrestrial insectivores. In general, contaminants like trace metals (e.g., copper, cadmium, zinc, and lead) are highly toxic to aquatic insects but are less likely to be retained across metamorphosis from larval to adult stages and are thus more likely to affect terrestrial insectivores by reducing food availability </w:t>
      </w:r>
      <w:r w:rsidR="00D22BD2">
        <w:fldChar w:fldCharType="begin">
          <w:fldData xml:space="preserve">PEVuZE5vdGU+PENpdGU+PEF1dGhvcj5LcmF1czwvQXV0aG9yPjxZZWFyPjIwMjM8L1llYXI+PFJl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==
</w:fldData>
        </w:fldChar>
      </w:r>
      <w:r w:rsidR="003E295F">
        <w:instrText xml:space="preserve"> ADDIN EN.CITE </w:instrText>
      </w:r>
      <w:r w:rsidR="003E295F">
        <w:fldChar w:fldCharType="begin">
          <w:fldData xml:space="preserve">PEVuZE5vdGU+PENpdGU+PEF1dGhvcj5LcmF1czwvQXV0aG9yPjxZZWFyPjIwMjM8L1llYXI+PFJl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==
</w:fldData>
        </w:fldChar>
      </w:r>
      <w:r w:rsidR="003E295F">
        <w:instrText xml:space="preserve"> ADDIN EN.CITE.DATA </w:instrText>
      </w:r>
      <w:r w:rsidR="003E295F">
        <w:fldChar w:fldCharType="end"/>
      </w:r>
      <w:r w:rsidR="00D22BD2">
        <w:fldChar w:fldCharType="separate"/>
      </w:r>
      <w:r w:rsidR="003E295F" w:rsidRPr="003E295F">
        <w:rPr>
          <w:noProof/>
          <w:vertAlign w:val="superscript"/>
        </w:rPr>
        <w:t>10,42-45</w:t>
      </w:r>
      <w:r w:rsidR="00D22BD2">
        <w:fldChar w:fldCharType="end"/>
      </w:r>
      <w:r w:rsidR="00743C34">
        <w:t xml:space="preserve"> On the other hand, while </w:t>
      </w:r>
      <w:r w:rsidR="00BD418F">
        <w:t>un</w:t>
      </w:r>
      <w:r w:rsidR="00743C34">
        <w:t xml:space="preserve">likely to reduce insect emergence at environmentally relevant concentrations, </w:t>
      </w:r>
      <w:r w:rsidR="00D93B7F">
        <w:t xml:space="preserve">highly </w:t>
      </w:r>
      <w:proofErr w:type="spellStart"/>
      <w:r w:rsidR="00743C34">
        <w:t>bioaccumulative</w:t>
      </w:r>
      <w:proofErr w:type="spellEnd"/>
      <w:r w:rsidR="00EB5B49">
        <w:t>/</w:t>
      </w:r>
      <w:proofErr w:type="spellStart"/>
      <w:r w:rsidR="00EB5B49">
        <w:t>biomagifying</w:t>
      </w:r>
      <w:proofErr w:type="spellEnd"/>
      <w:r w:rsidR="00EB5B49">
        <w:t xml:space="preserve"> </w:t>
      </w:r>
      <w:r w:rsidR="00743C34">
        <w:t xml:space="preserve">contaminants such as </w:t>
      </w:r>
      <w:r w:rsidR="00564C24">
        <w:t>polych</w:t>
      </w:r>
      <w:r w:rsidR="0090136E">
        <w:t>lorinated biphenyls (</w:t>
      </w:r>
      <w:r w:rsidR="00743C34">
        <w:t>PCBs</w:t>
      </w:r>
      <w:r w:rsidR="0090136E">
        <w:t>)</w:t>
      </w:r>
      <w:r w:rsidR="00743C34">
        <w:t xml:space="preserve"> and </w:t>
      </w:r>
      <w:proofErr w:type="spellStart"/>
      <w:r w:rsidR="00743C34">
        <w:t>organometalloids</w:t>
      </w:r>
      <w:proofErr w:type="spellEnd"/>
      <w:r w:rsidR="00743C34">
        <w:t xml:space="preserve"> (e.g., mercury, arsenic, selenium) are </w:t>
      </w:r>
      <w:r w:rsidR="00D0322D">
        <w:t>highly likely to be</w:t>
      </w:r>
      <w:r w:rsidR="00743C34">
        <w:t xml:space="preserve"> </w:t>
      </w:r>
      <w:r w:rsidR="00B053BE">
        <w:t xml:space="preserve">bioaccumulated from </w:t>
      </w:r>
      <w:r w:rsidR="00FC7A88">
        <w:t>the aquatic environment</w:t>
      </w:r>
      <w:r w:rsidR="00B053BE">
        <w:t xml:space="preserve"> in the larval stage and </w:t>
      </w:r>
      <w:r w:rsidR="00743C34">
        <w:t>retained during insect metamorphosis</w:t>
      </w:r>
      <w:r w:rsidR="00D0322D">
        <w:t xml:space="preserve"> into </w:t>
      </w:r>
      <w:r w:rsidR="00012B56">
        <w:t>adult insect tissues</w:t>
      </w:r>
      <w:r w:rsidR="00743C34">
        <w:t xml:space="preserve">. </w:t>
      </w:r>
      <w:r w:rsidR="00EB5B49">
        <w:t>These properties of highl</w:t>
      </w:r>
      <w:r w:rsidR="007F3CD3">
        <w:t>y</w:t>
      </w:r>
      <w:r w:rsidR="00EB5B49">
        <w:t xml:space="preserve"> </w:t>
      </w:r>
      <w:proofErr w:type="spellStart"/>
      <w:r w:rsidR="00EB5B49">
        <w:t>bioaccumulative</w:t>
      </w:r>
      <w:proofErr w:type="spellEnd"/>
      <w:r w:rsidR="00EB5B49">
        <w:t xml:space="preserve"> contaminants </w:t>
      </w:r>
      <w:r w:rsidR="007875FC">
        <w:t>increase</w:t>
      </w:r>
      <w:r w:rsidR="000827DD">
        <w:t xml:space="preserve"> </w:t>
      </w:r>
      <w:r w:rsidR="00BC7E9C">
        <w:t xml:space="preserve">the </w:t>
      </w:r>
      <w:r w:rsidR="00743C34">
        <w:t xml:space="preserve">risk of dietary contaminant exposure for terrestrial insectivores </w:t>
      </w:r>
      <w:r w:rsidR="009B7BC8">
        <w:fldChar w:fldCharType="begin">
          <w:fldData xml:space="preserve">PEVuZE5vdGU+PENpdGU+PEF1dGhvcj5CdW5kc2NodWg8L0F1dGhvcj48WWVhcj4yMDIyPC9ZZWFy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</w:fldData>
        </w:fldChar>
      </w:r>
      <w:r w:rsidR="003E295F">
        <w:instrText xml:space="preserve"> ADDIN EN.CITE </w:instrText>
      </w:r>
      <w:r w:rsidR="003E295F">
        <w:fldChar w:fldCharType="begin">
          <w:fldData xml:space="preserve">PEVuZE5vdGU+PENpdGU+PEF1dGhvcj5CdW5kc2NodWg8L0F1dGhvcj48WWVhcj4yMDIyPC9ZZWFy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</w:fldData>
        </w:fldChar>
      </w:r>
      <w:r w:rsidR="003E295F">
        <w:instrText xml:space="preserve"> ADDIN EN.CITE.DATA </w:instrText>
      </w:r>
      <w:r w:rsidR="003E295F">
        <w:fldChar w:fldCharType="end"/>
      </w:r>
      <w:r w:rsidR="009B7BC8">
        <w:fldChar w:fldCharType="separate"/>
      </w:r>
      <w:r w:rsidR="003E295F" w:rsidRPr="003E295F">
        <w:rPr>
          <w:noProof/>
          <w:vertAlign w:val="superscript"/>
        </w:rPr>
        <w:t>10,42,44,45</w:t>
      </w:r>
      <w:r w:rsidR="009B7BC8">
        <w:fldChar w:fldCharType="end"/>
      </w:r>
      <w:r w:rsidR="00743C34">
        <w:t xml:space="preserve">. Pesticides like neonicotinoid insecticides, herbicides, and fungicides </w:t>
      </w:r>
      <w:r w:rsidR="00743C34">
        <w:rPr>
          <w:highlight w:val="white"/>
        </w:rPr>
        <w:t>may pose dual threats to terrestrial insectivores by reducing prey emergence and bioaccumulating in the food chain</w:t>
      </w:r>
      <w:r w:rsidR="00743C34">
        <w:t xml:space="preserve"> </w:t>
      </w:r>
      <w:r w:rsidR="009532D2">
        <w:fldChar w:fldCharType="begin">
          <w:fldData xml:space="preserve">PEVuZE5vdGU+PENpdGU+PEF1dGhvcj5LcmF1czwvQXV0aG9yPjxZZWFyPjIwMjE8L1llYXI+PFJl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</w:fldData>
        </w:fldChar>
      </w:r>
      <w:r w:rsidR="003E295F">
        <w:instrText xml:space="preserve"> ADDIN EN.CITE </w:instrText>
      </w:r>
      <w:r w:rsidR="003E295F">
        <w:fldChar w:fldCharType="begin">
          <w:fldData xml:space="preserve">PEVuZE5vdGU+PENpdGU+PEF1dGhvcj5LcmF1czwvQXV0aG9yPjxZZWFyPjIwMjE8L1llYXI+PFJl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</w:fldData>
        </w:fldChar>
      </w:r>
      <w:r w:rsidR="003E295F">
        <w:instrText xml:space="preserve"> ADDIN EN.CITE.DATA </w:instrText>
      </w:r>
      <w:r w:rsidR="003E295F">
        <w:fldChar w:fldCharType="end"/>
      </w:r>
      <w:r w:rsidR="009532D2">
        <w:fldChar w:fldCharType="separate"/>
      </w:r>
      <w:r w:rsidR="003E295F" w:rsidRPr="003E295F">
        <w:rPr>
          <w:noProof/>
          <w:vertAlign w:val="superscript"/>
        </w:rPr>
        <w:t>46-49</w:t>
      </w:r>
      <w:r w:rsidR="009532D2">
        <w:fldChar w:fldCharType="end"/>
      </w:r>
      <w:r w:rsidR="00BE787C">
        <w:t>.</w:t>
      </w:r>
      <w:r w:rsidR="00743C34">
        <w:t xml:space="preserve"> By reducing emergence (g </w:t>
      </w:r>
      <w:r w:rsidR="00743C34">
        <w:lastRenderedPageBreak/>
        <w:t>insect m</w:t>
      </w:r>
      <w:r w:rsidR="00743C34">
        <w:rPr>
          <w:vertAlign w:val="superscript"/>
        </w:rPr>
        <w:t>-2</w:t>
      </w:r>
      <w:r w:rsidR="00743C34">
        <w:t xml:space="preserve"> water surface d</w:t>
      </w:r>
      <w:r w:rsidR="00743C34">
        <w:rPr>
          <w:vertAlign w:val="superscript"/>
        </w:rPr>
        <w:t>-1</w:t>
      </w:r>
      <w:r w:rsidR="00743C34">
        <w:t>) and/or increasing contaminant concentrations (µg contaminant g</w:t>
      </w:r>
      <w:r w:rsidR="00743C34">
        <w:rPr>
          <w:vertAlign w:val="superscript"/>
        </w:rPr>
        <w:t>-1</w:t>
      </w:r>
      <w:r w:rsidR="00743C34">
        <w:t xml:space="preserve"> insect) in the bodies of adult aquatic insects </w:t>
      </w:r>
      <w:r w:rsidR="00BE787C">
        <w:fldChar w:fldCharType="begin"/>
      </w:r>
      <w:r w:rsidR="003E295F">
        <w:instrText xml:space="preserve"> ADDIN EN.CITE &lt;EndNote&gt;&lt;Cite&gt;&lt;Author&gt;Kraus&lt;/Author&gt;&lt;Year&gt;2019&lt;/Year&gt;&lt;RecNum&gt;9&lt;/RecNum&gt;&lt;DisplayText&gt;&lt;style face="superscript"&gt;10,11&lt;/style&gt;&lt;/DisplayText&gt;&lt;record&gt;&lt;rec-number&gt;9&lt;/rec-number&gt;&lt;foreign-keys&gt;&lt;key app="EN" db-id="er9pfsvf02vseme9rr6x0dsn0dfaa5a2ap0s" timestamp="1616696038"&gt;9&lt;/key&gt;&lt;/foreign-keys&gt;&lt;ref-type name="Journal Article"&gt;17&lt;/ref-type&gt;&lt;contributors&gt;&lt;authors&gt;&lt;author&gt;Kraus, Johanna M.&lt;/author&gt;&lt;/authors&gt;&lt;/contributors&gt;&lt;titles&gt;&lt;title&gt;Contaminants in linked aquatic–terrestrial ecosystems: Predicting effects of aquatic pollution on adult aquatic insects and terrestrial insectivores&lt;/title&gt;&lt;secondary-title&gt;Freshwater Science&lt;/secondary-title&gt;&lt;/titles&gt;&lt;periodical&gt;&lt;full-title&gt;Freshwater Science&lt;/full-title&gt;&lt;/periodical&gt;&lt;pages&gt;919-927&lt;/pages&gt;&lt;volume&gt;38&lt;/volume&gt;&lt;number&gt;4&lt;/number&gt;&lt;section&gt;919&lt;/section&gt;&lt;dates&gt;&lt;year&gt;2019&lt;/year&gt;&lt;/dates&gt;&lt;isbn&gt;2161-9549&amp;#xD;2161-9565&lt;/isbn&gt;&lt;urls&gt;&lt;/urls&gt;&lt;electronic-resource-num&gt;10.1086/705997&lt;/electronic-resource-num&gt;&lt;/record&gt;&lt;/Cite&gt;&lt;Cite&gt;&lt;Author&gt;Kraus&lt;/Author&gt;&lt;Year&gt;2020&lt;/Year&gt;&lt;RecNum&gt;15&lt;/RecNum&gt;&lt;record&gt;&lt;rec-number&gt;15&lt;/rec-number&gt;&lt;foreign-keys&gt;&lt;key app="EN" db-id="er9pfsvf02vseme9rr6x0dsn0dfaa5a2ap0s" timestamp="1616696061"&gt;15&lt;/key&gt;&lt;/foreign-keys&gt;&lt;ref-type name="Book"&gt;6&lt;/ref-type&gt;&lt;contributors&gt;&lt;authors&gt;&lt;author&gt;Kraus, Johanna M.&lt;/author&gt;&lt;author&gt;Walters, David M.&lt;/author&gt;&lt;author&gt;Mills, Marc A.&lt;/author&gt;&lt;/authors&gt;&lt;/contributors&gt;&lt;titles&gt;&lt;title&gt;Contaminants and Ecological Subsidies&lt;/title&gt;&lt;/titles&gt;&lt;dates&gt;&lt;year&gt;2020&lt;/year&gt;&lt;/dates&gt;&lt;pub-location&gt;Cham, Switzerland&lt;/pub-location&gt;&lt;publisher&gt;Springer Nature&lt;/publisher&gt;&lt;isbn&gt;978-3-030-49479-7&amp;#xD;978-3-030-49480-3&lt;/isbn&gt;&lt;urls&gt;&lt;/urls&gt;&lt;electronic-resource-num&gt;https://doi.org/10.1007/978-3-030-49480-3&lt;/electronic-resource-num&gt;&lt;/record&gt;&lt;/Cite&gt;&lt;/EndNote&gt;</w:instrText>
      </w:r>
      <w:r w:rsidR="00BE787C">
        <w:fldChar w:fldCharType="separate"/>
      </w:r>
      <w:r w:rsidR="003E295F" w:rsidRPr="003E295F">
        <w:rPr>
          <w:noProof/>
          <w:vertAlign w:val="superscript"/>
        </w:rPr>
        <w:t>10,11</w:t>
      </w:r>
      <w:r w:rsidR="00BE787C">
        <w:fldChar w:fldCharType="end"/>
      </w:r>
      <w:r w:rsidR="00743C34">
        <w:t>, these contaminants alter the diet-mediated nutrient and contaminant fluxes (the product of emergence and tissue concentration; µg m</w:t>
      </w:r>
      <w:r w:rsidR="00743C34">
        <w:rPr>
          <w:vertAlign w:val="superscript"/>
        </w:rPr>
        <w:t>-2</w:t>
      </w:r>
      <w:r w:rsidR="00743C34">
        <w:t xml:space="preserve"> d</w:t>
      </w:r>
      <w:r w:rsidR="00743C34">
        <w:rPr>
          <w:vertAlign w:val="superscript"/>
        </w:rPr>
        <w:t>-1</w:t>
      </w:r>
      <w:r w:rsidR="00743C34">
        <w:t>) available to insectivores (</w:t>
      </w:r>
      <w:r w:rsidR="00743C34">
        <w:rPr>
          <w:b/>
        </w:rPr>
        <w:t>Fig. 1</w:t>
      </w:r>
      <w:r w:rsidR="00743C34">
        <w:t>).  Patterns of aquatic insect-mediated contaminant flux for multiple classes of contaminants (</w:t>
      </w:r>
      <w:r w:rsidR="00743C34">
        <w:rPr>
          <w:b/>
        </w:rPr>
        <w:t>Table 1</w:t>
      </w:r>
      <w:r w:rsidR="00743C34">
        <w:t xml:space="preserve">) are a key metric for determining where in the United States and Europe </w:t>
      </w:r>
      <w:r w:rsidR="00887325">
        <w:t>aquatic contaminant</w:t>
      </w:r>
      <w:r w:rsidR="00743C34">
        <w:t xml:space="preserve">s are mostly likely to increase risk and reduce benefits of adult aquatic insect prey to insectivorous birds </w:t>
      </w:r>
      <w:r w:rsidR="000C3ED1">
        <w:fldChar w:fldCharType="begin">
          <w:fldData xml:space="preserve">PEVuZE5vdGU+PENpdGU+PEF1dGhvcj5XYWx0ZXJzPC9BdXRob3I+PFllYXI+MjAxMDwvWWVhcj48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</w:fldData>
        </w:fldChar>
      </w:r>
      <w:r w:rsidR="00163CB9">
        <w:instrText xml:space="preserve"> ADDIN EN.CITE </w:instrText>
      </w:r>
      <w:r w:rsidR="00163CB9">
        <w:fldChar w:fldCharType="begin">
          <w:fldData xml:space="preserve">PEVuZE5vdGU+PENpdGU+PEF1dGhvcj5XYWx0ZXJzPC9BdXRob3I+PFllYXI+MjAxMDwvWWVhcj48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</w:fldData>
        </w:fldChar>
      </w:r>
      <w:r w:rsidR="00163CB9">
        <w:instrText xml:space="preserve"> ADDIN EN.CITE.DATA </w:instrText>
      </w:r>
      <w:r w:rsidR="00163CB9">
        <w:fldChar w:fldCharType="end"/>
      </w:r>
      <w:r w:rsidR="000C3ED1">
        <w:fldChar w:fldCharType="separate"/>
      </w:r>
      <w:r w:rsidR="00163CB9" w:rsidRPr="00163CB9">
        <w:rPr>
          <w:noProof/>
          <w:vertAlign w:val="superscript"/>
        </w:rPr>
        <w:t>10,50,51</w:t>
      </w:r>
      <w:r w:rsidR="000C3ED1">
        <w:fldChar w:fldCharType="end"/>
      </w:r>
      <w:r w:rsidR="00743C34">
        <w:t xml:space="preserve">. </w:t>
      </w:r>
    </w:p>
    <w:p w14:paraId="5D959A23" w14:textId="04A57D12" w:rsidR="0057174A" w:rsidRDefault="00A80DA4" w:rsidP="009C0E41">
      <w:r>
        <w:rPr>
          <w:highlight w:val="white"/>
        </w:rPr>
        <w:t xml:space="preserve">To address the need for spatially explicit predictions of </w:t>
      </w:r>
      <w:r w:rsidR="002A1E1F">
        <w:rPr>
          <w:highlight w:val="white"/>
        </w:rPr>
        <w:t>diet</w:t>
      </w:r>
      <w:r w:rsidR="00513B32">
        <w:rPr>
          <w:highlight w:val="white"/>
        </w:rPr>
        <w:t>ary</w:t>
      </w:r>
      <w:r w:rsidR="002A1E1F">
        <w:rPr>
          <w:highlight w:val="white"/>
        </w:rPr>
        <w:t xml:space="preserve"> contaminant effects on insectivores,</w:t>
      </w:r>
      <w:r w:rsidR="00CC4306">
        <w:rPr>
          <w:highlight w:val="white"/>
        </w:rPr>
        <w:t xml:space="preserve"> we propose</w:t>
      </w:r>
      <w:r w:rsidR="00743C34">
        <w:rPr>
          <w:highlight w:val="white"/>
        </w:rPr>
        <w:t xml:space="preserve"> to convene a team of leading experts to develop statistical models and spatial maps </w:t>
      </w:r>
      <w:r w:rsidR="00E00292" w:rsidRPr="00E00292">
        <w:rPr>
          <w:b/>
          <w:bCs/>
        </w:rPr>
        <w:t xml:space="preserve">to identify areas of high risk </w:t>
      </w:r>
      <w:r w:rsidR="00C3222C">
        <w:rPr>
          <w:b/>
          <w:bCs/>
        </w:rPr>
        <w:t>(“hotspots”</w:t>
      </w:r>
      <w:r w:rsidR="00FE73F4">
        <w:rPr>
          <w:b/>
          <w:bCs/>
        </w:rPr>
        <w:t>)</w:t>
      </w:r>
      <w:r w:rsidR="00C3222C">
        <w:rPr>
          <w:b/>
          <w:bCs/>
        </w:rPr>
        <w:t xml:space="preserve"> </w:t>
      </w:r>
      <w:r w:rsidR="00E00292" w:rsidRPr="00E00292">
        <w:rPr>
          <w:b/>
          <w:bCs/>
        </w:rPr>
        <w:t>to aerial insectivorous birds arising from the impacts of contaminants on adult aquatic insects emerging from streams and rivers within the U.S. and Europe</w:t>
      </w:r>
      <w:r w:rsidR="00E00292">
        <w:t xml:space="preserve"> </w:t>
      </w:r>
      <w:r w:rsidR="00743C34">
        <w:rPr>
          <w:b/>
        </w:rPr>
        <w:t>(Box 1)</w:t>
      </w:r>
      <w:r w:rsidR="00E00292">
        <w:rPr>
          <w:b/>
        </w:rPr>
        <w:t>.</w:t>
      </w:r>
      <w:r w:rsidR="00743C34">
        <w:t xml:space="preserve"> To do this, we will develop a spatial framework for predicting the dietary pathways of contaminant risk to insectivorous birds at local, regional</w:t>
      </w:r>
      <w:r w:rsidR="009C673B">
        <w:t>,</w:t>
      </w:r>
      <w:r w:rsidR="00743C34">
        <w:t xml:space="preserve"> and continental scales, and a web application that allows researchers and managers to identify these risks down to the level of watershed. </w:t>
      </w:r>
      <w:r w:rsidR="00743C34">
        <w:rPr>
          <w:b/>
        </w:rPr>
        <w:t xml:space="preserve">Our hypothesis is that risk of </w:t>
      </w:r>
      <w:r w:rsidR="006A0E00">
        <w:rPr>
          <w:b/>
        </w:rPr>
        <w:t xml:space="preserve">diet-related </w:t>
      </w:r>
      <w:r w:rsidR="00743C34">
        <w:rPr>
          <w:b/>
        </w:rPr>
        <w:t xml:space="preserve">contaminant exposure and </w:t>
      </w:r>
      <w:r w:rsidR="001F7F23">
        <w:rPr>
          <w:b/>
        </w:rPr>
        <w:t xml:space="preserve">loss of prey </w:t>
      </w:r>
      <w:r w:rsidR="00743C34">
        <w:rPr>
          <w:b/>
        </w:rPr>
        <w:t xml:space="preserve">to aerial insectivores will </w:t>
      </w:r>
      <w:r w:rsidR="0028447B">
        <w:rPr>
          <w:b/>
        </w:rPr>
        <w:t>vary</w:t>
      </w:r>
      <w:r w:rsidR="00743C34">
        <w:rPr>
          <w:b/>
        </w:rPr>
        <w:t xml:space="preserve"> geographically with land use</w:t>
      </w:r>
      <w:r w:rsidR="006A0E00">
        <w:rPr>
          <w:b/>
        </w:rPr>
        <w:t xml:space="preserve"> (agriculture, urban, mining etc.)</w:t>
      </w:r>
      <w:r w:rsidR="00743C34">
        <w:rPr>
          <w:b/>
        </w:rPr>
        <w:t>,</w:t>
      </w:r>
      <w:r w:rsidR="005E7DAB">
        <w:rPr>
          <w:b/>
        </w:rPr>
        <w:t xml:space="preserve"> </w:t>
      </w:r>
      <w:r w:rsidR="00743C34">
        <w:rPr>
          <w:b/>
        </w:rPr>
        <w:t>contaminant class</w:t>
      </w:r>
      <w:r w:rsidR="00053DC9">
        <w:rPr>
          <w:b/>
        </w:rPr>
        <w:t xml:space="preserve"> (</w:t>
      </w:r>
      <w:r w:rsidR="008E7E79">
        <w:rPr>
          <w:b/>
        </w:rPr>
        <w:t xml:space="preserve">Fig. 1, </w:t>
      </w:r>
      <w:r w:rsidR="00053DC9">
        <w:rPr>
          <w:b/>
        </w:rPr>
        <w:t>Table 1)</w:t>
      </w:r>
      <w:r w:rsidR="00743C34">
        <w:rPr>
          <w:b/>
        </w:rPr>
        <w:t xml:space="preserve">, and the distribution and foraging ecology of the insectivore. </w:t>
      </w:r>
      <w:r w:rsidR="00743C34">
        <w:t>We will use detailed data on global fluxes of contaminants in adult aquatic insects (</w:t>
      </w:r>
      <w:proofErr w:type="spellStart"/>
      <w:r w:rsidR="00743C34">
        <w:t>AquaSYNC</w:t>
      </w:r>
      <w:proofErr w:type="spellEnd"/>
      <w:r w:rsidR="00743C34">
        <w:t xml:space="preserve">, </w:t>
      </w:r>
      <w:r w:rsidR="00743C34">
        <w:rPr>
          <w:b/>
        </w:rPr>
        <w:t>Table 1</w:t>
      </w:r>
      <w:r w:rsidR="00743C34">
        <w:t xml:space="preserve">), the spatial distribution of insectivorous birds from the United States and Europe (eBird, </w:t>
      </w:r>
      <w:proofErr w:type="spellStart"/>
      <w:r w:rsidR="00743C34">
        <w:t>EuroBirdPortal</w:t>
      </w:r>
      <w:proofErr w:type="spellEnd"/>
      <w:r w:rsidR="00743C34">
        <w:t xml:space="preserve">), and bird diet and field metabolic rates (e.g., Birds of the World, </w:t>
      </w:r>
      <w:proofErr w:type="spellStart"/>
      <w:r w:rsidR="00743C34">
        <w:t>AvoNET</w:t>
      </w:r>
      <w:proofErr w:type="spellEnd"/>
      <w:r w:rsidR="00743C34">
        <w:t>) to model potential uptake of contaminants and nutrients from adult aquatic insects by aerial insectivorous birds (</w:t>
      </w:r>
      <w:r w:rsidR="00743C34">
        <w:rPr>
          <w:b/>
        </w:rPr>
        <w:t>Table 2</w:t>
      </w:r>
      <w:r w:rsidR="00743C34">
        <w:t xml:space="preserve">). Then, using </w:t>
      </w:r>
      <w:r w:rsidR="00743C34">
        <w:rPr>
          <w:highlight w:val="white"/>
        </w:rPr>
        <w:t>digital stream networks and statistical models to integrate land-use, bird, insect, and contaminant databases</w:t>
      </w:r>
      <w:r w:rsidR="00743C34">
        <w:t xml:space="preserve">, we will map hotspots of risk and benefit of aquatic insect prey to aerial insectivores across the U.S. and Europe, highlighting geographic differences in </w:t>
      </w:r>
      <w:r w:rsidR="005F6414">
        <w:t xml:space="preserve">dietary </w:t>
      </w:r>
      <w:r w:rsidR="00743C34">
        <w:t>contaminant exposure and adult insect emergence (</w:t>
      </w:r>
      <w:r w:rsidR="00743C34">
        <w:rPr>
          <w:b/>
        </w:rPr>
        <w:t>Box 1</w:t>
      </w:r>
      <w:r w:rsidR="00743C34">
        <w:t xml:space="preserve">). </w:t>
      </w:r>
    </w:p>
    <w:p w14:paraId="70DC5942" w14:textId="0940E6F5" w:rsidR="00583BB0" w:rsidRDefault="00743C34">
      <w:r>
        <w:t xml:space="preserve">This synthesis will improve our understanding of the </w:t>
      </w:r>
      <w:r w:rsidR="005B522F">
        <w:t>spatially explicit</w:t>
      </w:r>
      <w:r>
        <w:t xml:space="preserve"> role of dietary </w:t>
      </w:r>
      <w:r w:rsidR="004A5CBD">
        <w:t>effects of</w:t>
      </w:r>
      <w:r>
        <w:t xml:space="preserve"> contaminant</w:t>
      </w:r>
      <w:r w:rsidR="004A5CBD">
        <w:t>s</w:t>
      </w:r>
      <w:r>
        <w:t xml:space="preserve"> on aerial insectivores. Specifically, we will: </w:t>
      </w:r>
    </w:p>
    <w:p w14:paraId="70DC5943" w14:textId="252D1D7B" w:rsidR="00583BB0" w:rsidRDefault="00743C34">
      <w:r>
        <w:t>1) create a spatially explicit vulnerability assessment (i.e., risk map) based on i) a recently developed global map of contaminant and nutrient fluxes by adult aquatic insects (</w:t>
      </w:r>
      <w:proofErr w:type="spellStart"/>
      <w:r>
        <w:t>AquaSYNC</w:t>
      </w:r>
      <w:proofErr w:type="spellEnd"/>
      <w:r>
        <w:t xml:space="preserve">), ii) insectivorous bird range maps, iii) species sensitivity distributions for specific contaminants, and iv) application of known toxicity thresholds appropriate for insectivorous birds (when they exist), </w:t>
      </w:r>
    </w:p>
    <w:p w14:paraId="70DC5944" w14:textId="77777777" w:rsidR="00583BB0" w:rsidRDefault="00743C34">
      <w:r>
        <w:t xml:space="preserve">2) </w:t>
      </w:r>
      <w:proofErr w:type="gramStart"/>
      <w:r>
        <w:t>write</w:t>
      </w:r>
      <w:proofErr w:type="gramEnd"/>
      <w:r>
        <w:t xml:space="preserve"> a synthetic and prospective paper outlining findings and data gaps related to assessing the dietary effects of contaminants on declining insectivorous birds, and </w:t>
      </w:r>
    </w:p>
    <w:p w14:paraId="6CD881FB" w14:textId="0CEBEEC0" w:rsidR="006A092D" w:rsidRDefault="00743C34" w:rsidP="00010D6F">
      <w:r>
        <w:t>3) compile a public database with accessible interactive features (a “</w:t>
      </w:r>
      <w:proofErr w:type="spellStart"/>
      <w:r>
        <w:t>geonarrative</w:t>
      </w:r>
      <w:proofErr w:type="spellEnd"/>
      <w:r>
        <w:t xml:space="preserve">” with dashboard) to facilitate species and habitat management by providing risk assessors and decision makers with the tools to anticipate where and to what extent </w:t>
      </w:r>
      <w:r w:rsidR="00887325">
        <w:t>aquatic contaminant</w:t>
      </w:r>
      <w:r>
        <w:t>s may affect the quality and quantity of prey available to declining insectivorous birds.</w:t>
      </w:r>
    </w:p>
    <w:p w14:paraId="44F89F5B" w14:textId="77777777" w:rsidR="00010D6F" w:rsidRDefault="00010D6F" w:rsidP="00010D6F">
      <w:pPr>
        <w:ind w:firstLine="0"/>
      </w:pPr>
    </w:p>
    <w:p w14:paraId="39B11680" w14:textId="77F3E0BA" w:rsidR="00010D6F" w:rsidRDefault="00010D6F" w:rsidP="00010D6F">
      <w:pPr>
        <w:ind w:firstLine="0"/>
      </w:pPr>
      <w:r>
        <w:rPr>
          <w:b/>
        </w:rPr>
        <w:t>Table 1</w:t>
      </w:r>
      <w:r>
        <w:t xml:space="preserve">. </w:t>
      </w:r>
      <w:proofErr w:type="gramStart"/>
      <w:r>
        <w:t>List</w:t>
      </w:r>
      <w:proofErr w:type="gramEnd"/>
      <w:r>
        <w:t xml:space="preserve"> of contaminants by class and compound/element for which global contaminant flux from rivers and streams by adult aquatic insects has been modeled (</w:t>
      </w:r>
      <w:proofErr w:type="spellStart"/>
      <w:r>
        <w:t>AquaSYNC</w:t>
      </w:r>
      <w:proofErr w:type="spellEnd"/>
      <w:r>
        <w:t xml:space="preserve">). These contaminants will be used to determine aquatic contaminant risk to aerial insectivores through changes in diet quality and quantity. Potential risk/effects on insectivores are hypothesized based on transfer across insect metamorphosis and observed risks to consumers in the field and laboratory. For insectivorous birds, reduced aquatic insect emergence is linked to reduced return </w:t>
      </w:r>
      <w:r>
        <w:lastRenderedPageBreak/>
        <w:t xml:space="preserve">rates to breeding areas and increased oxidative stress </w:t>
      </w:r>
      <w:r>
        <w:fldChar w:fldCharType="begin"/>
      </w:r>
      <w:r w:rsidR="00BD1E00">
        <w:instrText xml:space="preserve"> ADDIN EN.CITE &lt;EndNote&gt;&lt;Cite&gt;&lt;Author&gt;Stanton&lt;/Author&gt;&lt;Year&gt;2017&lt;/Year&gt;&lt;RecNum&gt;2274&lt;/RecNum&gt;&lt;DisplayText&gt;&lt;style face="superscript"&gt;52&lt;/style&gt;&lt;/DisplayText&gt;&lt;record&gt;&lt;rec-number&gt;2274&lt;/rec-number&gt;&lt;foreign-keys&gt;&lt;key app="EN" db-id="er9pfsvf02vseme9rr6x0dsn0dfaa5a2ap0s" timestamp="1616709005"&gt;2274&lt;/key&gt;&lt;/foreign-keys&gt;&lt;ref-type name="Journal Article"&gt;17&lt;/ref-type&gt;&lt;contributors&gt;&lt;authors&gt;&lt;author&gt;Stanton, Rebecca&lt;/author&gt;&lt;author&gt;Clark, Robert G.&lt;/author&gt;&lt;author&gt;Morrissey, Christy A.&lt;/author&gt;&lt;/authors&gt;&lt;/contributors&gt;&lt;titles&gt;&lt;title&gt;Intensive agriculture and insect prey availability influence oxidative status and return rates of an aerial insectivore&lt;/title&gt;&lt;secondary-title&gt;Ecosphere&lt;/secondary-title&gt;&lt;/titles&gt;&lt;periodical&gt;&lt;full-title&gt;Ecosphere&lt;/full-title&gt;&lt;/periodical&gt;&lt;volume&gt;8&lt;/volume&gt;&lt;number&gt;3&lt;/number&gt;&lt;dates&gt;&lt;year&gt;2017&lt;/year&gt;&lt;/dates&gt;&lt;isbn&gt;2150-8925&amp;#xD;2150-8925&lt;/isbn&gt;&lt;urls&gt;&lt;/urls&gt;&lt;electronic-resource-num&gt;10.1002/ecs2.1746&lt;/electronic-resource-num&gt;&lt;/record&gt;&lt;/Cite&gt;&lt;/EndNote&gt;</w:instrText>
      </w:r>
      <w:r>
        <w:fldChar w:fldCharType="separate"/>
      </w:r>
      <w:r w:rsidR="00163CB9" w:rsidRPr="00163CB9">
        <w:rPr>
          <w:noProof/>
          <w:vertAlign w:val="superscript"/>
        </w:rPr>
        <w:t>52</w:t>
      </w:r>
      <w:r>
        <w:fldChar w:fldCharType="end"/>
      </w:r>
      <w:r>
        <w:t xml:space="preserve">, reduced nestling growth rates </w:t>
      </w:r>
      <w:r>
        <w:fldChar w:fldCharType="begin"/>
      </w:r>
      <w:r w:rsidR="00163CB9">
        <w:instrText xml:space="preserve"> ADDIN EN.CITE &lt;EndNote&gt;&lt;Cite&gt;&lt;Author&gt;McKinnon&lt;/Author&gt;&lt;Year&gt;2012&lt;/Year&gt;&lt;RecNum&gt;1564&lt;/RecNum&gt;&lt;DisplayText&gt;&lt;style face="superscript"&gt;53&lt;/style&gt;&lt;/DisplayText&gt;&lt;record&gt;&lt;rec-number&gt;1564&lt;/rec-number&gt;&lt;foreign-keys&gt;&lt;key app="EN" db-id="er9pfsvf02vseme9rr6x0dsn0dfaa5a2ap0s" timestamp="1616706652"&gt;1564&lt;/key&gt;&lt;/foreign-keys&gt;&lt;ref-type name="Journal Article"&gt;17&lt;/ref-type&gt;&lt;contributors&gt;&lt;authors&gt;&lt;author&gt;McKinnon, L.&lt;/author&gt;&lt;author&gt;Picotin, M.&lt;/author&gt;&lt;author&gt;Bolduc, E.&lt;/author&gt;&lt;author&gt;Juillet, C.&lt;/author&gt;&lt;author&gt;Bêty, J.&lt;/author&gt;&lt;/authors&gt;&lt;/contributors&gt;&lt;titles&gt;&lt;title&gt;Timing of breeding, peak food availability, and effects of mismatch on chick growth in birds nesting in the High Arctic&lt;/title&gt;&lt;secondary-title&gt;Canadian Journal of Zoology&lt;/secondary-title&gt;&lt;/titles&gt;&lt;periodical&gt;&lt;full-title&gt;Canadian Journal of Zoology&lt;/full-title&gt;&lt;/periodical&gt;&lt;pages&gt;961-971&lt;/pages&gt;&lt;volume&gt;90&lt;/volume&gt;&lt;number&gt;8&lt;/number&gt;&lt;section&gt;961&lt;/section&gt;&lt;dates&gt;&lt;year&gt;2012&lt;/year&gt;&lt;/dates&gt;&lt;isbn&gt;0008-4301&amp;#xD;1480-3283&lt;/isbn&gt;&lt;urls&gt;&lt;/urls&gt;&lt;electronic-resource-num&gt;10.1139/z2012-064&lt;/electronic-resource-num&gt;&lt;/record&gt;&lt;/Cite&gt;&lt;/EndNote&gt;</w:instrText>
      </w:r>
      <w:r>
        <w:fldChar w:fldCharType="separate"/>
      </w:r>
      <w:r w:rsidR="00163CB9" w:rsidRPr="00163CB9">
        <w:rPr>
          <w:noProof/>
          <w:vertAlign w:val="superscript"/>
        </w:rPr>
        <w:t>53</w:t>
      </w:r>
      <w:r>
        <w:fldChar w:fldCharType="end"/>
      </w:r>
      <w:r>
        <w:t xml:space="preserve">, lost feeding opportunities </w:t>
      </w:r>
      <w:r>
        <w:fldChar w:fldCharType="begin"/>
      </w:r>
      <w:r w:rsidR="00680EB7">
        <w:instrText xml:space="preserve"> ADDIN EN.CITE &lt;EndNote&gt;&lt;Cite&gt;&lt;Author&gt;Lewis-Phillips&lt;/Author&gt;&lt;Year&gt;2020&lt;/Year&gt;&lt;RecNum&gt;1401&lt;/RecNum&gt;&lt;DisplayText&gt;&lt;style face="superscript"&gt;54&lt;/style&gt;&lt;/DisplayText&gt;&lt;record&gt;&lt;rec-number&gt;1401&lt;/rec-number&gt;&lt;foreign-keys&gt;&lt;key app="EN" db-id="er9pfsvf02vseme9rr6x0dsn0dfaa5a2ap0s" timestamp="1616706082"&gt;1401&lt;/key&gt;&lt;/foreign-keys&gt;&lt;ref-type name="Journal Article"&gt;17&lt;/ref-type&gt;&lt;contributors&gt;&lt;authors&gt;&lt;author&gt;Lewis-Phillips, Jonathan&lt;/author&gt;&lt;author&gt;Brooks, Stephen J.&lt;/author&gt;&lt;author&gt;Sayer, Carl Derek&lt;/author&gt;&lt;author&gt;Patmore, Ian R.&lt;/author&gt;&lt;author&gt;Hilton, Geoff M.&lt;/author&gt;&lt;author&gt;Harrison, Anne&lt;/author&gt;&lt;author&gt;Robson, Hannah&lt;/author&gt;&lt;author&gt;Axmacher, Jan C.&lt;/author&gt;&lt;/authors&gt;&lt;/contributors&gt;&lt;titles&gt;&lt;title&gt;Ponds as insect chimneys: Restoring overgrown farmland ponds benefits birds through elevated productivity of emerging aquatic insects&lt;/title&gt;&lt;secondary-title&gt;Biological Conservation&lt;/secondary-title&gt;&lt;/titles&gt;&lt;periodical&gt;&lt;full-title&gt;Biological Conservation&lt;/full-title&gt;&lt;/periodical&gt;&lt;volume&gt;241&lt;/volume&gt;&lt;section&gt;108253&lt;/section&gt;&lt;dates&gt;&lt;year&gt;2020&lt;/year&gt;&lt;/dates&gt;&lt;isbn&gt;00063207&lt;/isbn&gt;&lt;urls&gt;&lt;/urls&gt;&lt;electronic-resource-num&gt;10.1016/j.biocon.2019.108253&lt;/electronic-resource-num&gt;&lt;/record&gt;&lt;/Cite&gt;&lt;/EndNote&gt;</w:instrText>
      </w:r>
      <w:r>
        <w:fldChar w:fldCharType="separate"/>
      </w:r>
      <w:r w:rsidR="00680EB7" w:rsidRPr="00680EB7">
        <w:rPr>
          <w:noProof/>
          <w:vertAlign w:val="superscript"/>
        </w:rPr>
        <w:t>54</w:t>
      </w:r>
      <w:r>
        <w:fldChar w:fldCharType="end"/>
      </w:r>
      <w:r>
        <w:t xml:space="preserve">, and population declines </w:t>
      </w:r>
      <w:r>
        <w:fldChar w:fldCharType="begin">
          <w:fldData xml:space="preserve">PEVuZE5vdGU+PENpdGU+PEF1dGhvcj5IYWxsbWFubjwvQXV0aG9yPjxZZWFyPjIwMTQ8L1llYXI+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=
</w:fldData>
        </w:fldChar>
      </w:r>
      <w:r w:rsidR="003E295F">
        <w:instrText xml:space="preserve"> ADDIN EN.CITE </w:instrText>
      </w:r>
      <w:r w:rsidR="003E295F">
        <w:fldChar w:fldCharType="begin">
          <w:fldData xml:space="preserve">PEVuZE5vdGU+PENpdGU+PEF1dGhvcj5IYWxsbWFubjwvQXV0aG9yPjxZZWFyPjIwMTQ8L1llYXI+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=
</w:fldData>
        </w:fldChar>
      </w:r>
      <w:r w:rsidR="003E295F">
        <w:instrText xml:space="preserve"> ADDIN EN.CITE.DATA </w:instrText>
      </w:r>
      <w:r w:rsidR="003E295F">
        <w:fldChar w:fldCharType="end"/>
      </w:r>
      <w:r>
        <w:fldChar w:fldCharType="separate"/>
      </w:r>
      <w:r w:rsidR="003E295F" w:rsidRPr="003E295F">
        <w:rPr>
          <w:noProof/>
          <w:vertAlign w:val="superscript"/>
        </w:rPr>
        <w:t>37,55</w:t>
      </w:r>
      <w:r>
        <w:fldChar w:fldCharType="end"/>
      </w:r>
      <w:r>
        <w:t xml:space="preserve">. Increased exposure to contaminants through diet can have a range of implications for bird reproduction, survival, and behavior depending on contaminant type and concentration </w:t>
      </w:r>
      <w:r>
        <w:fldChar w:fldCharType="begin">
          <w:fldData xml:space="preserve">PEVuZE5vdGU+PENpdGU+PEF1dGhvcj5TcGlsbGVyPC9BdXRob3I+PFllYXI+MjAxOTwvWWVhcj48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</w:fldData>
        </w:fldChar>
      </w:r>
      <w:r w:rsidR="003E295F">
        <w:instrText xml:space="preserve"> ADDIN EN.CITE </w:instrText>
      </w:r>
      <w:r w:rsidR="003E295F">
        <w:fldChar w:fldCharType="begin">
          <w:fldData xml:space="preserve">PEVuZE5vdGU+PENpdGU+PEF1dGhvcj5TcGlsbGVyPC9BdXRob3I+PFllYXI+MjAxOTwvWWVhcj48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</w:fldData>
        </w:fldChar>
      </w:r>
      <w:r w:rsidR="003E295F">
        <w:instrText xml:space="preserve"> ADDIN EN.CITE.DATA </w:instrText>
      </w:r>
      <w:r w:rsidR="003E295F">
        <w:fldChar w:fldCharType="end"/>
      </w:r>
      <w:r>
        <w:fldChar w:fldCharType="separate"/>
      </w:r>
      <w:r w:rsidR="003E295F" w:rsidRPr="003E295F">
        <w:rPr>
          <w:noProof/>
          <w:vertAlign w:val="superscript"/>
        </w:rPr>
        <w:t>14,32,56</w:t>
      </w:r>
      <w:r>
        <w:fldChar w:fldCharType="end"/>
      </w:r>
      <w:r>
        <w:t>.</w:t>
      </w:r>
    </w:p>
    <w:p w14:paraId="078EED30" w14:textId="77777777" w:rsidR="006A092D" w:rsidRPr="003715A3" w:rsidRDefault="006A092D" w:rsidP="003715A3">
      <w:pPr>
        <w:ind w:firstLine="0"/>
        <w:rPr>
          <w:sz w:val="8"/>
          <w:szCs w:val="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16"/>
        <w:gridCol w:w="3117"/>
        <w:gridCol w:w="3117"/>
      </w:tblGrid>
      <w:tr w:rsidR="007D1D89" w14:paraId="171D2679" w14:textId="77777777" w:rsidTr="003715A3">
        <w:trPr>
          <w:trHeight w:val="206"/>
          <w:tblHeader/>
        </w:trPr>
        <w:tc>
          <w:tcPr>
            <w:tcW w:w="3116" w:type="dxa"/>
            <w:tcBorders>
              <w:top w:val="single" w:sz="12" w:space="0" w:color="auto"/>
              <w:bottom w:val="single" w:sz="12" w:space="0" w:color="auto"/>
            </w:tcBorders>
            <w:vAlign w:val="center"/>
          </w:tcPr>
          <w:p w14:paraId="66A9E9FC" w14:textId="54710A10" w:rsidR="007D1D89" w:rsidRDefault="007D1D89" w:rsidP="00DB7E15">
            <w:pPr>
              <w:spacing w:after="160"/>
              <w:ind w:firstLine="0"/>
              <w:rPr>
                <w:b/>
              </w:rPr>
            </w:pPr>
            <w:r>
              <w:rPr>
                <w:b/>
              </w:rPr>
              <w:t>Contaminant Class</w:t>
            </w:r>
          </w:p>
        </w:tc>
        <w:tc>
          <w:tcPr>
            <w:tcW w:w="3117" w:type="dxa"/>
            <w:tcBorders>
              <w:top w:val="single" w:sz="12" w:space="0" w:color="auto"/>
              <w:bottom w:val="single" w:sz="12" w:space="0" w:color="auto"/>
            </w:tcBorders>
            <w:vAlign w:val="center"/>
          </w:tcPr>
          <w:p w14:paraId="1F824F80" w14:textId="0F9BE39A" w:rsidR="007D1D89" w:rsidRDefault="007D1D89" w:rsidP="00DB7E15">
            <w:pPr>
              <w:spacing w:after="160"/>
              <w:ind w:firstLine="0"/>
              <w:rPr>
                <w:b/>
              </w:rPr>
            </w:pPr>
            <w:r>
              <w:rPr>
                <w:b/>
              </w:rPr>
              <w:t>Compound/Element</w:t>
            </w:r>
          </w:p>
        </w:tc>
        <w:tc>
          <w:tcPr>
            <w:tcW w:w="3117" w:type="dxa"/>
            <w:tcBorders>
              <w:top w:val="single" w:sz="12" w:space="0" w:color="auto"/>
              <w:bottom w:val="single" w:sz="12" w:space="0" w:color="auto"/>
            </w:tcBorders>
            <w:vAlign w:val="center"/>
          </w:tcPr>
          <w:p w14:paraId="6530AB01" w14:textId="6A7751FA" w:rsidR="007D1D89" w:rsidRDefault="007D1D89" w:rsidP="00DB7E15">
            <w:pPr>
              <w:spacing w:after="160"/>
              <w:ind w:firstLine="0"/>
              <w:rPr>
                <w:b/>
              </w:rPr>
            </w:pPr>
            <w:r>
              <w:rPr>
                <w:b/>
              </w:rPr>
              <w:t>Potential Risk/Effects</w:t>
            </w:r>
          </w:p>
        </w:tc>
      </w:tr>
      <w:tr w:rsidR="007D1D89" w14:paraId="1A1A4EF2" w14:textId="77777777" w:rsidTr="00B849CA">
        <w:tc>
          <w:tcPr>
            <w:tcW w:w="3116" w:type="dxa"/>
            <w:tcBorders>
              <w:top w:val="single" w:sz="12" w:space="0" w:color="auto"/>
            </w:tcBorders>
          </w:tcPr>
          <w:p w14:paraId="5459B304" w14:textId="6BFF28AE" w:rsidR="007D1D89" w:rsidRDefault="007D1D89" w:rsidP="00C143C1">
            <w:pPr>
              <w:spacing w:after="160"/>
              <w:ind w:firstLine="0"/>
              <w:rPr>
                <w:b/>
              </w:rPr>
            </w:pPr>
            <w:r>
              <w:t>Trace Metals</w:t>
            </w:r>
          </w:p>
        </w:tc>
        <w:tc>
          <w:tcPr>
            <w:tcW w:w="3117" w:type="dxa"/>
            <w:tcBorders>
              <w:top w:val="single" w:sz="12" w:space="0" w:color="auto"/>
            </w:tcBorders>
          </w:tcPr>
          <w:p w14:paraId="10359019" w14:textId="36C89C17" w:rsidR="007D1D89" w:rsidRDefault="007D1D89" w:rsidP="00C143C1">
            <w:pPr>
              <w:spacing w:after="160"/>
              <w:ind w:firstLine="0"/>
              <w:rPr>
                <w:b/>
              </w:rPr>
            </w:pPr>
            <w:r>
              <w:t>Zinc, Copper, Cadmium, Lead</w:t>
            </w:r>
          </w:p>
        </w:tc>
        <w:tc>
          <w:tcPr>
            <w:tcW w:w="3117" w:type="dxa"/>
            <w:tcBorders>
              <w:top w:val="single" w:sz="12" w:space="0" w:color="auto"/>
            </w:tcBorders>
          </w:tcPr>
          <w:p w14:paraId="71E5DB48" w14:textId="06B17BE9" w:rsidR="007D1D89" w:rsidRDefault="007D1D89" w:rsidP="00C143C1">
            <w:pPr>
              <w:spacing w:after="160"/>
              <w:ind w:firstLine="0"/>
              <w:rPr>
                <w:b/>
              </w:rPr>
            </w:pPr>
            <w:r>
              <w:t xml:space="preserve">Loss of adult aquatic insect prey, diet shifts, non-toxic exposure </w:t>
            </w:r>
            <w:r w:rsidR="00EB5A3E">
              <w:fldChar w:fldCharType="begin">
                <w:fldData xml:space="preserve">PEVuZE5vdGU+PENpdGU+PEF1dGhvcj5DdXN0ZXI8L0F1dGhvcj48WWVhcj4yMDA5PC9ZZWFyPjxS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</w:fldData>
              </w:fldChar>
            </w:r>
            <w:r w:rsidR="003E295F">
              <w:instrText xml:space="preserve"> ADDIN EN.CITE </w:instrText>
            </w:r>
            <w:r w:rsidR="003E295F">
              <w:fldChar w:fldCharType="begin">
                <w:fldData xml:space="preserve">PEVuZE5vdGU+PENpdGU+PEF1dGhvcj5DdXN0ZXI8L0F1dGhvcj48WWVhcj4yMDA5PC9ZZWFyPjxS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</w:fldData>
              </w:fldChar>
            </w:r>
            <w:r w:rsidR="003E295F">
              <w:instrText xml:space="preserve"> ADDIN EN.CITE.DATA </w:instrText>
            </w:r>
            <w:r w:rsidR="003E295F">
              <w:fldChar w:fldCharType="end"/>
            </w:r>
            <w:r w:rsidR="00EB5A3E">
              <w:fldChar w:fldCharType="separate"/>
            </w:r>
            <w:r w:rsidR="003E295F" w:rsidRPr="003E295F">
              <w:rPr>
                <w:noProof/>
                <w:vertAlign w:val="superscript"/>
              </w:rPr>
              <w:t>43,57,58</w:t>
            </w:r>
            <w:r w:rsidR="00EB5A3E">
              <w:fldChar w:fldCharType="end"/>
            </w:r>
          </w:p>
        </w:tc>
      </w:tr>
      <w:tr w:rsidR="007D1D89" w14:paraId="69FC1642" w14:textId="77777777" w:rsidTr="00C143C1">
        <w:tc>
          <w:tcPr>
            <w:tcW w:w="3116" w:type="dxa"/>
          </w:tcPr>
          <w:p w14:paraId="7E536211" w14:textId="74D95FEC" w:rsidR="007D1D89" w:rsidRDefault="007D1D89" w:rsidP="00C143C1">
            <w:pPr>
              <w:spacing w:after="160"/>
              <w:ind w:firstLine="0"/>
              <w:rPr>
                <w:b/>
              </w:rPr>
            </w:pPr>
            <w:r>
              <w:t>Organic metal(</w:t>
            </w:r>
            <w:proofErr w:type="gramStart"/>
            <w:r>
              <w:t>loid</w:t>
            </w:r>
            <w:proofErr w:type="gramEnd"/>
            <w:r>
              <w:t>)s</w:t>
            </w:r>
          </w:p>
        </w:tc>
        <w:tc>
          <w:tcPr>
            <w:tcW w:w="3117" w:type="dxa"/>
          </w:tcPr>
          <w:p w14:paraId="5FE6234E" w14:textId="5241E44F" w:rsidR="007D1D89" w:rsidRDefault="007D1D89" w:rsidP="00C143C1">
            <w:pPr>
              <w:spacing w:after="160"/>
              <w:ind w:firstLine="0"/>
              <w:rPr>
                <w:b/>
              </w:rPr>
            </w:pPr>
            <w:r>
              <w:t>Methylmercury, Total Mercury, Selenium</w:t>
            </w:r>
          </w:p>
        </w:tc>
        <w:tc>
          <w:tcPr>
            <w:tcW w:w="3117" w:type="dxa"/>
          </w:tcPr>
          <w:p w14:paraId="1AE54E5D" w14:textId="401008E2" w:rsidR="007D1D89" w:rsidRDefault="007D1D89" w:rsidP="00C143C1">
            <w:pPr>
              <w:spacing w:after="160"/>
              <w:ind w:firstLine="0"/>
              <w:rPr>
                <w:b/>
              </w:rPr>
            </w:pPr>
            <w:r>
              <w:t>Toxic exposure</w:t>
            </w:r>
            <w:r w:rsidR="00EF2A68">
              <w:t xml:space="preserve"> risk</w:t>
            </w:r>
            <w:r>
              <w:t xml:space="preserve">, reduced embryo survival, neurological effects </w:t>
            </w:r>
            <w:r w:rsidR="003C37C1">
              <w:fldChar w:fldCharType="begin">
                <w:fldData xml:space="preserve">PEVuZE5vdGU+PENpdGU+PEF1dGhvcj5IZW5yeTwvQXV0aG9yPjxZZWFyPjIwMTg8L1llYXI+PFJl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</w:fldData>
              </w:fldChar>
            </w:r>
            <w:r w:rsidR="003E295F">
              <w:instrText xml:space="preserve"> ADDIN EN.CITE </w:instrText>
            </w:r>
            <w:r w:rsidR="003E295F">
              <w:fldChar w:fldCharType="begin">
                <w:fldData xml:space="preserve">PEVuZE5vdGU+PENpdGU+PEF1dGhvcj5IZW5yeTwvQXV0aG9yPjxZZWFyPjIwMTg8L1llYXI+PFJl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</w:fldData>
              </w:fldChar>
            </w:r>
            <w:r w:rsidR="003E295F">
              <w:instrText xml:space="preserve"> ADDIN EN.CITE.DATA </w:instrText>
            </w:r>
            <w:r w:rsidR="003E295F">
              <w:fldChar w:fldCharType="end"/>
            </w:r>
            <w:r w:rsidR="003C37C1">
              <w:fldChar w:fldCharType="separate"/>
            </w:r>
            <w:r w:rsidR="003E295F" w:rsidRPr="003E295F">
              <w:rPr>
                <w:noProof/>
                <w:vertAlign w:val="superscript"/>
              </w:rPr>
              <w:t>12,59-61</w:t>
            </w:r>
            <w:r w:rsidR="003C37C1">
              <w:fldChar w:fldCharType="end"/>
            </w:r>
          </w:p>
        </w:tc>
      </w:tr>
      <w:tr w:rsidR="003226C0" w14:paraId="1F5A5733" w14:textId="77777777" w:rsidTr="00C143C1">
        <w:tc>
          <w:tcPr>
            <w:tcW w:w="3116" w:type="dxa"/>
          </w:tcPr>
          <w:p w14:paraId="06EEBEF7" w14:textId="66D76968" w:rsidR="003226C0" w:rsidRDefault="003226C0" w:rsidP="00C143C1">
            <w:pPr>
              <w:spacing w:after="160"/>
              <w:ind w:firstLine="0"/>
              <w:rPr>
                <w:b/>
              </w:rPr>
            </w:pPr>
            <w:r>
              <w:t>Herbicides</w:t>
            </w:r>
          </w:p>
        </w:tc>
        <w:tc>
          <w:tcPr>
            <w:tcW w:w="3117" w:type="dxa"/>
          </w:tcPr>
          <w:p w14:paraId="1020CD2B" w14:textId="4FB29A3B" w:rsidR="003226C0" w:rsidRDefault="003226C0" w:rsidP="00C143C1">
            <w:pPr>
              <w:spacing w:after="160"/>
              <w:ind w:firstLine="0"/>
              <w:rPr>
                <w:b/>
              </w:rPr>
            </w:pPr>
            <w:r>
              <w:t xml:space="preserve">Propyzamide, </w:t>
            </w:r>
            <w:proofErr w:type="spellStart"/>
            <w:r>
              <w:t>Metalochlor</w:t>
            </w:r>
            <w:proofErr w:type="spellEnd"/>
            <w:r>
              <w:t xml:space="preserve">, </w:t>
            </w:r>
            <w:proofErr w:type="spellStart"/>
            <w:r>
              <w:t>Prosulfocarb</w:t>
            </w:r>
            <w:proofErr w:type="spellEnd"/>
            <w:r>
              <w:t xml:space="preserve">, </w:t>
            </w:r>
            <w:proofErr w:type="spellStart"/>
            <w:r>
              <w:t>Metamitron</w:t>
            </w:r>
            <w:proofErr w:type="spellEnd"/>
            <w:r>
              <w:t xml:space="preserve">, Dimethenamid, Terbuthylazine, </w:t>
            </w:r>
            <w:proofErr w:type="spellStart"/>
            <w:r>
              <w:t>Metobromuron</w:t>
            </w:r>
            <w:proofErr w:type="spellEnd"/>
            <w:r>
              <w:t xml:space="preserve">, </w:t>
            </w:r>
            <w:proofErr w:type="spellStart"/>
            <w:r>
              <w:t>Napropamide</w:t>
            </w:r>
            <w:proofErr w:type="spellEnd"/>
            <w:r>
              <w:t>, Atrazine, Metolachlor</w:t>
            </w:r>
          </w:p>
        </w:tc>
        <w:tc>
          <w:tcPr>
            <w:tcW w:w="3117" w:type="dxa"/>
          </w:tcPr>
          <w:p w14:paraId="556BB061" w14:textId="7A5C1897" w:rsidR="003226C0" w:rsidRDefault="003226C0" w:rsidP="00C143C1">
            <w:pPr>
              <w:spacing w:after="160"/>
              <w:ind w:firstLine="0"/>
              <w:rPr>
                <w:b/>
              </w:rPr>
            </w:pPr>
            <w:r>
              <w:t>Some loss of adult aquatic insect prey, diet shifts, some exposure</w:t>
            </w:r>
            <w:r w:rsidR="00455071">
              <w:t xml:space="preserve"> risk</w:t>
            </w:r>
            <w:r>
              <w:t xml:space="preserve"> </w:t>
            </w:r>
            <w:r w:rsidR="008E4B67">
              <w:fldChar w:fldCharType="begin">
                <w:fldData xml:space="preserve">PEVuZE5vdGU+PENpdGU+PEF1dGhvcj5IZW5yeTwvQXV0aG9yPjxZZWFyPjIwMTg8L1llYXI+PFJl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</w:fldData>
              </w:fldChar>
            </w:r>
            <w:r w:rsidR="003E295F">
              <w:instrText xml:space="preserve"> ADDIN EN.CITE </w:instrText>
            </w:r>
            <w:r w:rsidR="003E295F">
              <w:fldChar w:fldCharType="begin">
                <w:fldData xml:space="preserve">PEVuZE5vdGU+PENpdGU+PEF1dGhvcj5IZW5yeTwvQXV0aG9yPjxZZWFyPjIwMTg8L1llYXI+PFJl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</w:fldData>
              </w:fldChar>
            </w:r>
            <w:r w:rsidR="003E295F">
              <w:instrText xml:space="preserve"> ADDIN EN.CITE.DATA </w:instrText>
            </w:r>
            <w:r w:rsidR="003E295F">
              <w:fldChar w:fldCharType="end"/>
            </w:r>
            <w:r w:rsidR="008E4B67">
              <w:fldChar w:fldCharType="separate"/>
            </w:r>
            <w:r w:rsidR="003E295F" w:rsidRPr="003E295F">
              <w:rPr>
                <w:noProof/>
                <w:vertAlign w:val="superscript"/>
              </w:rPr>
              <w:t>46,48,49,59,62</w:t>
            </w:r>
            <w:r w:rsidR="008E4B67">
              <w:fldChar w:fldCharType="end"/>
            </w:r>
          </w:p>
        </w:tc>
      </w:tr>
      <w:tr w:rsidR="003226C0" w14:paraId="498D7352" w14:textId="77777777" w:rsidTr="00C143C1">
        <w:tc>
          <w:tcPr>
            <w:tcW w:w="3116" w:type="dxa"/>
          </w:tcPr>
          <w:p w14:paraId="67D010D3" w14:textId="702D0554" w:rsidR="003226C0" w:rsidRDefault="003226C0" w:rsidP="00C143C1">
            <w:pPr>
              <w:spacing w:after="160"/>
              <w:ind w:firstLine="0"/>
              <w:rPr>
                <w:b/>
              </w:rPr>
            </w:pPr>
            <w:r>
              <w:t>Insecticides</w:t>
            </w:r>
          </w:p>
        </w:tc>
        <w:tc>
          <w:tcPr>
            <w:tcW w:w="3117" w:type="dxa"/>
          </w:tcPr>
          <w:p w14:paraId="34224B91" w14:textId="4B4EA92E" w:rsidR="003226C0" w:rsidRDefault="003226C0" w:rsidP="00C143C1">
            <w:pPr>
              <w:spacing w:after="160"/>
              <w:ind w:firstLine="0"/>
              <w:rPr>
                <w:b/>
              </w:rPr>
            </w:pPr>
            <w:r>
              <w:t xml:space="preserve">Thiacloprid, Acetamiprid, Imidacloprid, Clothianidin, </w:t>
            </w:r>
            <w:proofErr w:type="spellStart"/>
            <w:r>
              <w:t>Tebufenocide</w:t>
            </w:r>
            <w:proofErr w:type="spellEnd"/>
            <w:r>
              <w:t xml:space="preserve">, </w:t>
            </w:r>
            <w:proofErr w:type="spellStart"/>
            <w:r>
              <w:t>Primicarb</w:t>
            </w:r>
            <w:proofErr w:type="spellEnd"/>
            <w:r>
              <w:t>, Dimethoate, Bifenthrin</w:t>
            </w:r>
          </w:p>
        </w:tc>
        <w:tc>
          <w:tcPr>
            <w:tcW w:w="3117" w:type="dxa"/>
          </w:tcPr>
          <w:p w14:paraId="22B9B625" w14:textId="0634148A" w:rsidR="003226C0" w:rsidRDefault="003226C0" w:rsidP="00C143C1">
            <w:pPr>
              <w:spacing w:after="160"/>
              <w:ind w:firstLine="0"/>
              <w:rPr>
                <w:b/>
              </w:rPr>
            </w:pPr>
            <w:r>
              <w:t xml:space="preserve">Loss of adult aquatic insect prey, diet shifts, </w:t>
            </w:r>
            <w:r w:rsidR="008976BD">
              <w:t>exposure</w:t>
            </w:r>
            <w:r w:rsidR="00D9116D">
              <w:t xml:space="preserve"> risk</w:t>
            </w:r>
            <w:r w:rsidR="008976BD">
              <w:t xml:space="preserve"> </w:t>
            </w:r>
            <w:r w:rsidR="008976BD">
              <w:fldChar w:fldCharType="begin">
                <w:fldData xml:space="preserve">PEVuZE5vdGU+PENpdGU+PEF1dGhvcj5IZW5yeTwvQXV0aG9yPjxZZWFyPjIwMTg8L1llYXI+PFJl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</w:fldData>
              </w:fldChar>
            </w:r>
            <w:r w:rsidR="003E295F">
              <w:instrText xml:space="preserve"> ADDIN EN.CITE </w:instrText>
            </w:r>
            <w:r w:rsidR="003E295F">
              <w:fldChar w:fldCharType="begin">
                <w:fldData xml:space="preserve">PEVuZE5vdGU+PENpdGU+PEF1dGhvcj5IZW5yeTwvQXV0aG9yPjxZZWFyPjIwMTg8L1llYXI+PFJl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</w:fldData>
              </w:fldChar>
            </w:r>
            <w:r w:rsidR="003E295F">
              <w:instrText xml:space="preserve"> ADDIN EN.CITE.DATA </w:instrText>
            </w:r>
            <w:r w:rsidR="003E295F">
              <w:fldChar w:fldCharType="end"/>
            </w:r>
            <w:r w:rsidR="008976BD">
              <w:fldChar w:fldCharType="separate"/>
            </w:r>
            <w:r w:rsidR="003E295F" w:rsidRPr="003E295F">
              <w:rPr>
                <w:noProof/>
                <w:vertAlign w:val="superscript"/>
              </w:rPr>
              <w:t>46,48,49,59,62</w:t>
            </w:r>
            <w:r w:rsidR="008976BD">
              <w:fldChar w:fldCharType="end"/>
            </w:r>
          </w:p>
        </w:tc>
      </w:tr>
      <w:tr w:rsidR="003226C0" w14:paraId="65DB42E2" w14:textId="77777777" w:rsidTr="00C143C1">
        <w:tc>
          <w:tcPr>
            <w:tcW w:w="3116" w:type="dxa"/>
          </w:tcPr>
          <w:p w14:paraId="528DEE60" w14:textId="64D3E8C3" w:rsidR="003226C0" w:rsidRDefault="003226C0" w:rsidP="00C143C1">
            <w:pPr>
              <w:spacing w:after="160"/>
              <w:ind w:firstLine="0"/>
              <w:rPr>
                <w:b/>
              </w:rPr>
            </w:pPr>
            <w:r>
              <w:t>Fungicides</w:t>
            </w:r>
          </w:p>
        </w:tc>
        <w:tc>
          <w:tcPr>
            <w:tcW w:w="3117" w:type="dxa"/>
          </w:tcPr>
          <w:p w14:paraId="29FEADB2" w14:textId="701490BB" w:rsidR="003226C0" w:rsidRDefault="003226C0" w:rsidP="00C143C1">
            <w:pPr>
              <w:spacing w:after="160"/>
              <w:ind w:firstLine="0"/>
              <w:rPr>
                <w:b/>
              </w:rPr>
            </w:pPr>
            <w:r>
              <w:t xml:space="preserve">Azoxystrobin, </w:t>
            </w:r>
            <w:proofErr w:type="spellStart"/>
            <w:r>
              <w:t>Boscalid</w:t>
            </w:r>
            <w:proofErr w:type="spellEnd"/>
            <w:r>
              <w:t xml:space="preserve">, </w:t>
            </w:r>
            <w:proofErr w:type="spellStart"/>
            <w:r>
              <w:t>Fluopyram</w:t>
            </w:r>
            <w:proofErr w:type="spellEnd"/>
            <w:r>
              <w:t xml:space="preserve">, Propyzamide, Tebuconazole, </w:t>
            </w:r>
            <w:proofErr w:type="spellStart"/>
            <w:r>
              <w:t>Trifloxystrobin</w:t>
            </w:r>
            <w:proofErr w:type="spellEnd"/>
            <w:r>
              <w:t xml:space="preserve">, </w:t>
            </w:r>
            <w:proofErr w:type="spellStart"/>
            <w:r>
              <w:t>Metalaxyl</w:t>
            </w:r>
            <w:proofErr w:type="spellEnd"/>
            <w:r>
              <w:t xml:space="preserve"> (sum of isomers), </w:t>
            </w:r>
            <w:proofErr w:type="spellStart"/>
            <w:r>
              <w:t>Fluopicolid</w:t>
            </w:r>
            <w:proofErr w:type="spellEnd"/>
            <w:r>
              <w:t xml:space="preserve">, Metrafenone, </w:t>
            </w:r>
            <w:proofErr w:type="spellStart"/>
            <w:r>
              <w:t>Pyraclostrobin</w:t>
            </w:r>
            <w:proofErr w:type="spellEnd"/>
            <w:r>
              <w:t>, Cyflufenamid</w:t>
            </w:r>
          </w:p>
        </w:tc>
        <w:tc>
          <w:tcPr>
            <w:tcW w:w="3117" w:type="dxa"/>
          </w:tcPr>
          <w:p w14:paraId="2A5A50D2" w14:textId="1B46633B" w:rsidR="003226C0" w:rsidRDefault="003226C0" w:rsidP="00C143C1">
            <w:pPr>
              <w:spacing w:after="160"/>
              <w:ind w:firstLine="0"/>
              <w:rPr>
                <w:b/>
              </w:rPr>
            </w:pPr>
            <w:r>
              <w:t>Some loss of adult aquatic insect prey, some exposure</w:t>
            </w:r>
            <w:r w:rsidR="00D9116D">
              <w:t xml:space="preserve"> risk</w:t>
            </w:r>
            <w:r>
              <w:t xml:space="preserve">, potential effects on gut microbiome </w:t>
            </w:r>
            <w:r w:rsidR="00483C13">
              <w:fldChar w:fldCharType="begin">
                <w:fldData xml:space="preserve">PEVuZE5vdGU+PENpdGU+PEF1dGhvcj5Sb29kdDwvQXV0aG9yPjxZZWFyPjIwMjI8L1llYXI+PFJl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</w:fldData>
              </w:fldChar>
            </w:r>
            <w:r w:rsidR="004F3187">
              <w:instrText xml:space="preserve"> ADDIN EN.CITE </w:instrText>
            </w:r>
            <w:r w:rsidR="004F3187">
              <w:fldChar w:fldCharType="begin">
                <w:fldData xml:space="preserve">PEVuZE5vdGU+PENpdGU+PEF1dGhvcj5Sb29kdDwvQXV0aG9yPjxZZWFyPjIwMjI8L1llYXI+PFJl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</w:fldData>
              </w:fldChar>
            </w:r>
            <w:r w:rsidR="004F3187">
              <w:instrText xml:space="preserve"> ADDIN EN.CITE.DATA </w:instrText>
            </w:r>
            <w:r w:rsidR="004F3187">
              <w:fldChar w:fldCharType="end"/>
            </w:r>
            <w:r w:rsidR="00483C13">
              <w:fldChar w:fldCharType="separate"/>
            </w:r>
            <w:r w:rsidR="00680EB7" w:rsidRPr="00680EB7">
              <w:rPr>
                <w:noProof/>
                <w:vertAlign w:val="superscript"/>
              </w:rPr>
              <w:t>62-64</w:t>
            </w:r>
            <w:r w:rsidR="00483C13">
              <w:fldChar w:fldCharType="end"/>
            </w:r>
            <w:r>
              <w:t xml:space="preserve">  </w:t>
            </w:r>
          </w:p>
        </w:tc>
      </w:tr>
      <w:tr w:rsidR="003226C0" w14:paraId="128105F5" w14:textId="77777777" w:rsidTr="00C143C1">
        <w:tc>
          <w:tcPr>
            <w:tcW w:w="3116" w:type="dxa"/>
          </w:tcPr>
          <w:p w14:paraId="1FA11DD2" w14:textId="4453C97E" w:rsidR="003226C0" w:rsidRDefault="003226C0" w:rsidP="00C143C1">
            <w:pPr>
              <w:spacing w:after="160"/>
              <w:ind w:firstLine="0"/>
              <w:rPr>
                <w:b/>
              </w:rPr>
            </w:pPr>
            <w:r>
              <w:t>Pharmaceuticals</w:t>
            </w:r>
          </w:p>
        </w:tc>
        <w:tc>
          <w:tcPr>
            <w:tcW w:w="3117" w:type="dxa"/>
          </w:tcPr>
          <w:p w14:paraId="0301CF5E" w14:textId="213CAB00" w:rsidR="003226C0" w:rsidRDefault="003226C0" w:rsidP="00C143C1">
            <w:pPr>
              <w:spacing w:after="160"/>
              <w:ind w:firstLine="0"/>
              <w:rPr>
                <w:b/>
              </w:rPr>
            </w:pPr>
            <w:r>
              <w:t xml:space="preserve">Azithromycin, Ketoprofen, </w:t>
            </w:r>
            <w:proofErr w:type="spellStart"/>
            <w:r>
              <w:t>Tilmicosin</w:t>
            </w:r>
            <w:proofErr w:type="spellEnd"/>
            <w:r>
              <w:t>, Thiabendazole, Carbamazepine, Salicylic acid</w:t>
            </w:r>
          </w:p>
        </w:tc>
        <w:tc>
          <w:tcPr>
            <w:tcW w:w="3117" w:type="dxa"/>
          </w:tcPr>
          <w:p w14:paraId="777D06F6" w14:textId="30E8D63F" w:rsidR="003226C0" w:rsidRDefault="003226C0" w:rsidP="00C143C1">
            <w:pPr>
              <w:spacing w:after="160"/>
              <w:ind w:firstLine="0"/>
              <w:rPr>
                <w:b/>
              </w:rPr>
            </w:pPr>
            <w:r>
              <w:t xml:space="preserve">Exposure risk to terrestrial insectivores </w:t>
            </w:r>
            <w:r w:rsidR="00B31E65">
              <w:fldChar w:fldCharType="begin">
                <w:fldData xml:space="preserve">PEVuZE5vdGU+PENpdGU+PEF1dGhvcj5SaWNobW9uZDwvQXV0aG9yPjxZZWFyPjIwMTg8L1llYXI+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</w:fldData>
              </w:fldChar>
            </w:r>
            <w:r w:rsidR="003E295F">
              <w:instrText xml:space="preserve"> ADDIN EN.CITE </w:instrText>
            </w:r>
            <w:r w:rsidR="003E295F">
              <w:fldChar w:fldCharType="begin">
                <w:fldData xml:space="preserve">PEVuZE5vdGU+PENpdGU+PEF1dGhvcj5SaWNobW9uZDwvQXV0aG9yPjxZZWFyPjIwMTg8L1llYXI+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</w:fldData>
              </w:fldChar>
            </w:r>
            <w:r w:rsidR="003E295F">
              <w:instrText xml:space="preserve"> ADDIN EN.CITE.DATA </w:instrText>
            </w:r>
            <w:r w:rsidR="003E295F">
              <w:fldChar w:fldCharType="end"/>
            </w:r>
            <w:r w:rsidR="00B31E65">
              <w:fldChar w:fldCharType="separate"/>
            </w:r>
            <w:r w:rsidR="003E295F" w:rsidRPr="003E295F">
              <w:rPr>
                <w:noProof/>
                <w:vertAlign w:val="superscript"/>
              </w:rPr>
              <w:t>45,65,66</w:t>
            </w:r>
            <w:r w:rsidR="00B31E65">
              <w:fldChar w:fldCharType="end"/>
            </w:r>
          </w:p>
        </w:tc>
      </w:tr>
    </w:tbl>
    <w:p w14:paraId="70DC5968" w14:textId="27C4067C" w:rsidR="00583BB0" w:rsidRDefault="00743C34" w:rsidP="004F6A2B">
      <w:pPr>
        <w:pStyle w:val="Heading1"/>
      </w:pPr>
      <w:r>
        <w:t xml:space="preserve">Proposed activities </w:t>
      </w:r>
    </w:p>
    <w:p w14:paraId="70DC5969" w14:textId="72292083" w:rsidR="00583BB0" w:rsidRDefault="00043A20" w:rsidP="00C44F58">
      <w:pPr>
        <w:ind w:firstLine="0"/>
        <w:rPr>
          <w:b/>
        </w:rPr>
      </w:pPr>
      <w:r>
        <w:t xml:space="preserve">Four primary activities are anticipated as part of our Powell Center working group. These activities should be </w:t>
      </w:r>
      <w:r w:rsidR="004548F5">
        <w:t>funded by</w:t>
      </w:r>
      <w:r>
        <w:t xml:space="preserve"> the Powell Center because they involve interdisciplinary analysis and synthesis that brings together expertise relevant to multiple USGS mission areas. The questions addressed by these activities are both pressing and complex, relating to issues of biodiversity loss, water quality, and land-use at the continental scale</w:t>
      </w:r>
      <w:r w:rsidR="00C44F58">
        <w:t>.</w:t>
      </w:r>
    </w:p>
    <w:p w14:paraId="70DC596A" w14:textId="77777777" w:rsidR="00583BB0" w:rsidRDefault="00583BB0">
      <w:pPr>
        <w:ind w:firstLine="0"/>
      </w:pPr>
    </w:p>
    <w:p w14:paraId="70DC596B" w14:textId="154A5DD4" w:rsidR="00583BB0" w:rsidRDefault="00743C34">
      <w:pPr>
        <w:numPr>
          <w:ilvl w:val="0"/>
          <w:numId w:val="2"/>
        </w:numPr>
        <w:pBdr>
          <w:top w:val="nil"/>
          <w:left w:val="nil"/>
          <w:bottom w:val="nil"/>
          <w:right w:val="nil"/>
          <w:between w:val="nil"/>
        </w:pBdr>
      </w:pPr>
      <w:r>
        <w:rPr>
          <w:color w:val="000000"/>
          <w:u w:val="single"/>
        </w:rPr>
        <w:t xml:space="preserve">Bayesian models of </w:t>
      </w:r>
      <w:r>
        <w:rPr>
          <w:u w:val="single"/>
        </w:rPr>
        <w:t>diet-mediated contaminant risk</w:t>
      </w:r>
      <w:r>
        <w:t xml:space="preserve"> </w:t>
      </w:r>
      <w:r>
        <w:rPr>
          <w:b/>
        </w:rPr>
        <w:t xml:space="preserve">We will use Bayesian modeling to predict how </w:t>
      </w:r>
      <w:r w:rsidR="00887325">
        <w:rPr>
          <w:b/>
        </w:rPr>
        <w:t>aquatic contaminant</w:t>
      </w:r>
      <w:r>
        <w:rPr>
          <w:b/>
        </w:rPr>
        <w:t xml:space="preserve">s </w:t>
      </w:r>
      <w:r w:rsidR="006A092D">
        <w:rPr>
          <w:b/>
        </w:rPr>
        <w:t>pose</w:t>
      </w:r>
      <w:r>
        <w:rPr>
          <w:b/>
        </w:rPr>
        <w:t xml:space="preserve"> risk to insectivorous birds through impacts on diet quality and quantity</w:t>
      </w:r>
      <w:r>
        <w:t xml:space="preserve">. The core models will be linear or non-linear models that generate spatial predictions of a) nutrient and contaminant flux by </w:t>
      </w:r>
      <w:r w:rsidR="00041B6C">
        <w:t>adult</w:t>
      </w:r>
      <w:r>
        <w:t xml:space="preserve"> aquatic insects given inputs of </w:t>
      </w:r>
      <w:r w:rsidR="00887325">
        <w:t>aquatic contaminant</w:t>
      </w:r>
      <w:r>
        <w:t xml:space="preserve"> concentrations, land use, secondary production, </w:t>
      </w:r>
      <w:r>
        <w:lastRenderedPageBreak/>
        <w:t>emergence production, metamorphic mortality, and metamorphic contaminant retention (</w:t>
      </w:r>
      <w:r w:rsidR="00CE7E76" w:rsidRPr="00CE7E76">
        <w:rPr>
          <w:b/>
          <w:bCs/>
        </w:rPr>
        <w:t>Fig. 1</w:t>
      </w:r>
      <w:r w:rsidR="00CE7E76">
        <w:t xml:space="preserve">, </w:t>
      </w:r>
      <w:r>
        <w:rPr>
          <w:b/>
        </w:rPr>
        <w:t>Fig. 3)</w:t>
      </w:r>
      <w:r>
        <w:t xml:space="preserve">, and b) potential dietary uptake of nutrients and contaminants by birds given inputs of </w:t>
      </w:r>
      <w:r w:rsidR="00492576">
        <w:t xml:space="preserve">location, </w:t>
      </w:r>
      <w:r w:rsidR="0057657A">
        <w:t>insectivor</w:t>
      </w:r>
      <w:r w:rsidR="00367221">
        <w:t>ous bird</w:t>
      </w:r>
      <w:r w:rsidR="0057657A">
        <w:t xml:space="preserve"> </w:t>
      </w:r>
      <w:r w:rsidR="00D602BC">
        <w:t>species identity</w:t>
      </w:r>
      <w:r>
        <w:t xml:space="preserve">, </w:t>
      </w:r>
      <w:r w:rsidR="00AF6C3F">
        <w:t>population density</w:t>
      </w:r>
      <w:r w:rsidR="00963BCD">
        <w:t xml:space="preserve">, </w:t>
      </w:r>
      <w:r>
        <w:t xml:space="preserve">proportion of aquatic prey in their diet, field metabolic rate, and other factors identified by the working group. </w:t>
      </w:r>
    </w:p>
    <w:p w14:paraId="772B8D66" w14:textId="2E4CB30A" w:rsidR="00653564" w:rsidRDefault="00743C34" w:rsidP="008E152A">
      <w:pPr>
        <w:pBdr>
          <w:top w:val="nil"/>
          <w:left w:val="nil"/>
          <w:bottom w:val="nil"/>
          <w:right w:val="nil"/>
          <w:between w:val="nil"/>
        </w:pBdr>
        <w:ind w:left="360" w:firstLine="360"/>
      </w:pPr>
      <w:r>
        <w:t xml:space="preserve">The first part of this effort will come from an ongoing </w:t>
      </w:r>
      <w:proofErr w:type="spellStart"/>
      <w:r>
        <w:t>AquaS</w:t>
      </w:r>
      <w:r w:rsidR="00762535">
        <w:t>YNC</w:t>
      </w:r>
      <w:proofErr w:type="spellEnd"/>
      <w:r>
        <w:t xml:space="preserve"> synthesis, which produced probabilistic estimates of contaminant flux in aerial insects from earth’s streams and rivers (</w:t>
      </w:r>
      <w:r>
        <w:rPr>
          <w:b/>
        </w:rPr>
        <w:t>Fig. 2, Fig. 3</w:t>
      </w:r>
      <w:r>
        <w:t xml:space="preserve">). As part of this working group, these estimates will be refined to include emergence patterns of individual insect orders (e.g., Diptera, Plecoptera, Ephemeroptera, etc.) and </w:t>
      </w:r>
      <w:r w:rsidR="00ED1603">
        <w:t xml:space="preserve">evaluate </w:t>
      </w:r>
      <w:ins w:id="4" w:author="Wesner, Jeff" w:date="2025-01-31T10:58:00Z" w16du:dateUtc="2025-01-31T16:58:00Z">
        <w:r w:rsidR="00B67C2C">
          <w:t xml:space="preserve">how </w:t>
        </w:r>
      </w:ins>
      <w:r w:rsidR="003C7662">
        <w:t xml:space="preserve">order-level </w:t>
      </w:r>
      <w:r w:rsidR="00A62E76">
        <w:t xml:space="preserve">taxa richness </w:t>
      </w:r>
      <w:r w:rsidR="003C7662">
        <w:t>is</w:t>
      </w:r>
      <w:r>
        <w:t xml:space="preserve"> related to contaminant flux (</w:t>
      </w:r>
      <w:proofErr w:type="spellStart"/>
      <w:r>
        <w:t>AquaSYNC</w:t>
      </w:r>
      <w:proofErr w:type="spellEnd"/>
      <w:r>
        <w:t xml:space="preserve">, </w:t>
      </w:r>
      <w:r>
        <w:rPr>
          <w:b/>
        </w:rPr>
        <w:t>Table 2</w:t>
      </w:r>
      <w:r>
        <w:t xml:space="preserve">). The second part of this effort will occur solely as Powell Center synthesis work and includes modeling the relationships between contaminant and nutrient flux in adult aquatic insects and their dietary uptake into birds (estimated from field metabolic rates and proportion of aquatic insect prey in diet, see </w:t>
      </w:r>
      <w:r>
        <w:rPr>
          <w:b/>
        </w:rPr>
        <w:t>Activity 2</w:t>
      </w:r>
      <w:r>
        <w:t>)</w:t>
      </w:r>
      <w:r w:rsidR="00BA70B3">
        <w:t xml:space="preserve"> using </w:t>
      </w:r>
      <w:r w:rsidR="004C3474">
        <w:t xml:space="preserve">a similar workflow as for aquatic insect contaminant flux </w:t>
      </w:r>
      <w:r w:rsidR="00BA70B3">
        <w:t>(</w:t>
      </w:r>
      <w:r w:rsidR="00BA70B3" w:rsidRPr="004C3474">
        <w:rPr>
          <w:b/>
          <w:bCs/>
        </w:rPr>
        <w:t xml:space="preserve">Fig. </w:t>
      </w:r>
      <w:r w:rsidR="00A430A2">
        <w:rPr>
          <w:b/>
          <w:bCs/>
        </w:rPr>
        <w:t>2</w:t>
      </w:r>
      <w:r w:rsidR="00BA70B3">
        <w:t>)</w:t>
      </w:r>
      <w:r>
        <w:t>.</w:t>
      </w:r>
    </w:p>
    <w:p w14:paraId="0FF44150" w14:textId="4DAB0B34" w:rsidR="00993220" w:rsidRPr="00E13FF3" w:rsidRDefault="00E13FF3" w:rsidP="00E13FF3">
      <w:pPr>
        <w:pBdr>
          <w:top w:val="nil"/>
          <w:left w:val="nil"/>
          <w:bottom w:val="nil"/>
          <w:right w:val="nil"/>
          <w:between w:val="nil"/>
        </w:pBdr>
        <w:ind w:left="360" w:firstLine="450"/>
        <w:rPr>
          <w:b/>
        </w:rPr>
      </w:pPr>
      <w:r>
        <w:rPr>
          <w:b/>
          <w:noProof/>
        </w:rPr>
        <w:drawing>
          <wp:anchor distT="0" distB="0" distL="114300" distR="114300" simplePos="0" relativeHeight="251660288" behindDoc="0" locked="0" layoutInCell="1" allowOverlap="1" wp14:anchorId="5F7DAE0E" wp14:editId="46DD01E1">
            <wp:simplePos x="0" y="0"/>
            <wp:positionH relativeFrom="column">
              <wp:posOffset>165100</wp:posOffset>
            </wp:positionH>
            <wp:positionV relativeFrom="paragraph">
              <wp:posOffset>1853293</wp:posOffset>
            </wp:positionV>
            <wp:extent cx="5943600" cy="3352800"/>
            <wp:effectExtent l="0" t="0" r="0" b="0"/>
            <wp:wrapSquare wrapText="bothSides"/>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943600" cy="3352800"/>
                    </a:xfrm>
                    <a:prstGeom prst="rect">
                      <a:avLst/>
                    </a:prstGeom>
                    <a:ln/>
                  </pic:spPr>
                </pic:pic>
              </a:graphicData>
            </a:graphic>
          </wp:anchor>
        </w:drawing>
      </w:r>
      <w:r w:rsidR="00743C34">
        <w:t>Bayesian models are ideal for these tasks because they naturally incorporate multiple sources of information (</w:t>
      </w:r>
      <w:r w:rsidR="00743C34">
        <w:rPr>
          <w:b/>
        </w:rPr>
        <w:t>Table 2</w:t>
      </w:r>
      <w:r w:rsidR="00743C34">
        <w:t>) using prior probability distributions and/or hierarchical model structures</w:t>
      </w:r>
      <w:r w:rsidR="00ED1603">
        <w:t xml:space="preserve">. They also </w:t>
      </w:r>
      <w:r w:rsidR="00743C34">
        <w:t xml:space="preserve">generate probabilistic estimates of our quantities of interest (e.g., contaminant flux and dietary uptake) that explicitly quantify both central tendency and uncertainty </w:t>
      </w:r>
      <w:r w:rsidR="00C16020">
        <w:fldChar w:fldCharType="begin"/>
      </w:r>
      <w:r w:rsidR="00680EB7">
        <w:instrText xml:space="preserve"> ADDIN EN.CITE &lt;EndNote&gt;&lt;Cite&gt;&lt;Author&gt;Hobbs&lt;/Author&gt;&lt;Year&gt;2015&lt;/Year&gt;&lt;RecNum&gt;2915&lt;/RecNum&gt;&lt;DisplayText&gt;&lt;style face="superscript"&gt;67&lt;/style&gt;&lt;/DisplayText&gt;&lt;record&gt;&lt;rec-number&gt;2915&lt;/rec-number&gt;&lt;foreign-keys&gt;&lt;key app="EN" db-id="er9pfsvf02vseme9rr6x0dsn0dfaa5a2ap0s" timestamp="1737999466"&gt;2915&lt;/key&gt;&lt;/foreign-keys&gt;&lt;ref-type name="Book"&gt;6&lt;/ref-type&gt;&lt;contributors&gt;&lt;authors&gt;&lt;author&gt;Hobbs, N. Thompson&lt;/author&gt;&lt;author&gt;Hooten, Mevin B.&lt;/author&gt;&lt;/authors&gt;&lt;/contributors&gt;&lt;titles&gt;&lt;title&gt;Bayesian Models&lt;/title&gt;&lt;/titles&gt;&lt;dates&gt;&lt;year&gt;2015&lt;/year&gt;&lt;/dates&gt;&lt;isbn&gt;9781400866557&lt;/isbn&gt;&lt;urls&gt;&lt;/urls&gt;&lt;electronic-resource-num&gt;10.1515/9781400866557&lt;/electronic-resource-num&gt;&lt;/record&gt;&lt;/Cite&gt;&lt;/EndNote&gt;</w:instrText>
      </w:r>
      <w:r w:rsidR="00C16020">
        <w:fldChar w:fldCharType="separate"/>
      </w:r>
      <w:r w:rsidR="00680EB7" w:rsidRPr="00680EB7">
        <w:rPr>
          <w:noProof/>
          <w:vertAlign w:val="superscript"/>
        </w:rPr>
        <w:t>67</w:t>
      </w:r>
      <w:r w:rsidR="00C16020">
        <w:fldChar w:fldCharType="end"/>
      </w:r>
      <w:r w:rsidR="00743C34">
        <w:t xml:space="preserve">. The models are mechanistic in that they predict contaminant and nutrient concentrations, flux, and dietary uptake </w:t>
      </w:r>
      <w:r w:rsidR="00CB28C1">
        <w:t xml:space="preserve">based on </w:t>
      </w:r>
      <w:r w:rsidR="004B2EEC">
        <w:t>physical, chemical</w:t>
      </w:r>
      <w:r w:rsidR="00170D1A">
        <w:t>,</w:t>
      </w:r>
      <w:r w:rsidR="004B2EEC">
        <w:t xml:space="preserve"> and ecological </w:t>
      </w:r>
      <w:r w:rsidR="003D218C">
        <w:t xml:space="preserve">properties </w:t>
      </w:r>
      <w:r w:rsidR="00B30681">
        <w:t xml:space="preserve">of the system </w:t>
      </w:r>
      <w:r w:rsidR="008E152A">
        <w:t xml:space="preserve">being modeled </w:t>
      </w:r>
      <w:r w:rsidR="00D622C4">
        <w:fldChar w:fldCharType="begin">
          <w:fldData xml:space="preserve">PEVuZE5vdGU+PENpdGU+PEF1dGhvcj5LcmF1czwvQXV0aG9yPjxZZWFyPjIwMTQ8L1llYXI+PFJl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</w:fldData>
        </w:fldChar>
      </w:r>
      <w:r w:rsidR="003E295F">
        <w:instrText xml:space="preserve"> ADDIN EN.CITE </w:instrText>
      </w:r>
      <w:r w:rsidR="003E295F">
        <w:fldChar w:fldCharType="begin">
          <w:fldData xml:space="preserve">PEVuZE5vdGU+PENpdGU+PEF1dGhvcj5LcmF1czwvQXV0aG9yPjxZZWFyPjIwMTQ8L1llYXI+PFJl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</w:fldData>
        </w:fldChar>
      </w:r>
      <w:r w:rsidR="003E295F">
        <w:instrText xml:space="preserve"> ADDIN EN.CITE.DATA </w:instrText>
      </w:r>
      <w:r w:rsidR="003E295F">
        <w:fldChar w:fldCharType="end"/>
      </w:r>
      <w:r w:rsidR="00D622C4">
        <w:fldChar w:fldCharType="separate"/>
      </w:r>
      <w:r w:rsidR="003E295F" w:rsidRPr="003E295F">
        <w:rPr>
          <w:noProof/>
          <w:vertAlign w:val="superscript"/>
        </w:rPr>
        <w:t>44,68-70</w:t>
      </w:r>
      <w:r w:rsidR="00D622C4">
        <w:fldChar w:fldCharType="end"/>
      </w:r>
      <w:r w:rsidR="00743C34">
        <w:t xml:space="preserve">. </w:t>
      </w:r>
      <w:r w:rsidR="00AC1815">
        <w:t>For aquatic insect contaminant flux, w</w:t>
      </w:r>
      <w:r w:rsidR="00743C34">
        <w:t>e made these predictions spatially explicit by projecting them onto digital flowlines/watersheds to generate contaminant flux maps (</w:t>
      </w:r>
      <w:r w:rsidR="00743C34">
        <w:rPr>
          <w:b/>
        </w:rPr>
        <w:t>Fig. 3</w:t>
      </w:r>
      <w:r w:rsidR="00743C34">
        <w:t xml:space="preserve">) and will do the same </w:t>
      </w:r>
      <w:r w:rsidR="006A509F">
        <w:t xml:space="preserve">here </w:t>
      </w:r>
      <w:r w:rsidR="00743C34">
        <w:t xml:space="preserve">to produce insectivore risk maps (see </w:t>
      </w:r>
      <w:r w:rsidR="00743C34">
        <w:rPr>
          <w:b/>
        </w:rPr>
        <w:t>Activity 2</w:t>
      </w:r>
      <w:r w:rsidR="00743C34">
        <w:t xml:space="preserve">). </w:t>
      </w:r>
    </w:p>
    <w:p w14:paraId="0793B0F5" w14:textId="77777777" w:rsidR="00E4226F" w:rsidRDefault="00E4226F" w:rsidP="00E4226F">
      <w:pPr>
        <w:ind w:firstLine="0"/>
        <w:rPr>
          <w:b/>
        </w:rPr>
      </w:pPr>
    </w:p>
    <w:p w14:paraId="719CE384" w14:textId="77777777" w:rsidR="00247C1C" w:rsidRDefault="00247C1C" w:rsidP="00E4226F">
      <w:pPr>
        <w:ind w:firstLine="0"/>
        <w:rPr>
          <w:b/>
        </w:rPr>
      </w:pPr>
    </w:p>
    <w:p w14:paraId="2482C90F" w14:textId="77777777" w:rsidR="00247C1C" w:rsidRDefault="00247C1C" w:rsidP="00E4226F">
      <w:pPr>
        <w:ind w:firstLine="0"/>
        <w:rPr>
          <w:b/>
        </w:rPr>
      </w:pPr>
    </w:p>
    <w:p w14:paraId="5AF4CA5C" w14:textId="4370D73B" w:rsidR="00247C1C" w:rsidRDefault="00247C1C" w:rsidP="00E4226F">
      <w:pPr>
        <w:ind w:firstLine="0"/>
        <w:rPr>
          <w:b/>
        </w:rPr>
      </w:pPr>
      <w:r>
        <w:rPr>
          <w:b/>
          <w:noProof/>
        </w:rPr>
        <w:lastRenderedPageBreak/>
        <w:drawing>
          <wp:anchor distT="0" distB="0" distL="114300" distR="114300" simplePos="0" relativeHeight="251662336" behindDoc="0" locked="0" layoutInCell="1" allowOverlap="1" wp14:anchorId="34A51EFE" wp14:editId="5AFDC754">
            <wp:simplePos x="0" y="0"/>
            <wp:positionH relativeFrom="margin">
              <wp:align>right</wp:align>
            </wp:positionH>
            <wp:positionV relativeFrom="paragraph">
              <wp:posOffset>907</wp:posOffset>
            </wp:positionV>
            <wp:extent cx="5943600" cy="3454400"/>
            <wp:effectExtent l="0" t="0" r="0" b="0"/>
            <wp:wrapSquare wrapText="bothSides"/>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943600" cy="3454400"/>
                    </a:xfrm>
                    <a:prstGeom prst="rect">
                      <a:avLst/>
                    </a:prstGeom>
                    <a:ln/>
                  </pic:spPr>
                </pic:pic>
              </a:graphicData>
            </a:graphic>
          </wp:anchor>
        </w:drawing>
      </w:r>
    </w:p>
    <w:p w14:paraId="57651BBC" w14:textId="02604CD9" w:rsidR="00642720" w:rsidRDefault="00E4226F" w:rsidP="00E4226F">
      <w:pPr>
        <w:ind w:firstLine="0"/>
      </w:pPr>
      <w:r>
        <w:rPr>
          <w:b/>
        </w:rPr>
        <w:t>Table 2.</w:t>
      </w:r>
      <w:r>
        <w:t xml:space="preserve"> Databases for extraction and synthesis that will inform the Bayesian and spatial vulnerability </w:t>
      </w:r>
      <w:r w:rsidR="0044102A">
        <w:t xml:space="preserve">assessment </w:t>
      </w:r>
      <w:r>
        <w:t xml:space="preserve">models </w:t>
      </w:r>
      <w:r w:rsidR="00A430A2">
        <w:t xml:space="preserve">(i.e., risk maps) </w:t>
      </w:r>
      <w:r>
        <w:t>of diet-mediated contaminant risk to aerial insectivores across the conterminous U.S. and Europe. Data types represent example variables within each dataset that will be extracted when synthesizing data.</w:t>
      </w:r>
    </w:p>
    <w:p w14:paraId="3F95ED28" w14:textId="169A17F0" w:rsidR="00743C34" w:rsidRPr="00E4226F" w:rsidRDefault="00743C34" w:rsidP="00DF207B">
      <w:pPr>
        <w:spacing w:before="240" w:after="240"/>
        <w:ind w:firstLine="0"/>
        <w:rPr>
          <w:sz w:val="8"/>
          <w:szCs w:val="8"/>
        </w:rPr>
      </w:pPr>
    </w:p>
    <w:tbl>
      <w:tblPr>
        <w:tblStyle w:val="ac"/>
        <w:tblW w:w="8910" w:type="dxa"/>
        <w:tblBorders>
          <w:top w:val="nil"/>
          <w:left w:val="nil"/>
          <w:bottom w:val="nil"/>
          <w:right w:val="nil"/>
          <w:insideH w:val="nil"/>
          <w:insideV w:val="nil"/>
        </w:tblBorders>
        <w:tblLayout w:type="fixed"/>
        <w:tblCellMar>
          <w:left w:w="108" w:type="dxa"/>
          <w:right w:w="108" w:type="dxa"/>
        </w:tblCellMar>
        <w:tblLook w:val="0600" w:firstRow="0" w:lastRow="0" w:firstColumn="0" w:lastColumn="0" w:noHBand="1" w:noVBand="1"/>
      </w:tblPr>
      <w:tblGrid>
        <w:gridCol w:w="6300"/>
        <w:gridCol w:w="2610"/>
      </w:tblGrid>
      <w:tr w:rsidR="00C97C66" w14:paraId="7743EACC" w14:textId="77777777" w:rsidTr="00E4226F">
        <w:trPr>
          <w:tblHeader/>
        </w:trPr>
        <w:tc>
          <w:tcPr>
            <w:tcW w:w="6300" w:type="dxa"/>
            <w:tcBorders>
              <w:top w:val="single" w:sz="12" w:space="0" w:color="000000"/>
              <w:bottom w:val="single" w:sz="12" w:space="0" w:color="000000"/>
            </w:tcBorders>
            <w:tcMar>
              <w:top w:w="0" w:type="dxa"/>
              <w:left w:w="0" w:type="dxa"/>
              <w:bottom w:w="0" w:type="dxa"/>
              <w:right w:w="0" w:type="dxa"/>
            </w:tcMar>
            <w:vAlign w:val="center"/>
          </w:tcPr>
          <w:p w14:paraId="02CD3E07" w14:textId="26DF52C4" w:rsidR="00C97C66" w:rsidRDefault="00C97C66" w:rsidP="00C97C66">
            <w:pPr>
              <w:ind w:firstLine="0"/>
              <w:rPr>
                <w:b/>
              </w:rPr>
            </w:pPr>
            <w:r>
              <w:rPr>
                <w:b/>
              </w:rPr>
              <w:t>Database Description</w:t>
            </w:r>
          </w:p>
        </w:tc>
        <w:tc>
          <w:tcPr>
            <w:tcW w:w="2610" w:type="dxa"/>
            <w:tcBorders>
              <w:top w:val="single" w:sz="12" w:space="0" w:color="000000"/>
              <w:bottom w:val="single" w:sz="12" w:space="0" w:color="000000"/>
            </w:tcBorders>
            <w:tcMar>
              <w:top w:w="0" w:type="dxa"/>
              <w:bottom w:w="0" w:type="dxa"/>
            </w:tcMar>
            <w:vAlign w:val="center"/>
          </w:tcPr>
          <w:p w14:paraId="16D15203" w14:textId="6076EEA9" w:rsidR="00C97C66" w:rsidRDefault="00C97C66" w:rsidP="00C97C66">
            <w:pPr>
              <w:ind w:firstLine="0"/>
              <w:rPr>
                <w:b/>
              </w:rPr>
            </w:pPr>
            <w:r>
              <w:rPr>
                <w:b/>
              </w:rPr>
              <w:t>Data Types</w:t>
            </w:r>
          </w:p>
        </w:tc>
      </w:tr>
      <w:tr w:rsidR="00C97C66" w14:paraId="70DC5976" w14:textId="77777777" w:rsidTr="00C97C66">
        <w:tc>
          <w:tcPr>
            <w:tcW w:w="6300" w:type="dxa"/>
            <w:tcBorders>
              <w:top w:val="single" w:sz="12" w:space="0" w:color="000000"/>
              <w:bottom w:val="single" w:sz="4" w:space="0" w:color="000000"/>
            </w:tcBorders>
            <w:tcMar>
              <w:top w:w="0" w:type="dxa"/>
              <w:left w:w="0" w:type="dxa"/>
              <w:bottom w:w="0" w:type="dxa"/>
              <w:right w:w="0" w:type="dxa"/>
            </w:tcMar>
            <w:vAlign w:val="center"/>
          </w:tcPr>
          <w:p w14:paraId="70DC5974" w14:textId="77777777" w:rsidR="00C97C66" w:rsidRDefault="00C97C66" w:rsidP="00C97C66">
            <w:pPr>
              <w:ind w:firstLine="0"/>
              <w:rPr>
                <w:b/>
              </w:rPr>
            </w:pPr>
            <w:r>
              <w:rPr>
                <w:b/>
              </w:rPr>
              <w:t>Stream and Water Quality Databases</w:t>
            </w:r>
          </w:p>
        </w:tc>
        <w:tc>
          <w:tcPr>
            <w:tcW w:w="2610" w:type="dxa"/>
            <w:tcBorders>
              <w:top w:val="single" w:sz="12" w:space="0" w:color="000000"/>
              <w:bottom w:val="single" w:sz="4" w:space="0" w:color="000000"/>
            </w:tcBorders>
            <w:tcMar>
              <w:top w:w="0" w:type="dxa"/>
              <w:bottom w:w="0" w:type="dxa"/>
            </w:tcMar>
            <w:vAlign w:val="center"/>
          </w:tcPr>
          <w:p w14:paraId="70DC5975" w14:textId="77777777" w:rsidR="00C97C66" w:rsidRDefault="00C97C66" w:rsidP="00C97C66">
            <w:pPr>
              <w:ind w:firstLine="0"/>
              <w:rPr>
                <w:b/>
              </w:rPr>
            </w:pPr>
          </w:p>
        </w:tc>
      </w:tr>
      <w:tr w:rsidR="00C97C66" w14:paraId="70DC5980" w14:textId="77777777" w:rsidTr="00C97C66">
        <w:tc>
          <w:tcPr>
            <w:tcW w:w="6300" w:type="dxa"/>
            <w:tcBorders>
              <w:top w:val="single" w:sz="4" w:space="0" w:color="999999"/>
              <w:bottom w:val="single" w:sz="4" w:space="0" w:color="999999"/>
            </w:tcBorders>
            <w:tcMar>
              <w:top w:w="0" w:type="dxa"/>
              <w:bottom w:w="0" w:type="dxa"/>
            </w:tcMar>
            <w:vAlign w:val="center"/>
          </w:tcPr>
          <w:p w14:paraId="70DC5977" w14:textId="77777777" w:rsidR="00C97C66" w:rsidRDefault="00C97C66" w:rsidP="00C97C66">
            <w:pPr>
              <w:ind w:hanging="90"/>
              <w:rPr>
                <w:i/>
              </w:rPr>
            </w:pPr>
            <w:proofErr w:type="spellStart"/>
            <w:r>
              <w:rPr>
                <w:i/>
              </w:rPr>
              <w:t>AquaSYNC</w:t>
            </w:r>
            <w:proofErr w:type="spellEnd"/>
            <w:r>
              <w:rPr>
                <w:i/>
              </w:rPr>
              <w:t xml:space="preserve"> - Geospatial Predictor Variables</w:t>
            </w:r>
          </w:p>
          <w:p w14:paraId="70DC5978" w14:textId="2404F8AE" w:rsidR="00C97C66" w:rsidRDefault="00C97C66" w:rsidP="00C97C66">
            <w:pPr>
              <w:ind w:firstLine="0"/>
            </w:pPr>
            <w:r>
              <w:t>24 distinct geospatial predictors of water quality including geological (e.g. bulk density, soil pH), meteorological (e.g. rainfall erosivity, precipitation), hydrological (e.g. Strahler order, catchment size), topological (e.g. terrain slope), land-use (e.g. crop intensity, mining footprint) and others.</w:t>
            </w:r>
          </w:p>
          <w:p w14:paraId="70DC5979" w14:textId="77777777" w:rsidR="00C97C66" w:rsidRDefault="00C97C66" w:rsidP="00C97C66">
            <w:pPr>
              <w:ind w:left="90" w:firstLine="0"/>
              <w:rPr>
                <w:i/>
              </w:rPr>
            </w:pPr>
            <w:r>
              <w:t xml:space="preserve">These data were extracted from the following data: </w:t>
            </w:r>
            <w:r>
              <w:rPr>
                <w:i/>
              </w:rPr>
              <w:t xml:space="preserve">HydroRivers / </w:t>
            </w:r>
            <w:proofErr w:type="spellStart"/>
            <w:r>
              <w:rPr>
                <w:i/>
              </w:rPr>
              <w:t>HydroBasins</w:t>
            </w:r>
            <w:proofErr w:type="spellEnd"/>
            <w:r>
              <w:rPr>
                <w:i/>
              </w:rPr>
              <w:t xml:space="preserve"> / </w:t>
            </w:r>
            <w:proofErr w:type="spellStart"/>
            <w:r>
              <w:rPr>
                <w:i/>
              </w:rPr>
              <w:t>HydroLakes</w:t>
            </w:r>
            <w:proofErr w:type="spellEnd"/>
            <w:r>
              <w:rPr>
                <w:i/>
              </w:rPr>
              <w:t xml:space="preserve"> (version 1.0.1</w:t>
            </w:r>
            <w:proofErr w:type="gramStart"/>
            <w:r>
              <w:rPr>
                <w:i/>
              </w:rPr>
              <w:t>);</w:t>
            </w:r>
            <w:proofErr w:type="gramEnd"/>
          </w:p>
          <w:p w14:paraId="70DC597A" w14:textId="77777777" w:rsidR="00C97C66" w:rsidRDefault="00C97C66" w:rsidP="00C97C66">
            <w:pPr>
              <w:ind w:firstLine="90"/>
              <w:rPr>
                <w:i/>
              </w:rPr>
            </w:pPr>
            <w:hyperlink r:id="rId16">
              <w:r>
                <w:rPr>
                  <w:i/>
                  <w:color w:val="1155CC"/>
                  <w:u w:val="single"/>
                </w:rPr>
                <w:t>https://www.hydrosheds.org/</w:t>
              </w:r>
            </w:hyperlink>
          </w:p>
          <w:p w14:paraId="70DC597B" w14:textId="77777777" w:rsidR="00C97C66" w:rsidRDefault="00C97C66" w:rsidP="00C97C66">
            <w:pPr>
              <w:ind w:firstLine="90"/>
              <w:rPr>
                <w:i/>
              </w:rPr>
            </w:pPr>
            <w:r>
              <w:rPr>
                <w:i/>
              </w:rPr>
              <w:t>EEA Catchments and Rivers Network System (ECRINS v1.2)</w:t>
            </w:r>
          </w:p>
          <w:p w14:paraId="70DC597C" w14:textId="77777777" w:rsidR="00C97C66" w:rsidRDefault="00C97C66" w:rsidP="00C97C66">
            <w:pPr>
              <w:ind w:firstLine="90"/>
              <w:rPr>
                <w:i/>
              </w:rPr>
            </w:pPr>
            <w:hyperlink r:id="rId17">
              <w:r>
                <w:rPr>
                  <w:i/>
                  <w:color w:val="1155CC"/>
                  <w:u w:val="single"/>
                </w:rPr>
                <w:t>bit.ly/4apVX91</w:t>
              </w:r>
            </w:hyperlink>
          </w:p>
          <w:p w14:paraId="70DC597D" w14:textId="77777777" w:rsidR="00C97C66" w:rsidRDefault="00C97C66" w:rsidP="00C97C66">
            <w:pPr>
              <w:ind w:firstLine="90"/>
              <w:rPr>
                <w:i/>
              </w:rPr>
            </w:pPr>
            <w:r>
              <w:rPr>
                <w:i/>
              </w:rPr>
              <w:t xml:space="preserve">National Hydrography Dataset Version 2 (NHDPlusV2) </w:t>
            </w:r>
          </w:p>
          <w:p w14:paraId="70DC597E" w14:textId="77777777" w:rsidR="00C97C66" w:rsidRDefault="00C97C66" w:rsidP="00C97C66">
            <w:pPr>
              <w:ind w:firstLine="90"/>
              <w:rPr>
                <w:i/>
              </w:rPr>
            </w:pPr>
            <w:hyperlink r:id="rId18">
              <w:r>
                <w:rPr>
                  <w:i/>
                  <w:color w:val="1155CC"/>
                  <w:u w:val="single"/>
                </w:rPr>
                <w:t>https://bit.ly/40gbNyn</w:t>
              </w:r>
            </w:hyperlink>
          </w:p>
        </w:tc>
        <w:tc>
          <w:tcPr>
            <w:tcW w:w="2610" w:type="dxa"/>
            <w:tcBorders>
              <w:top w:val="single" w:sz="4" w:space="0" w:color="999999"/>
              <w:bottom w:val="single" w:sz="4" w:space="0" w:color="999999"/>
            </w:tcBorders>
            <w:tcMar>
              <w:top w:w="0" w:type="dxa"/>
              <w:bottom w:w="0" w:type="dxa"/>
            </w:tcMar>
            <w:vAlign w:val="center"/>
          </w:tcPr>
          <w:p w14:paraId="70DC597F" w14:textId="77777777" w:rsidR="00C97C66" w:rsidRDefault="00C97C66" w:rsidP="00C97C66">
            <w:pPr>
              <w:ind w:firstLine="0"/>
            </w:pPr>
            <w:r>
              <w:t>Global surface area of flowing water based on sub-basins.</w:t>
            </w:r>
          </w:p>
        </w:tc>
      </w:tr>
      <w:tr w:rsidR="00C97C66" w14:paraId="70DC5989" w14:textId="77777777" w:rsidTr="00C97C66">
        <w:tc>
          <w:tcPr>
            <w:tcW w:w="6300" w:type="dxa"/>
            <w:tcBorders>
              <w:top w:val="single" w:sz="4" w:space="0" w:color="999999"/>
              <w:bottom w:val="single" w:sz="4" w:space="0" w:color="000000"/>
            </w:tcBorders>
            <w:tcMar>
              <w:top w:w="0" w:type="dxa"/>
              <w:bottom w:w="0" w:type="dxa"/>
            </w:tcMar>
            <w:vAlign w:val="center"/>
          </w:tcPr>
          <w:p w14:paraId="70DC5981" w14:textId="0886D95F" w:rsidR="00C97C66" w:rsidRDefault="00C97C66" w:rsidP="00C97C66">
            <w:pPr>
              <w:ind w:hanging="90"/>
            </w:pPr>
            <w:proofErr w:type="spellStart"/>
            <w:r>
              <w:rPr>
                <w:i/>
              </w:rPr>
              <w:t>AquaSYNC</w:t>
            </w:r>
            <w:proofErr w:type="spellEnd"/>
            <w:r>
              <w:rPr>
                <w:i/>
              </w:rPr>
              <w:t xml:space="preserve"> - Global Aqueous Concentration Modeling </w:t>
            </w:r>
            <w:r>
              <w:t>Aquatic contaminant concentration modelling ultimately leveraged 24 distinct geospatial predictors to produce spatiotemporally comprehensive contaminant occurrence and concentration estimates in global surface waters. These data were extracted from the following databases and modelled:</w:t>
            </w:r>
          </w:p>
          <w:p w14:paraId="70DC5982" w14:textId="77777777" w:rsidR="00C97C66" w:rsidRDefault="00C97C66" w:rsidP="00C97C66">
            <w:pPr>
              <w:ind w:firstLine="90"/>
              <w:rPr>
                <w:i/>
              </w:rPr>
            </w:pPr>
            <w:r>
              <w:lastRenderedPageBreak/>
              <w:t xml:space="preserve">US - </w:t>
            </w:r>
            <w:r>
              <w:rPr>
                <w:i/>
              </w:rPr>
              <w:t xml:space="preserve">Water Quality </w:t>
            </w:r>
            <w:proofErr w:type="gramStart"/>
            <w:r>
              <w:rPr>
                <w:i/>
              </w:rPr>
              <w:t>Portal;</w:t>
            </w:r>
            <w:proofErr w:type="gramEnd"/>
            <w:r>
              <w:rPr>
                <w:i/>
              </w:rPr>
              <w:t xml:space="preserve"> </w:t>
            </w:r>
          </w:p>
          <w:p w14:paraId="70DC5983" w14:textId="77777777" w:rsidR="00C97C66" w:rsidRDefault="00C97C66" w:rsidP="00C97C66">
            <w:pPr>
              <w:ind w:firstLine="90"/>
              <w:rPr>
                <w:i/>
              </w:rPr>
            </w:pPr>
            <w:hyperlink r:id="rId19">
              <w:r>
                <w:rPr>
                  <w:i/>
                  <w:color w:val="1155CC"/>
                  <w:u w:val="single"/>
                </w:rPr>
                <w:t>https://www.waterqualitydata.us/</w:t>
              </w:r>
            </w:hyperlink>
          </w:p>
          <w:p w14:paraId="70DC5984" w14:textId="77777777" w:rsidR="00C97C66" w:rsidRDefault="00C97C66" w:rsidP="00C97C66">
            <w:pPr>
              <w:ind w:firstLine="90"/>
              <w:rPr>
                <w:i/>
              </w:rPr>
            </w:pPr>
            <w:r>
              <w:rPr>
                <w:i/>
              </w:rPr>
              <w:t xml:space="preserve">EU - </w:t>
            </w:r>
            <w:proofErr w:type="spellStart"/>
            <w:r>
              <w:rPr>
                <w:i/>
              </w:rPr>
              <w:t>Waterbase</w:t>
            </w:r>
            <w:proofErr w:type="spellEnd"/>
            <w:r>
              <w:rPr>
                <w:i/>
              </w:rPr>
              <w:t xml:space="preserve"> v2023 (WISE6</w:t>
            </w:r>
            <w:proofErr w:type="gramStart"/>
            <w:r>
              <w:rPr>
                <w:i/>
              </w:rPr>
              <w:t>);</w:t>
            </w:r>
            <w:proofErr w:type="gramEnd"/>
            <w:r>
              <w:rPr>
                <w:i/>
              </w:rPr>
              <w:t xml:space="preserve"> </w:t>
            </w:r>
          </w:p>
          <w:p w14:paraId="70DC5985" w14:textId="77777777" w:rsidR="00C97C66" w:rsidRDefault="00C97C66" w:rsidP="00C97C66">
            <w:pPr>
              <w:ind w:firstLine="90"/>
              <w:rPr>
                <w:i/>
              </w:rPr>
            </w:pPr>
            <w:hyperlink r:id="rId20">
              <w:r>
                <w:rPr>
                  <w:i/>
                  <w:color w:val="1155CC"/>
                  <w:u w:val="single"/>
                </w:rPr>
                <w:t>https://bit.ly/42bBVgj</w:t>
              </w:r>
            </w:hyperlink>
          </w:p>
          <w:p w14:paraId="70DC5986" w14:textId="77777777" w:rsidR="00C97C66" w:rsidRDefault="00C97C66" w:rsidP="00C97C66">
            <w:pPr>
              <w:ind w:firstLine="90"/>
              <w:rPr>
                <w:i/>
              </w:rPr>
            </w:pPr>
            <w:r>
              <w:rPr>
                <w:i/>
              </w:rPr>
              <w:t>UNEP GEMS - Global Freshwater Quality Archive</w:t>
            </w:r>
          </w:p>
          <w:p w14:paraId="70DC5987" w14:textId="77777777" w:rsidR="00C97C66" w:rsidRDefault="00C97C66" w:rsidP="00C97C66">
            <w:pPr>
              <w:ind w:firstLine="90"/>
              <w:rPr>
                <w:i/>
              </w:rPr>
            </w:pPr>
            <w:hyperlink r:id="rId21">
              <w:r>
                <w:rPr>
                  <w:i/>
                  <w:color w:val="1155CC"/>
                  <w:u w:val="single"/>
                </w:rPr>
                <w:t>https://zenodo.org/records/13881900</w:t>
              </w:r>
            </w:hyperlink>
          </w:p>
        </w:tc>
        <w:tc>
          <w:tcPr>
            <w:tcW w:w="2610" w:type="dxa"/>
            <w:tcBorders>
              <w:top w:val="single" w:sz="4" w:space="0" w:color="999999"/>
              <w:bottom w:val="single" w:sz="4" w:space="0" w:color="000000"/>
            </w:tcBorders>
            <w:tcMar>
              <w:top w:w="0" w:type="dxa"/>
              <w:bottom w:w="0" w:type="dxa"/>
            </w:tcMar>
            <w:vAlign w:val="center"/>
          </w:tcPr>
          <w:p w14:paraId="70DC5988" w14:textId="69ADBEE1" w:rsidR="00C97C66" w:rsidRDefault="00C97C66" w:rsidP="00C97C66">
            <w:pPr>
              <w:ind w:firstLine="0"/>
            </w:pPr>
            <w:r>
              <w:lastRenderedPageBreak/>
              <w:t xml:space="preserve">Continental </w:t>
            </w:r>
            <w:r w:rsidR="007C102B">
              <w:t>or</w:t>
            </w:r>
            <w:r>
              <w:t xml:space="preserve"> global dissolved concentrations of contaminants in running freshwater</w:t>
            </w:r>
          </w:p>
        </w:tc>
      </w:tr>
      <w:tr w:rsidR="00C97C66" w14:paraId="70DC598C" w14:textId="77777777" w:rsidTr="00C97C66">
        <w:tc>
          <w:tcPr>
            <w:tcW w:w="6300" w:type="dxa"/>
            <w:tcBorders>
              <w:top w:val="single" w:sz="4" w:space="0" w:color="000000"/>
              <w:bottom w:val="single" w:sz="4" w:space="0" w:color="auto"/>
            </w:tcBorders>
            <w:tcMar>
              <w:top w:w="0" w:type="dxa"/>
              <w:bottom w:w="0" w:type="dxa"/>
            </w:tcMar>
            <w:vAlign w:val="center"/>
          </w:tcPr>
          <w:p w14:paraId="70DC598A" w14:textId="77777777" w:rsidR="00C97C66" w:rsidRDefault="00C97C66" w:rsidP="00C97C66">
            <w:pPr>
              <w:ind w:left="-90" w:firstLine="0"/>
              <w:rPr>
                <w:b/>
              </w:rPr>
            </w:pPr>
            <w:r>
              <w:rPr>
                <w:b/>
              </w:rPr>
              <w:t>Aquatic Insect Contaminant Flux Estimates</w:t>
            </w:r>
          </w:p>
        </w:tc>
        <w:tc>
          <w:tcPr>
            <w:tcW w:w="2610" w:type="dxa"/>
            <w:tcBorders>
              <w:top w:val="single" w:sz="4" w:space="0" w:color="000000"/>
              <w:bottom w:val="single" w:sz="4" w:space="0" w:color="auto"/>
            </w:tcBorders>
            <w:tcMar>
              <w:top w:w="0" w:type="dxa"/>
              <w:bottom w:w="0" w:type="dxa"/>
            </w:tcMar>
            <w:vAlign w:val="center"/>
          </w:tcPr>
          <w:p w14:paraId="70DC598B" w14:textId="77777777" w:rsidR="00C97C66" w:rsidRDefault="00C97C66" w:rsidP="00C97C66">
            <w:pPr>
              <w:ind w:firstLine="0"/>
            </w:pPr>
          </w:p>
        </w:tc>
      </w:tr>
      <w:tr w:rsidR="00C97C66" w14:paraId="70DC5999" w14:textId="77777777" w:rsidTr="00C97C66">
        <w:tc>
          <w:tcPr>
            <w:tcW w:w="6300" w:type="dxa"/>
            <w:tcBorders>
              <w:top w:val="single" w:sz="4" w:space="0" w:color="auto"/>
              <w:bottom w:val="single" w:sz="4" w:space="0" w:color="000000"/>
            </w:tcBorders>
            <w:tcMar>
              <w:top w:w="0" w:type="dxa"/>
              <w:bottom w:w="0" w:type="dxa"/>
            </w:tcMar>
          </w:tcPr>
          <w:p w14:paraId="70DC598D" w14:textId="77777777" w:rsidR="00C97C66" w:rsidRDefault="00C97C66" w:rsidP="00C97C66">
            <w:pPr>
              <w:ind w:firstLine="0"/>
              <w:rPr>
                <w:i/>
              </w:rPr>
            </w:pPr>
            <w:proofErr w:type="spellStart"/>
            <w:r>
              <w:rPr>
                <w:i/>
              </w:rPr>
              <w:t>AquaSYNC</w:t>
            </w:r>
            <w:proofErr w:type="spellEnd"/>
            <w:r>
              <w:rPr>
                <w:i/>
              </w:rPr>
              <w:t xml:space="preserve"> - Mapping </w:t>
            </w:r>
            <w:proofErr w:type="gramStart"/>
            <w:r>
              <w:rPr>
                <w:i/>
              </w:rPr>
              <w:t>Biologically-Mediated</w:t>
            </w:r>
            <w:proofErr w:type="gramEnd"/>
            <w:r>
              <w:rPr>
                <w:i/>
              </w:rPr>
              <w:t xml:space="preserve"> Movements Of Chemical Contaminants From Freshwaters To Land</w:t>
            </w:r>
          </w:p>
          <w:p w14:paraId="70DC598E" w14:textId="77777777" w:rsidR="00C97C66" w:rsidRDefault="00C97C66" w:rsidP="00C97C66">
            <w:pPr>
              <w:ind w:firstLine="0"/>
            </w:pPr>
            <w:r>
              <w:t>Collaborative effort to estimate the spatially explicit fluxes of nutrients and contaminants by adult aquatic insects globally.</w:t>
            </w:r>
          </w:p>
          <w:p w14:paraId="70DC598F" w14:textId="77777777" w:rsidR="00C97C66" w:rsidRDefault="00C97C66" w:rsidP="00C97C66">
            <w:pPr>
              <w:ind w:firstLine="0"/>
            </w:pPr>
          </w:p>
          <w:p w14:paraId="70DC5990" w14:textId="77777777" w:rsidR="00C97C66" w:rsidRDefault="00C97C66" w:rsidP="00C97C66">
            <w:pPr>
              <w:ind w:firstLine="0"/>
            </w:pPr>
          </w:p>
          <w:p w14:paraId="70DC5991" w14:textId="77777777" w:rsidR="00C97C66" w:rsidRDefault="00C97C66" w:rsidP="00C97C66">
            <w:pPr>
              <w:ind w:firstLine="0"/>
            </w:pPr>
            <w:r>
              <w:t xml:space="preserve">These data were extracted from </w:t>
            </w:r>
            <w:proofErr w:type="gramStart"/>
            <w:r>
              <w:t>the literature</w:t>
            </w:r>
            <w:proofErr w:type="gramEnd"/>
            <w:r>
              <w:t xml:space="preserve"> and modelled.</w:t>
            </w:r>
          </w:p>
        </w:tc>
        <w:tc>
          <w:tcPr>
            <w:tcW w:w="2610" w:type="dxa"/>
            <w:tcBorders>
              <w:top w:val="single" w:sz="4" w:space="0" w:color="auto"/>
              <w:bottom w:val="single" w:sz="4" w:space="0" w:color="000000"/>
            </w:tcBorders>
            <w:tcMar>
              <w:top w:w="0" w:type="dxa"/>
              <w:bottom w:w="0" w:type="dxa"/>
            </w:tcMar>
            <w:vAlign w:val="center"/>
          </w:tcPr>
          <w:p w14:paraId="70DC5992" w14:textId="77777777" w:rsidR="00C97C66" w:rsidRDefault="00C97C66" w:rsidP="00C97C66">
            <w:pPr>
              <w:ind w:firstLine="0"/>
            </w:pPr>
            <w:r>
              <w:t>Global annual fluxes of contaminants in adult aquatic insects (kg contaminant/ watershed/yr)</w:t>
            </w:r>
          </w:p>
          <w:p w14:paraId="70DC5993" w14:textId="77777777" w:rsidR="00C97C66" w:rsidRDefault="00C97C66" w:rsidP="00C97C66">
            <w:pPr>
              <w:ind w:firstLine="0"/>
            </w:pPr>
          </w:p>
          <w:p w14:paraId="70DC5994" w14:textId="77777777" w:rsidR="00C97C66" w:rsidRDefault="00C97C66" w:rsidP="00C97C66">
            <w:pPr>
              <w:ind w:firstLine="0"/>
            </w:pPr>
            <w:r>
              <w:t>Global annual aquatic insect emergence (kg insect/watershed/yr)</w:t>
            </w:r>
          </w:p>
          <w:p w14:paraId="70DC5995" w14:textId="77777777" w:rsidR="00C97C66" w:rsidRDefault="00C97C66" w:rsidP="00C97C66">
            <w:pPr>
              <w:ind w:firstLine="0"/>
            </w:pPr>
          </w:p>
          <w:p w14:paraId="70DC5996" w14:textId="182F4ABE" w:rsidR="00C97C66" w:rsidRDefault="00C97C66" w:rsidP="00C97C66">
            <w:pPr>
              <w:ind w:firstLine="0"/>
            </w:pPr>
            <w:r>
              <w:t xml:space="preserve">Relationships between adult </w:t>
            </w:r>
            <w:proofErr w:type="gramStart"/>
            <w:r>
              <w:t>insect</w:t>
            </w:r>
            <w:proofErr w:type="gramEnd"/>
            <w:r>
              <w:t xml:space="preserve"> (</w:t>
            </w:r>
            <w:proofErr w:type="spellStart"/>
            <w:r>
              <w:t>μg</w:t>
            </w:r>
            <w:proofErr w:type="spellEnd"/>
            <w:r>
              <w:t>/g) and aquatic contaminant concentrations (</w:t>
            </w:r>
            <w:proofErr w:type="spellStart"/>
            <w:r>
              <w:t>μg</w:t>
            </w:r>
            <w:proofErr w:type="spellEnd"/>
            <w:r>
              <w:t>/L)</w:t>
            </w:r>
          </w:p>
          <w:p w14:paraId="70DC5997" w14:textId="77777777" w:rsidR="00C97C66" w:rsidRDefault="00C97C66" w:rsidP="00C97C66">
            <w:pPr>
              <w:ind w:firstLine="0"/>
            </w:pPr>
          </w:p>
          <w:p w14:paraId="70DC5998" w14:textId="77777777" w:rsidR="00C97C66" w:rsidRDefault="00C97C66" w:rsidP="00C97C66">
            <w:pPr>
              <w:ind w:firstLine="0"/>
            </w:pPr>
            <w:r>
              <w:t>N, P, PUFA in adult aquatic insects (mg/g)</w:t>
            </w:r>
          </w:p>
        </w:tc>
      </w:tr>
      <w:tr w:rsidR="00C97C66" w14:paraId="70DC599C" w14:textId="77777777" w:rsidTr="00C97C66">
        <w:tc>
          <w:tcPr>
            <w:tcW w:w="6300" w:type="dxa"/>
            <w:tcBorders>
              <w:top w:val="single" w:sz="4" w:space="0" w:color="000000"/>
              <w:bottom w:val="single" w:sz="4" w:space="0" w:color="000000" w:themeColor="text1"/>
            </w:tcBorders>
            <w:tcMar>
              <w:top w:w="0" w:type="dxa"/>
              <w:bottom w:w="0" w:type="dxa"/>
            </w:tcMar>
            <w:vAlign w:val="center"/>
          </w:tcPr>
          <w:p w14:paraId="70DC599A" w14:textId="77777777" w:rsidR="00C97C66" w:rsidRDefault="00C97C66" w:rsidP="00C97C66">
            <w:pPr>
              <w:ind w:left="-90" w:firstLine="0"/>
              <w:rPr>
                <w:b/>
              </w:rPr>
            </w:pPr>
            <w:r>
              <w:rPr>
                <w:b/>
              </w:rPr>
              <w:t xml:space="preserve">Bird Databases </w:t>
            </w:r>
          </w:p>
        </w:tc>
        <w:tc>
          <w:tcPr>
            <w:tcW w:w="2610" w:type="dxa"/>
            <w:tcBorders>
              <w:top w:val="single" w:sz="4" w:space="0" w:color="000000"/>
              <w:bottom w:val="single" w:sz="4" w:space="0" w:color="000000" w:themeColor="text1"/>
            </w:tcBorders>
            <w:tcMar>
              <w:top w:w="0" w:type="dxa"/>
              <w:bottom w:w="0" w:type="dxa"/>
            </w:tcMar>
            <w:vAlign w:val="center"/>
          </w:tcPr>
          <w:p w14:paraId="70DC599B" w14:textId="77777777" w:rsidR="00C97C66" w:rsidRDefault="00C97C66" w:rsidP="00C97C66">
            <w:pPr>
              <w:ind w:firstLine="0"/>
            </w:pPr>
            <w:r>
              <w:t xml:space="preserve"> </w:t>
            </w:r>
          </w:p>
        </w:tc>
      </w:tr>
      <w:tr w:rsidR="00C97C66" w14:paraId="70DC59A5" w14:textId="77777777" w:rsidTr="00C97C66">
        <w:tc>
          <w:tcPr>
            <w:tcW w:w="6300" w:type="dxa"/>
            <w:tcBorders>
              <w:top w:val="single" w:sz="4" w:space="0" w:color="000000" w:themeColor="text1"/>
              <w:bottom w:val="single" w:sz="4" w:space="0" w:color="999999"/>
            </w:tcBorders>
            <w:tcMar>
              <w:top w:w="0" w:type="dxa"/>
              <w:bottom w:w="0" w:type="dxa"/>
            </w:tcMar>
            <w:vAlign w:val="center"/>
          </w:tcPr>
          <w:p w14:paraId="70DC599D" w14:textId="77777777" w:rsidR="00C97C66" w:rsidRDefault="00C97C66" w:rsidP="00C97C66">
            <w:pPr>
              <w:ind w:firstLine="0"/>
              <w:rPr>
                <w:i/>
              </w:rPr>
            </w:pPr>
            <w:r>
              <w:rPr>
                <w:i/>
              </w:rPr>
              <w:t>eBird Status and Trends data products</w:t>
            </w:r>
          </w:p>
          <w:p w14:paraId="70DC599E" w14:textId="77777777" w:rsidR="00C97C66" w:rsidRDefault="00C97C66" w:rsidP="00C97C66">
            <w:pPr>
              <w:ind w:firstLine="0"/>
            </w:pPr>
            <w:r>
              <w:t>Spatially explicit predictions of weekly abundance for birds across the globe based on public observer data. Selected as the most comprehensive database for similar modeling projects in North America (Ruiz-Gutierrez et al. 2020).</w:t>
            </w:r>
          </w:p>
          <w:p w14:paraId="70DC599F" w14:textId="77777777" w:rsidR="00C97C66" w:rsidRDefault="00C97C66" w:rsidP="00C97C66">
            <w:pPr>
              <w:ind w:firstLine="0"/>
            </w:pPr>
          </w:p>
          <w:p w14:paraId="70DC59A0" w14:textId="77777777" w:rsidR="00C97C66" w:rsidRDefault="00C97C66" w:rsidP="00C97C66">
            <w:pPr>
              <w:ind w:firstLine="0"/>
            </w:pPr>
            <w:r>
              <w:t xml:space="preserve">Citation: Finck et al. 2020 </w:t>
            </w:r>
            <w:hyperlink r:id="rId22">
              <w:r>
                <w:rPr>
                  <w:color w:val="1155CC"/>
                  <w:u w:val="single"/>
                </w:rPr>
                <w:t>https://science.ebird.org/en/status-and-trends/trends-maps</w:t>
              </w:r>
            </w:hyperlink>
          </w:p>
          <w:p w14:paraId="70DC59A1" w14:textId="77777777" w:rsidR="00C97C66" w:rsidRDefault="00C97C66" w:rsidP="00C97C66">
            <w:pPr>
              <w:ind w:firstLine="0"/>
            </w:pPr>
          </w:p>
        </w:tc>
        <w:tc>
          <w:tcPr>
            <w:tcW w:w="2610" w:type="dxa"/>
            <w:tcBorders>
              <w:top w:val="single" w:sz="4" w:space="0" w:color="000000" w:themeColor="text1"/>
              <w:bottom w:val="single" w:sz="4" w:space="0" w:color="999999"/>
            </w:tcBorders>
            <w:tcMar>
              <w:top w:w="0" w:type="dxa"/>
              <w:bottom w:w="0" w:type="dxa"/>
            </w:tcMar>
            <w:vAlign w:val="center"/>
          </w:tcPr>
          <w:p w14:paraId="70DC59A2" w14:textId="77777777" w:rsidR="00C97C66" w:rsidRDefault="00C97C66" w:rsidP="00C97C66">
            <w:pPr>
              <w:ind w:firstLine="0"/>
            </w:pPr>
            <w:r>
              <w:t>Guild (aerial insectivore)</w:t>
            </w:r>
          </w:p>
          <w:p w14:paraId="70DC59A3" w14:textId="77777777" w:rsidR="00C97C66" w:rsidRDefault="00C97C66" w:rsidP="00C97C66">
            <w:pPr>
              <w:ind w:firstLine="0"/>
            </w:pPr>
            <w:r>
              <w:t>spatiotemporal distribution</w:t>
            </w:r>
          </w:p>
          <w:p w14:paraId="70DC59A4" w14:textId="77777777" w:rsidR="00C97C66" w:rsidRDefault="00C97C66" w:rsidP="00C97C66">
            <w:pPr>
              <w:ind w:firstLine="0"/>
            </w:pPr>
            <w:r>
              <w:t>modeled abundance</w:t>
            </w:r>
          </w:p>
        </w:tc>
      </w:tr>
      <w:tr w:rsidR="00C97C66" w14:paraId="70DC59AC" w14:textId="77777777" w:rsidTr="00C97C66">
        <w:tc>
          <w:tcPr>
            <w:tcW w:w="6300" w:type="dxa"/>
            <w:tcBorders>
              <w:top w:val="single" w:sz="4" w:space="0" w:color="999999"/>
              <w:bottom w:val="single" w:sz="4" w:space="0" w:color="999999"/>
            </w:tcBorders>
            <w:tcMar>
              <w:top w:w="0" w:type="dxa"/>
              <w:bottom w:w="0" w:type="dxa"/>
            </w:tcMar>
            <w:vAlign w:val="center"/>
          </w:tcPr>
          <w:p w14:paraId="70DC59A6" w14:textId="77777777" w:rsidR="00C97C66" w:rsidRDefault="00C97C66" w:rsidP="00C97C66">
            <w:pPr>
              <w:ind w:firstLine="0"/>
              <w:rPr>
                <w:i/>
              </w:rPr>
            </w:pPr>
            <w:proofErr w:type="spellStart"/>
            <w:r>
              <w:rPr>
                <w:i/>
              </w:rPr>
              <w:t>EuroBirdPortal</w:t>
            </w:r>
            <w:proofErr w:type="spellEnd"/>
          </w:p>
          <w:p w14:paraId="70DC59A7" w14:textId="77777777" w:rsidR="00C97C66" w:rsidRDefault="00C97C66" w:rsidP="00C97C66">
            <w:pPr>
              <w:ind w:firstLine="0"/>
            </w:pPr>
            <w:r>
              <w:t>Data repository based on aggregated data from online bird recording portals from across Europe.</w:t>
            </w:r>
          </w:p>
          <w:p w14:paraId="70DC59A8" w14:textId="77777777" w:rsidR="00C97C66" w:rsidRDefault="00C97C66" w:rsidP="00C97C66">
            <w:pPr>
              <w:ind w:firstLine="0"/>
            </w:pPr>
            <w:r>
              <w:t>Citation: https://www.eurobirdportal.org/</w:t>
            </w:r>
          </w:p>
        </w:tc>
        <w:tc>
          <w:tcPr>
            <w:tcW w:w="2610" w:type="dxa"/>
            <w:tcBorders>
              <w:top w:val="single" w:sz="4" w:space="0" w:color="999999"/>
              <w:bottom w:val="single" w:sz="4" w:space="0" w:color="999999"/>
            </w:tcBorders>
            <w:tcMar>
              <w:top w:w="0" w:type="dxa"/>
              <w:bottom w:w="0" w:type="dxa"/>
            </w:tcMar>
            <w:vAlign w:val="center"/>
          </w:tcPr>
          <w:p w14:paraId="70DC59A9" w14:textId="77777777" w:rsidR="00C97C66" w:rsidRDefault="00C97C66" w:rsidP="00C97C66">
            <w:pPr>
              <w:ind w:firstLine="0"/>
            </w:pPr>
            <w:r>
              <w:t>Guild (aerial insectivore)</w:t>
            </w:r>
          </w:p>
          <w:p w14:paraId="70DC59AA" w14:textId="77777777" w:rsidR="00C97C66" w:rsidRDefault="00C97C66" w:rsidP="00C97C66">
            <w:pPr>
              <w:ind w:firstLine="0"/>
            </w:pPr>
            <w:r>
              <w:t>spatiotemporal distribution</w:t>
            </w:r>
          </w:p>
          <w:p w14:paraId="70DC59AB" w14:textId="77777777" w:rsidR="00C97C66" w:rsidRDefault="00C97C66" w:rsidP="00C97C66">
            <w:pPr>
              <w:ind w:firstLine="0"/>
            </w:pPr>
            <w:r>
              <w:t>modeled abundance</w:t>
            </w:r>
          </w:p>
        </w:tc>
      </w:tr>
      <w:tr w:rsidR="00C97C66" w14:paraId="70DC59B1" w14:textId="77777777" w:rsidTr="00C97C66">
        <w:tc>
          <w:tcPr>
            <w:tcW w:w="6300" w:type="dxa"/>
            <w:tcBorders>
              <w:top w:val="single" w:sz="4" w:space="0" w:color="999999"/>
              <w:bottom w:val="single" w:sz="4" w:space="0" w:color="999999"/>
            </w:tcBorders>
            <w:tcMar>
              <w:top w:w="0" w:type="dxa"/>
              <w:bottom w:w="0" w:type="dxa"/>
            </w:tcMar>
            <w:vAlign w:val="center"/>
          </w:tcPr>
          <w:p w14:paraId="70DC59AD" w14:textId="77777777" w:rsidR="00C97C66" w:rsidRDefault="00C97C66" w:rsidP="00C97C66">
            <w:pPr>
              <w:ind w:firstLine="0"/>
              <w:rPr>
                <w:i/>
              </w:rPr>
            </w:pPr>
            <w:r>
              <w:rPr>
                <w:i/>
              </w:rPr>
              <w:t>Birds of the World</w:t>
            </w:r>
          </w:p>
          <w:p w14:paraId="70DC59AE" w14:textId="77777777" w:rsidR="00C97C66" w:rsidRDefault="00C97C66" w:rsidP="00C97C66">
            <w:pPr>
              <w:ind w:firstLine="0"/>
            </w:pPr>
            <w:r>
              <w:t>Comprehensive life history of birds</w:t>
            </w:r>
          </w:p>
          <w:p w14:paraId="70DC59AF" w14:textId="77777777" w:rsidR="00C97C66" w:rsidRDefault="00C97C66" w:rsidP="00C97C66">
            <w:pPr>
              <w:ind w:firstLine="0"/>
            </w:pPr>
            <w:r>
              <w:t>Citation: https://birdsoftheworld.org/bow/home</w:t>
            </w:r>
          </w:p>
        </w:tc>
        <w:tc>
          <w:tcPr>
            <w:tcW w:w="2610" w:type="dxa"/>
            <w:tcBorders>
              <w:top w:val="single" w:sz="4" w:space="0" w:color="999999"/>
              <w:bottom w:val="single" w:sz="4" w:space="0" w:color="999999"/>
            </w:tcBorders>
            <w:tcMar>
              <w:top w:w="0" w:type="dxa"/>
              <w:bottom w:w="0" w:type="dxa"/>
            </w:tcMar>
            <w:vAlign w:val="center"/>
          </w:tcPr>
          <w:p w14:paraId="70DC59B0" w14:textId="77777777" w:rsidR="00C97C66" w:rsidRDefault="00C97C66" w:rsidP="00C97C66">
            <w:pPr>
              <w:ind w:firstLine="0"/>
            </w:pPr>
            <w:r>
              <w:t>Allometric scaling and body mass used to model field metabolism</w:t>
            </w:r>
          </w:p>
        </w:tc>
      </w:tr>
      <w:tr w:rsidR="00C97C66" w14:paraId="70DC59B7" w14:textId="77777777" w:rsidTr="00C97C66">
        <w:tc>
          <w:tcPr>
            <w:tcW w:w="6300" w:type="dxa"/>
            <w:tcBorders>
              <w:top w:val="single" w:sz="4" w:space="0" w:color="999999"/>
              <w:bottom w:val="single" w:sz="4" w:space="0" w:color="999999"/>
            </w:tcBorders>
            <w:tcMar>
              <w:top w:w="0" w:type="dxa"/>
              <w:bottom w:w="0" w:type="dxa"/>
            </w:tcMar>
            <w:vAlign w:val="center"/>
          </w:tcPr>
          <w:p w14:paraId="70DC59B2" w14:textId="77777777" w:rsidR="00C97C66" w:rsidRDefault="00C97C66" w:rsidP="00C97C66">
            <w:pPr>
              <w:ind w:firstLine="0"/>
              <w:rPr>
                <w:i/>
              </w:rPr>
            </w:pPr>
            <w:proofErr w:type="spellStart"/>
            <w:r>
              <w:rPr>
                <w:i/>
              </w:rPr>
              <w:t>AvoNET</w:t>
            </w:r>
            <w:proofErr w:type="spellEnd"/>
          </w:p>
          <w:p w14:paraId="70DC59B3" w14:textId="77777777" w:rsidR="00C97C66" w:rsidRDefault="00C97C66" w:rsidP="00C97C66">
            <w:pPr>
              <w:ind w:firstLine="0"/>
            </w:pPr>
            <w:r>
              <w:t>Comprehensive functional trait data of all birds</w:t>
            </w:r>
          </w:p>
          <w:p w14:paraId="70DC59B4" w14:textId="77777777" w:rsidR="00C97C66" w:rsidRDefault="00C97C66" w:rsidP="00C97C66">
            <w:pPr>
              <w:ind w:firstLine="0"/>
            </w:pPr>
            <w:r>
              <w:t>Citations: Tobias et al. 2022 Ecology Letters,</w:t>
            </w:r>
          </w:p>
          <w:p w14:paraId="70DC59B5" w14:textId="77777777" w:rsidR="00C97C66" w:rsidRDefault="00C97C66" w:rsidP="00C97C66">
            <w:pPr>
              <w:ind w:firstLine="0"/>
            </w:pPr>
            <w:r>
              <w:lastRenderedPageBreak/>
              <w:t>https://opentraits.org/datasets/avonet.html</w:t>
            </w:r>
          </w:p>
        </w:tc>
        <w:tc>
          <w:tcPr>
            <w:tcW w:w="2610" w:type="dxa"/>
            <w:tcBorders>
              <w:top w:val="single" w:sz="4" w:space="0" w:color="999999"/>
              <w:bottom w:val="single" w:sz="4" w:space="0" w:color="999999"/>
            </w:tcBorders>
            <w:tcMar>
              <w:top w:w="0" w:type="dxa"/>
              <w:bottom w:w="0" w:type="dxa"/>
            </w:tcMar>
            <w:vAlign w:val="center"/>
          </w:tcPr>
          <w:p w14:paraId="70DC59B6" w14:textId="77777777" w:rsidR="00C97C66" w:rsidRDefault="00C97C66" w:rsidP="00C97C66">
            <w:pPr>
              <w:ind w:firstLine="0"/>
            </w:pPr>
            <w:r>
              <w:lastRenderedPageBreak/>
              <w:t>Morphometry, diet proportion from different trophic levels</w:t>
            </w:r>
          </w:p>
        </w:tc>
      </w:tr>
      <w:tr w:rsidR="00C97C66" w14:paraId="70DC59BC" w14:textId="77777777" w:rsidTr="00C97C66">
        <w:tc>
          <w:tcPr>
            <w:tcW w:w="6300" w:type="dxa"/>
            <w:tcBorders>
              <w:top w:val="single" w:sz="4" w:space="0" w:color="999999"/>
              <w:bottom w:val="single" w:sz="4" w:space="0" w:color="000000"/>
            </w:tcBorders>
            <w:tcMar>
              <w:top w:w="0" w:type="dxa"/>
              <w:bottom w:w="0" w:type="dxa"/>
            </w:tcMar>
            <w:vAlign w:val="center"/>
          </w:tcPr>
          <w:p w14:paraId="70DC59B8" w14:textId="77777777" w:rsidR="00C97C66" w:rsidRDefault="00C97C66" w:rsidP="00C97C66">
            <w:pPr>
              <w:ind w:firstLine="0"/>
              <w:rPr>
                <w:i/>
              </w:rPr>
            </w:pPr>
            <w:proofErr w:type="spellStart"/>
            <w:r>
              <w:rPr>
                <w:i/>
              </w:rPr>
              <w:t>Nestwatch</w:t>
            </w:r>
            <w:proofErr w:type="spellEnd"/>
          </w:p>
          <w:p w14:paraId="70DC59B9" w14:textId="2CB8F22B" w:rsidR="00C97C66" w:rsidRDefault="00C97C66" w:rsidP="00C97C66">
            <w:pPr>
              <w:ind w:firstLine="0"/>
            </w:pPr>
            <w:r>
              <w:t xml:space="preserve">Global monitoring network </w:t>
            </w:r>
            <w:proofErr w:type="gramStart"/>
            <w:r>
              <w:t>recording</w:t>
            </w:r>
            <w:proofErr w:type="gramEnd"/>
            <w:r>
              <w:t xml:space="preserve"> spatially explicit information about when nesting occurs, number of eggs laid, how many eggs hatch, and how many hatchlings survive.</w:t>
            </w:r>
          </w:p>
          <w:p w14:paraId="70DC59BA" w14:textId="77777777" w:rsidR="00C97C66" w:rsidRDefault="00C97C66" w:rsidP="00C97C66">
            <w:pPr>
              <w:ind w:firstLine="0"/>
            </w:pPr>
            <w:r>
              <w:t>Citation: https://nestwatch.org/</w:t>
            </w:r>
          </w:p>
        </w:tc>
        <w:tc>
          <w:tcPr>
            <w:tcW w:w="2610" w:type="dxa"/>
            <w:tcBorders>
              <w:top w:val="single" w:sz="4" w:space="0" w:color="999999"/>
              <w:bottom w:val="single" w:sz="4" w:space="0" w:color="000000"/>
            </w:tcBorders>
            <w:tcMar>
              <w:top w:w="0" w:type="dxa"/>
              <w:bottom w:w="0" w:type="dxa"/>
            </w:tcMar>
            <w:vAlign w:val="center"/>
          </w:tcPr>
          <w:p w14:paraId="70DC59BB" w14:textId="33E2248A" w:rsidR="00C97C66" w:rsidRDefault="00C97C66" w:rsidP="00C97C66">
            <w:pPr>
              <w:ind w:firstLine="0"/>
            </w:pPr>
            <w:r>
              <w:t>Reproductive success</w:t>
            </w:r>
          </w:p>
        </w:tc>
      </w:tr>
      <w:tr w:rsidR="00C97C66" w14:paraId="70DC59BF" w14:textId="77777777" w:rsidTr="00C97C66">
        <w:tc>
          <w:tcPr>
            <w:tcW w:w="6300" w:type="dxa"/>
            <w:tcBorders>
              <w:top w:val="single" w:sz="4" w:space="0" w:color="000000"/>
              <w:bottom w:val="single" w:sz="4" w:space="0" w:color="000000" w:themeColor="text1"/>
            </w:tcBorders>
            <w:tcMar>
              <w:top w:w="0" w:type="dxa"/>
              <w:bottom w:w="0" w:type="dxa"/>
            </w:tcMar>
            <w:vAlign w:val="center"/>
          </w:tcPr>
          <w:p w14:paraId="70DC59BD" w14:textId="77777777" w:rsidR="00C97C66" w:rsidRDefault="00C97C66" w:rsidP="00C97C66">
            <w:pPr>
              <w:ind w:left="-90" w:firstLine="0"/>
              <w:rPr>
                <w:b/>
              </w:rPr>
            </w:pPr>
            <w:r>
              <w:rPr>
                <w:b/>
              </w:rPr>
              <w:t>Toxicity and Metabolism Databases</w:t>
            </w:r>
          </w:p>
        </w:tc>
        <w:tc>
          <w:tcPr>
            <w:tcW w:w="2610" w:type="dxa"/>
            <w:tcBorders>
              <w:top w:val="single" w:sz="4" w:space="0" w:color="000000"/>
              <w:bottom w:val="single" w:sz="4" w:space="0" w:color="000000" w:themeColor="text1"/>
            </w:tcBorders>
            <w:tcMar>
              <w:top w:w="0" w:type="dxa"/>
              <w:bottom w:w="0" w:type="dxa"/>
            </w:tcMar>
            <w:vAlign w:val="center"/>
          </w:tcPr>
          <w:p w14:paraId="70DC59BE" w14:textId="77777777" w:rsidR="00C97C66" w:rsidRDefault="00C97C66" w:rsidP="00C97C66">
            <w:pPr>
              <w:ind w:firstLine="0"/>
            </w:pPr>
            <w:r>
              <w:t xml:space="preserve"> </w:t>
            </w:r>
          </w:p>
        </w:tc>
      </w:tr>
      <w:tr w:rsidR="00C97C66" w14:paraId="70DC59C3" w14:textId="77777777" w:rsidTr="00C97C66">
        <w:tc>
          <w:tcPr>
            <w:tcW w:w="6300" w:type="dxa"/>
            <w:tcBorders>
              <w:top w:val="single" w:sz="4" w:space="0" w:color="000000" w:themeColor="text1"/>
              <w:bottom w:val="single" w:sz="4" w:space="0" w:color="999999"/>
            </w:tcBorders>
            <w:tcMar>
              <w:top w:w="0" w:type="dxa"/>
              <w:bottom w:w="0" w:type="dxa"/>
            </w:tcMar>
            <w:vAlign w:val="center"/>
          </w:tcPr>
          <w:p w14:paraId="70DC59C0" w14:textId="77777777" w:rsidR="00C97C66" w:rsidRDefault="00C97C66" w:rsidP="00C97C66">
            <w:pPr>
              <w:ind w:left="-90" w:firstLine="0"/>
              <w:rPr>
                <w:i/>
              </w:rPr>
            </w:pPr>
            <w:r>
              <w:rPr>
                <w:b/>
              </w:rPr>
              <w:t xml:space="preserve"> </w:t>
            </w:r>
            <w:r>
              <w:rPr>
                <w:i/>
              </w:rPr>
              <w:t>Kopp Dissertation, Table S3</w:t>
            </w:r>
          </w:p>
          <w:p w14:paraId="70DC59C1" w14:textId="77777777" w:rsidR="00C97C66" w:rsidRDefault="00C97C66" w:rsidP="00C97C66">
            <w:pPr>
              <w:ind w:firstLine="0"/>
            </w:pPr>
            <w:r>
              <w:t>Modelled using allometric scaling and estimated bird body mass. Citation: Kopp 2021, Nagy et al. 1999, Dunning 2008</w:t>
            </w:r>
          </w:p>
        </w:tc>
        <w:tc>
          <w:tcPr>
            <w:tcW w:w="2610" w:type="dxa"/>
            <w:tcBorders>
              <w:top w:val="single" w:sz="4" w:space="0" w:color="000000" w:themeColor="text1"/>
              <w:bottom w:val="single" w:sz="4" w:space="0" w:color="999999"/>
            </w:tcBorders>
            <w:tcMar>
              <w:top w:w="0" w:type="dxa"/>
              <w:bottom w:w="0" w:type="dxa"/>
            </w:tcMar>
            <w:vAlign w:val="center"/>
          </w:tcPr>
          <w:p w14:paraId="70DC59C2" w14:textId="0A660A4F" w:rsidR="00C97C66" w:rsidRDefault="00C97C66" w:rsidP="00C97C66">
            <w:pPr>
              <w:ind w:firstLine="0"/>
            </w:pPr>
            <w:r>
              <w:t>Field metabolic rate for 53 aerial insectivorous birds in North America</w:t>
            </w:r>
          </w:p>
        </w:tc>
      </w:tr>
      <w:tr w:rsidR="00C97C66" w14:paraId="70DC59CD" w14:textId="77777777" w:rsidTr="00C97C66">
        <w:tc>
          <w:tcPr>
            <w:tcW w:w="6300" w:type="dxa"/>
            <w:tcBorders>
              <w:top w:val="single" w:sz="4" w:space="0" w:color="999999"/>
              <w:bottom w:val="single" w:sz="4" w:space="0" w:color="999999"/>
            </w:tcBorders>
            <w:tcMar>
              <w:top w:w="0" w:type="dxa"/>
              <w:bottom w:w="0" w:type="dxa"/>
            </w:tcMar>
            <w:vAlign w:val="center"/>
          </w:tcPr>
          <w:p w14:paraId="70DC59C4" w14:textId="77777777" w:rsidR="00C97C66" w:rsidRDefault="00C97C66" w:rsidP="00C97C66">
            <w:pPr>
              <w:ind w:firstLine="0"/>
            </w:pPr>
            <w:r>
              <w:t>ECOTOX Knowledgebase</w:t>
            </w:r>
          </w:p>
          <w:p w14:paraId="70DC59C5" w14:textId="77777777" w:rsidR="00C97C66" w:rsidRDefault="00C97C66" w:rsidP="00C97C66">
            <w:pPr>
              <w:ind w:firstLine="0"/>
            </w:pPr>
            <w:hyperlink r:id="rId23">
              <w:r>
                <w:rPr>
                  <w:color w:val="1155CC"/>
                  <w:u w:val="single"/>
                </w:rPr>
                <w:t>https://cfpub.epa.gov/ecotox/</w:t>
              </w:r>
            </w:hyperlink>
          </w:p>
          <w:p w14:paraId="70DC59C6" w14:textId="77777777" w:rsidR="00C97C66" w:rsidRDefault="00C97C66" w:rsidP="00C97C66">
            <w:pPr>
              <w:ind w:firstLine="0"/>
            </w:pPr>
            <w:proofErr w:type="spellStart"/>
            <w:r>
              <w:t>OpenFoodTOX</w:t>
            </w:r>
            <w:proofErr w:type="spellEnd"/>
            <w:r>
              <w:t xml:space="preserve"> database</w:t>
            </w:r>
          </w:p>
          <w:p w14:paraId="70DC59C7" w14:textId="77777777" w:rsidR="00C97C66" w:rsidRDefault="00C97C66" w:rsidP="00C97C66">
            <w:pPr>
              <w:ind w:firstLine="0"/>
            </w:pPr>
            <w:hyperlink r:id="rId24">
              <w:r>
                <w:rPr>
                  <w:color w:val="1155CC"/>
                  <w:u w:val="single"/>
                </w:rPr>
                <w:t>https://www.efsa.europa.eu/en/microstrategy/openfoodtox</w:t>
              </w:r>
            </w:hyperlink>
          </w:p>
          <w:p w14:paraId="70DC59C8" w14:textId="77777777" w:rsidR="00C97C66" w:rsidRDefault="00C97C66" w:rsidP="00C97C66">
            <w:pPr>
              <w:ind w:firstLine="0"/>
            </w:pPr>
            <w:r>
              <w:t>PPDB - Pesticide Properties Database</w:t>
            </w:r>
          </w:p>
          <w:p w14:paraId="70DC59C9" w14:textId="77777777" w:rsidR="00C97C66" w:rsidRDefault="00C97C66" w:rsidP="00C97C66">
            <w:pPr>
              <w:ind w:firstLine="0"/>
            </w:pPr>
            <w:hyperlink r:id="rId25">
              <w:r>
                <w:rPr>
                  <w:color w:val="1155CC"/>
                  <w:u w:val="single"/>
                </w:rPr>
                <w:t>https://sitem.herts.ac.uk/aeru/ppdb/</w:t>
              </w:r>
            </w:hyperlink>
          </w:p>
          <w:p w14:paraId="70DC59CA" w14:textId="77777777" w:rsidR="00C97C66" w:rsidRDefault="00C97C66" w:rsidP="00C97C66">
            <w:pPr>
              <w:ind w:firstLine="0"/>
            </w:pPr>
            <w:r>
              <w:t>ECHA Chemicals Database</w:t>
            </w:r>
          </w:p>
          <w:p w14:paraId="70DC59CB" w14:textId="77777777" w:rsidR="00C97C66" w:rsidRDefault="00C97C66" w:rsidP="00C97C66">
            <w:pPr>
              <w:ind w:firstLine="0"/>
            </w:pPr>
            <w:hyperlink r:id="rId26">
              <w:r>
                <w:rPr>
                  <w:color w:val="1155CC"/>
                  <w:u w:val="single"/>
                </w:rPr>
                <w:t>https://echa.europa.eu/information-on-chemicals</w:t>
              </w:r>
            </w:hyperlink>
          </w:p>
        </w:tc>
        <w:tc>
          <w:tcPr>
            <w:tcW w:w="2610" w:type="dxa"/>
            <w:tcBorders>
              <w:top w:val="single" w:sz="4" w:space="0" w:color="999999"/>
              <w:bottom w:val="single" w:sz="4" w:space="0" w:color="999999"/>
            </w:tcBorders>
            <w:tcMar>
              <w:top w:w="0" w:type="dxa"/>
              <w:bottom w:w="0" w:type="dxa"/>
            </w:tcMar>
            <w:vAlign w:val="center"/>
          </w:tcPr>
          <w:p w14:paraId="70DC59CC" w14:textId="77777777" w:rsidR="00C97C66" w:rsidRDefault="00C97C66" w:rsidP="00C97C66">
            <w:pPr>
              <w:ind w:firstLine="0"/>
            </w:pPr>
            <w:r>
              <w:t>Curated ecotoxicological databases</w:t>
            </w:r>
          </w:p>
        </w:tc>
      </w:tr>
    </w:tbl>
    <w:p w14:paraId="70DC59CE" w14:textId="77777777" w:rsidR="00583BB0" w:rsidRDefault="00583BB0">
      <w:pPr>
        <w:pBdr>
          <w:top w:val="nil"/>
          <w:left w:val="nil"/>
          <w:bottom w:val="nil"/>
          <w:right w:val="nil"/>
          <w:between w:val="nil"/>
        </w:pBdr>
        <w:ind w:firstLine="0"/>
        <w:rPr>
          <w:u w:val="single"/>
        </w:rPr>
      </w:pPr>
    </w:p>
    <w:p w14:paraId="70DC59CF" w14:textId="392D2C17" w:rsidR="00583BB0" w:rsidRDefault="00743C34">
      <w:pPr>
        <w:numPr>
          <w:ilvl w:val="0"/>
          <w:numId w:val="2"/>
        </w:numPr>
        <w:pBdr>
          <w:top w:val="nil"/>
          <w:left w:val="nil"/>
          <w:bottom w:val="nil"/>
          <w:right w:val="nil"/>
          <w:between w:val="nil"/>
        </w:pBdr>
      </w:pPr>
      <w:r>
        <w:rPr>
          <w:color w:val="000000"/>
          <w:u w:val="single"/>
        </w:rPr>
        <w:t xml:space="preserve">Spatial vulnerability assessment (i.e. </w:t>
      </w:r>
      <w:r>
        <w:rPr>
          <w:u w:val="single"/>
        </w:rPr>
        <w:t>risk maps) for insectivorous birds</w:t>
      </w:r>
      <w:proofErr w:type="gramStart"/>
      <w:r>
        <w:t xml:space="preserve"> </w:t>
      </w:r>
      <w:r>
        <w:rPr>
          <w:b/>
        </w:rPr>
        <w:t>We</w:t>
      </w:r>
      <w:proofErr w:type="gramEnd"/>
      <w:r>
        <w:rPr>
          <w:b/>
        </w:rPr>
        <w:t xml:space="preserve"> will create a spatially explicit vulnerability assessment by overlying </w:t>
      </w:r>
      <w:r w:rsidR="00094133">
        <w:rPr>
          <w:b/>
        </w:rPr>
        <w:t xml:space="preserve">Bayesian </w:t>
      </w:r>
      <w:r w:rsidR="008C29DB">
        <w:rPr>
          <w:b/>
        </w:rPr>
        <w:t xml:space="preserve">model </w:t>
      </w:r>
      <w:r>
        <w:rPr>
          <w:b/>
        </w:rPr>
        <w:t xml:space="preserve">predictions of contaminant and nutrient </w:t>
      </w:r>
      <w:r w:rsidR="006B2967">
        <w:rPr>
          <w:b/>
        </w:rPr>
        <w:t xml:space="preserve">dietary </w:t>
      </w:r>
      <w:r w:rsidR="000A70CC">
        <w:rPr>
          <w:b/>
        </w:rPr>
        <w:t>uptake</w:t>
      </w:r>
      <w:r w:rsidR="00363E0C">
        <w:rPr>
          <w:b/>
        </w:rPr>
        <w:t xml:space="preserve"> from</w:t>
      </w:r>
      <w:r>
        <w:rPr>
          <w:b/>
        </w:rPr>
        <w:t xml:space="preserve"> emergent aquatic insects with spatial distributions </w:t>
      </w:r>
      <w:r w:rsidR="007A5654">
        <w:rPr>
          <w:b/>
        </w:rPr>
        <w:t xml:space="preserve">of </w:t>
      </w:r>
      <w:r w:rsidR="001A483C">
        <w:rPr>
          <w:b/>
        </w:rPr>
        <w:t xml:space="preserve">aquatic insect </w:t>
      </w:r>
      <w:r w:rsidR="00383F50">
        <w:rPr>
          <w:b/>
        </w:rPr>
        <w:t xml:space="preserve">emergence, nutrient and </w:t>
      </w:r>
      <w:r w:rsidR="001A483C">
        <w:rPr>
          <w:b/>
        </w:rPr>
        <w:t>contaminant flux</w:t>
      </w:r>
      <w:r w:rsidR="00383F50">
        <w:rPr>
          <w:b/>
        </w:rPr>
        <w:t>,</w:t>
      </w:r>
      <w:r w:rsidR="001A483C">
        <w:rPr>
          <w:b/>
        </w:rPr>
        <w:t xml:space="preserve"> and </w:t>
      </w:r>
      <w:r>
        <w:rPr>
          <w:b/>
        </w:rPr>
        <w:t>insectivorous birds</w:t>
      </w:r>
      <w:r w:rsidR="007A5654">
        <w:rPr>
          <w:b/>
        </w:rPr>
        <w:t xml:space="preserve"> during the breeding season</w:t>
      </w:r>
      <w:r>
        <w:rPr>
          <w:b/>
        </w:rPr>
        <w:t xml:space="preserve">.  </w:t>
      </w:r>
      <w:r>
        <w:t>Aerial insectivorous birds, such as Nightjars and Allies, Swifts, Tyrant Flycatchers, or Swallows, catch insects in flight and often preferentially consume emergent aquatic insects to meet their energetic demands.  For the purpose of this proposal, the following species are of particular interest due to availability of extensive datasets on their distributions and variability in the dietary reliance on aquatic insects: In North America, Chimney Swifts (</w:t>
      </w:r>
      <w:r>
        <w:rPr>
          <w:i/>
        </w:rPr>
        <w:t xml:space="preserve">Chaetura </w:t>
      </w:r>
      <w:proofErr w:type="spellStart"/>
      <w:r>
        <w:rPr>
          <w:i/>
        </w:rPr>
        <w:t>pelagica</w:t>
      </w:r>
      <w:proofErr w:type="spellEnd"/>
      <w:r>
        <w:t>), Tree swallow (</w:t>
      </w:r>
      <w:proofErr w:type="spellStart"/>
      <w:r>
        <w:rPr>
          <w:i/>
        </w:rPr>
        <w:t>Tachycineta</w:t>
      </w:r>
      <w:proofErr w:type="spellEnd"/>
      <w:r>
        <w:rPr>
          <w:i/>
        </w:rPr>
        <w:t xml:space="preserve"> bicolor</w:t>
      </w:r>
      <w:r>
        <w:t>), Barn Swallow (</w:t>
      </w:r>
      <w:r>
        <w:rPr>
          <w:i/>
        </w:rPr>
        <w:t>Hirundo rustica</w:t>
      </w:r>
      <w:r>
        <w:t>), Bank swallow (</w:t>
      </w:r>
      <w:r>
        <w:rPr>
          <w:i/>
        </w:rPr>
        <w:t>Riparia riparia</w:t>
      </w:r>
      <w:r>
        <w:t>), Purple martin (</w:t>
      </w:r>
      <w:proofErr w:type="spellStart"/>
      <w:r>
        <w:rPr>
          <w:i/>
        </w:rPr>
        <w:t>Progne</w:t>
      </w:r>
      <w:proofErr w:type="spellEnd"/>
      <w:r>
        <w:rPr>
          <w:i/>
        </w:rPr>
        <w:t xml:space="preserve"> </w:t>
      </w:r>
      <w:proofErr w:type="spellStart"/>
      <w:r>
        <w:rPr>
          <w:i/>
        </w:rPr>
        <w:t>subis</w:t>
      </w:r>
      <w:proofErr w:type="spellEnd"/>
      <w:r>
        <w:t>), and Common nighthawk (</w:t>
      </w:r>
      <w:proofErr w:type="spellStart"/>
      <w:r>
        <w:rPr>
          <w:i/>
        </w:rPr>
        <w:t>Chordeiles</w:t>
      </w:r>
      <w:proofErr w:type="spellEnd"/>
      <w:r>
        <w:rPr>
          <w:i/>
        </w:rPr>
        <w:t xml:space="preserve"> minor</w:t>
      </w:r>
      <w:r>
        <w:t>); In Europe, Common Swifts (</w:t>
      </w:r>
      <w:r>
        <w:rPr>
          <w:i/>
        </w:rPr>
        <w:t>Apus apus</w:t>
      </w:r>
      <w:r>
        <w:t>), Alpine Swifts (</w:t>
      </w:r>
      <w:proofErr w:type="spellStart"/>
      <w:r>
        <w:rPr>
          <w:i/>
        </w:rPr>
        <w:t>Tachymarptis</w:t>
      </w:r>
      <w:proofErr w:type="spellEnd"/>
      <w:r>
        <w:rPr>
          <w:i/>
        </w:rPr>
        <w:t xml:space="preserve"> melba</w:t>
      </w:r>
      <w:r>
        <w:t>), House Martins (</w:t>
      </w:r>
      <w:proofErr w:type="spellStart"/>
      <w:r>
        <w:rPr>
          <w:i/>
        </w:rPr>
        <w:t>Delichon</w:t>
      </w:r>
      <w:proofErr w:type="spellEnd"/>
      <w:r>
        <w:rPr>
          <w:i/>
        </w:rPr>
        <w:t xml:space="preserve"> </w:t>
      </w:r>
      <w:proofErr w:type="spellStart"/>
      <w:r>
        <w:rPr>
          <w:i/>
        </w:rPr>
        <w:t>urbicum</w:t>
      </w:r>
      <w:proofErr w:type="spellEnd"/>
      <w:r>
        <w:t>), Barn Swallows (</w:t>
      </w:r>
      <w:r>
        <w:rPr>
          <w:i/>
        </w:rPr>
        <w:t>Hirundo rustica</w:t>
      </w:r>
      <w:r>
        <w:t>), Sand martin (</w:t>
      </w:r>
      <w:r>
        <w:rPr>
          <w:i/>
        </w:rPr>
        <w:t>Riparia riparia</w:t>
      </w:r>
      <w:r>
        <w:t>), and European nightjar (</w:t>
      </w:r>
      <w:r>
        <w:rPr>
          <w:i/>
        </w:rPr>
        <w:t>Caprimulgus europaeus</w:t>
      </w:r>
      <w:r>
        <w:t xml:space="preserve">). </w:t>
      </w:r>
      <w:proofErr w:type="gramStart"/>
      <w:r>
        <w:t>Abundance</w:t>
      </w:r>
      <w:proofErr w:type="gramEnd"/>
      <w:r>
        <w:t xml:space="preserve"> information for these species is available from existing databases such as eBird Status and Trends </w:t>
      </w:r>
      <w:r w:rsidR="006D559C">
        <w:fldChar w:fldCharType="begin">
          <w:fldData xml:space="preserve">PEVuZE5vdGU+PENpdGU+PEF1dGhvcj5GaW5rPC9BdXRob3I+PFllYXI+MjAyMDwvWWVhcj48UmVj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</w:fldData>
        </w:fldChar>
      </w:r>
      <w:r w:rsidR="00680EB7">
        <w:instrText xml:space="preserve"> ADDIN EN.CITE </w:instrText>
      </w:r>
      <w:r w:rsidR="00680EB7">
        <w:fldChar w:fldCharType="begin">
          <w:fldData xml:space="preserve">PEVuZE5vdGU+PENpdGU+PEF1dGhvcj5GaW5rPC9BdXRob3I+PFllYXI+MjAyMDwvWWVhcj48UmVj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</w:fldData>
        </w:fldChar>
      </w:r>
      <w:r w:rsidR="00680EB7">
        <w:instrText xml:space="preserve"> ADDIN EN.CITE.DATA </w:instrText>
      </w:r>
      <w:r w:rsidR="00680EB7">
        <w:fldChar w:fldCharType="end"/>
      </w:r>
      <w:r w:rsidR="006D559C">
        <w:fldChar w:fldCharType="separate"/>
      </w:r>
      <w:r w:rsidR="00680EB7" w:rsidRPr="00680EB7">
        <w:rPr>
          <w:noProof/>
          <w:vertAlign w:val="superscript"/>
        </w:rPr>
        <w:t>71,72</w:t>
      </w:r>
      <w:r w:rsidR="006D559C">
        <w:fldChar w:fldCharType="end"/>
      </w:r>
      <w:r>
        <w:t xml:space="preserve"> (</w:t>
      </w:r>
      <w:r>
        <w:rPr>
          <w:b/>
        </w:rPr>
        <w:t>Table 2</w:t>
      </w:r>
      <w:r>
        <w:t xml:space="preserve">). To </w:t>
      </w:r>
      <w:r w:rsidR="00EA3614">
        <w:t>harmonize</w:t>
      </w:r>
      <w:r>
        <w:t xml:space="preserve"> the bird distribution data with the insect flux data, we will use information from the breeding/growing season when insects are most likely to be emerging and birds are most likely to be reproducing and provisioning young (eBird, Birds of the World, </w:t>
      </w:r>
      <w:proofErr w:type="spellStart"/>
      <w:r>
        <w:t>AvoNET</w:t>
      </w:r>
      <w:proofErr w:type="spellEnd"/>
      <w:r>
        <w:t xml:space="preserve">, </w:t>
      </w:r>
      <w:proofErr w:type="spellStart"/>
      <w:r>
        <w:t>Nestwatch</w:t>
      </w:r>
      <w:proofErr w:type="spellEnd"/>
      <w:r>
        <w:t xml:space="preserve">, </w:t>
      </w:r>
      <w:r>
        <w:rPr>
          <w:b/>
        </w:rPr>
        <w:t>Table 2</w:t>
      </w:r>
      <w:r>
        <w:t>).</w:t>
      </w:r>
    </w:p>
    <w:p w14:paraId="70DC59D0" w14:textId="5C2EBBA1" w:rsidR="00583BB0" w:rsidRDefault="00743C34">
      <w:pPr>
        <w:pBdr>
          <w:top w:val="nil"/>
          <w:left w:val="nil"/>
          <w:bottom w:val="nil"/>
          <w:right w:val="nil"/>
          <w:between w:val="nil"/>
        </w:pBdr>
        <w:ind w:left="360" w:firstLine="360"/>
      </w:pPr>
      <w:r>
        <w:t xml:space="preserve">To estimate the dietary uptake/requirements </w:t>
      </w:r>
      <w:r w:rsidR="00B64725">
        <w:t xml:space="preserve">(i.e., energetic </w:t>
      </w:r>
      <w:r w:rsidR="00116D98">
        <w:t xml:space="preserve">or nutrient </w:t>
      </w:r>
      <w:r w:rsidR="00B64725">
        <w:t xml:space="preserve">demand) </w:t>
      </w:r>
      <w:r>
        <w:t xml:space="preserve">for these insectivorous birds, we will extract/calculate field metabolic rates and proportion diet of aquatic insects during the breeding season. Field metabolic rate (FMR) includes the energy expended by an organism in the environment and is strongly correlated with body mass in birds </w:t>
      </w:r>
      <w:r w:rsidR="00875394">
        <w:fldChar w:fldCharType="begin">
          <w:fldData xml:space="preserve">PEVuZE5vdGU+PENpdGU+PEF1dGhvcj5OYWd5PC9BdXRob3I+PFllYXI+MjAwNTwvWWVhcj48UmVj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</w:fldData>
        </w:fldChar>
      </w:r>
      <w:r w:rsidR="00680EB7">
        <w:instrText xml:space="preserve"> ADDIN EN.CITE </w:instrText>
      </w:r>
      <w:r w:rsidR="00680EB7">
        <w:fldChar w:fldCharType="begin">
          <w:fldData xml:space="preserve">PEVuZE5vdGU+PENpdGU+PEF1dGhvcj5OYWd5PC9BdXRob3I+PFllYXI+MjAwNTwvWWVhcj48UmVj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</w:fldData>
        </w:fldChar>
      </w:r>
      <w:r w:rsidR="00680EB7">
        <w:instrText xml:space="preserve"> ADDIN EN.CITE.DATA </w:instrText>
      </w:r>
      <w:r w:rsidR="00680EB7">
        <w:fldChar w:fldCharType="end"/>
      </w:r>
      <w:r w:rsidR="00875394">
        <w:fldChar w:fldCharType="separate"/>
      </w:r>
      <w:r w:rsidR="00680EB7" w:rsidRPr="00680EB7">
        <w:rPr>
          <w:noProof/>
          <w:vertAlign w:val="superscript"/>
        </w:rPr>
        <w:t>73,74</w:t>
      </w:r>
      <w:r w:rsidR="00875394">
        <w:fldChar w:fldCharType="end"/>
      </w:r>
      <w:r>
        <w:t xml:space="preserve">. Body masses and food intake rates for aerial insectivores are available from </w:t>
      </w:r>
      <w:r w:rsidR="005B0CF0">
        <w:fldChar w:fldCharType="begin"/>
      </w:r>
      <w:r w:rsidR="00680EB7">
        <w:instrText xml:space="preserve"> ADDIN EN.CITE &lt;EndNote&gt;&lt;Cite&gt;&lt;Author&gt;Dunning Jr.&lt;/Author&gt;&lt;Year&gt;2007&lt;/Year&gt;&lt;RecNum&gt;2923&lt;/RecNum&gt;&lt;DisplayText&gt;&lt;style face="superscript"&gt;75&lt;/style&gt;&lt;/DisplayText&gt;&lt;record&gt;&lt;rec-number&gt;2923&lt;/rec-number&gt;&lt;foreign-keys&gt;&lt;key app="EN" db-id="er9pfsvf02vseme9rr6x0dsn0dfaa5a2ap0s" timestamp="1738002295"&gt;2923&lt;/key&gt;&lt;/foreign-keys&gt;&lt;ref-type name="Book"&gt;6&lt;/ref-type&gt;&lt;contributors&gt;&lt;authors&gt;&lt;author&gt;Dunning Jr., John D.&lt;/author&gt;&lt;/authors&gt;&lt;/contributors&gt;&lt;titles&gt;&lt;title&gt;CRC Handbook of Bird Body Masses, 2nd Edition&lt;/title&gt;&lt;/titles&gt;&lt;dates&gt;&lt;year&gt;2007&lt;/year&gt;&lt;/dates&gt;&lt;publisher&gt;CRC Press&lt;/publisher&gt;&lt;urls&gt;&lt;/urls&gt;&lt;/record&gt;&lt;/Cite&gt;&lt;/EndNote&gt;</w:instrText>
      </w:r>
      <w:r w:rsidR="005B0CF0">
        <w:fldChar w:fldCharType="separate"/>
      </w:r>
      <w:r w:rsidR="00680EB7" w:rsidRPr="00680EB7">
        <w:rPr>
          <w:noProof/>
          <w:vertAlign w:val="superscript"/>
        </w:rPr>
        <w:t>75</w:t>
      </w:r>
      <w:r w:rsidR="005B0CF0">
        <w:fldChar w:fldCharType="end"/>
      </w:r>
      <w:r w:rsidR="00ED7247">
        <w:t xml:space="preserve"> and </w:t>
      </w:r>
      <w:r w:rsidR="00ED7247">
        <w:fldChar w:fldCharType="begin"/>
      </w:r>
      <w:r w:rsidR="00680EB7">
        <w:instrText xml:space="preserve"> ADDIN EN.CITE &lt;EndNote&gt;&lt;Cite&gt;&lt;Author&gt;Nagy&lt;/Author&gt;&lt;Year&gt;2001&lt;/Year&gt;&lt;RecNum&gt;2922&lt;/RecNum&gt;&lt;DisplayText&gt;&lt;style face="superscript"&gt;76&lt;/style&gt;&lt;/DisplayText&gt;&lt;record&gt;&lt;rec-number&gt;2922&lt;/rec-number&gt;&lt;foreign-keys&gt;&lt;key app="EN" db-id="er9pfsvf02vseme9rr6x0dsn0dfaa5a2ap0s" timestamp="1738001780"&gt;2922&lt;/key&gt;&lt;/foreign-keys&gt;&lt;ref-type name="Journal Article"&gt;17&lt;/ref-type&gt;&lt;contributors&gt;&lt;authors&gt;&lt;author&gt;Nagy, K. A.&lt;/author&gt;&lt;/authors&gt;&lt;/contributors&gt;&lt;titles&gt;&lt;title&gt;Food requirements of wild animals: predictive equations for free-living mammals, reptiles, and birds.&lt;/title&gt;&lt;secondary-title&gt;Nutrition Abstracts and Reviews&lt;/secondary-title&gt;&lt;/titles&gt;&lt;periodical&gt;&lt;full-title&gt;Nutrition Abstracts and Reviews&lt;/full-title&gt;&lt;/periodical&gt;&lt;pages&gt;21R-31R&lt;/pages&gt;&lt;volume&gt;Series B 71&lt;/volume&gt;&lt;dates&gt;&lt;year&gt;2001&lt;/year&gt;&lt;/dates&gt;&lt;urls&gt;&lt;/urls&gt;&lt;electronic-resource-num&gt;https://escholarship.org/uc/item/18s7d943&lt;/electronic-resource-num&gt;&lt;/record&gt;&lt;/Cite&gt;&lt;/EndNote&gt;</w:instrText>
      </w:r>
      <w:r w:rsidR="00ED7247">
        <w:fldChar w:fldCharType="separate"/>
      </w:r>
      <w:r w:rsidR="00680EB7" w:rsidRPr="00680EB7">
        <w:rPr>
          <w:noProof/>
          <w:vertAlign w:val="superscript"/>
        </w:rPr>
        <w:t>76</w:t>
      </w:r>
      <w:r w:rsidR="00ED7247">
        <w:fldChar w:fldCharType="end"/>
      </w:r>
      <w:r>
        <w:t xml:space="preserve">. Total </w:t>
      </w:r>
      <w:r w:rsidR="003705EA">
        <w:t xml:space="preserve">and species-specific </w:t>
      </w:r>
      <w:r>
        <w:t xml:space="preserve">annual aerial insectivore </w:t>
      </w:r>
      <w:sdt>
        <w:sdtPr>
          <w:tag w:val="goog_rdk_13"/>
          <w:id w:val="1383135962"/>
        </w:sdtPr>
        <w:sdtEndPr/>
        <w:sdtContent/>
      </w:sdt>
      <w:sdt>
        <w:sdtPr>
          <w:tag w:val="goog_rdk_14"/>
          <w:id w:val="-196700697"/>
        </w:sdtPr>
        <w:sdtEndPr/>
        <w:sdtContent/>
      </w:sdt>
      <w:sdt>
        <w:sdtPr>
          <w:tag w:val="goog_rdk_15"/>
          <w:id w:val="597136446"/>
        </w:sdtPr>
        <w:sdtEndPr/>
        <w:sdtContent/>
      </w:sdt>
      <w:sdt>
        <w:sdtPr>
          <w:tag w:val="goog_rdk_16"/>
          <w:id w:val="1554664572"/>
        </w:sdtPr>
        <w:sdtEndPr/>
        <w:sdtContent/>
      </w:sdt>
      <w:r>
        <w:t xml:space="preserve">energetic </w:t>
      </w:r>
      <w:r w:rsidR="00116D98">
        <w:t xml:space="preserve">or nutrient </w:t>
      </w:r>
      <w:r>
        <w:t>demand (</w:t>
      </w:r>
      <w:r w:rsidR="00116D98">
        <w:t xml:space="preserve">e.g., </w:t>
      </w:r>
      <w:r>
        <w:t xml:space="preserve">kJ </w:t>
      </w:r>
      <w:r>
        <w:lastRenderedPageBreak/>
        <w:t>y-1) will be calculated at the resolution of the distribution maps as the sum</w:t>
      </w:r>
      <w:r w:rsidR="00E01D59">
        <w:t>med</w:t>
      </w:r>
      <w:r>
        <w:t xml:space="preserve"> FMR </w:t>
      </w:r>
      <w:r w:rsidR="00CA3B9A">
        <w:t xml:space="preserve">for all </w:t>
      </w:r>
      <w:r>
        <w:t xml:space="preserve">species (following </w:t>
      </w:r>
      <w:r w:rsidR="00464268">
        <w:fldChar w:fldCharType="begin"/>
      </w:r>
      <w:r w:rsidR="00680EB7">
        <w:instrText xml:space="preserve"> ADDIN EN.CITE &lt;EndNote&gt;&lt;Cite&gt;&lt;Author&gt;Kopp&lt;/Author&gt;&lt;Year&gt;2021&lt;/Year&gt;&lt;RecNum&gt;2917&lt;/RecNum&gt;&lt;DisplayText&gt;&lt;style face="superscript"&gt;70&lt;/style&gt;&lt;/DisplayText&gt;&lt;record&gt;&lt;rec-number&gt;2917&lt;/rec-number&gt;&lt;foreign-keys&gt;&lt;key app="EN" db-id="er9pfsvf02vseme9rr6x0dsn0dfaa5a2ap0s" timestamp="1737999899"&gt;2917&lt;/key&gt;&lt;/foreign-keys&gt;&lt;ref-type name="Thesis"&gt;32&lt;/ref-type&gt;&lt;contributors&gt;&lt;authors&gt;&lt;author&gt;Kopp, Darin&lt;/author&gt;&lt;/authors&gt;&lt;tertiary-authors&gt;&lt;author&gt;Allen, Daniel&lt;/author&gt;&lt;/tertiary-authors&gt;&lt;/contributors&gt;&lt;titles&gt;&lt;title&gt;Geographical variation in an aquatic-to-terrestrial resource subsidy pathway&lt;/title&gt;&lt;secondary-title&gt;Department of Biology&lt;/secondary-title&gt;&lt;/titles&gt;&lt;pages&gt;218&lt;/pages&gt;&lt;volume&gt;Ph.D.&lt;/volume&gt;&lt;dates&gt;&lt;year&gt;2021&lt;/year&gt;&lt;/dates&gt;&lt;publisher&gt;University of Oklahoma&lt;/publisher&gt;&lt;work-type&gt;Dissertation&lt;/work-type&gt;&lt;urls&gt;&lt;/urls&gt;&lt;electronic-resource-num&gt;https://hdl.handle.net/11244/329560&lt;/electronic-resource-num&gt;&lt;/record&gt;&lt;/Cite&gt;&lt;/EndNote&gt;</w:instrText>
      </w:r>
      <w:r w:rsidR="00464268">
        <w:fldChar w:fldCharType="separate"/>
      </w:r>
      <w:r w:rsidR="00680EB7" w:rsidRPr="00680EB7">
        <w:rPr>
          <w:noProof/>
          <w:vertAlign w:val="superscript"/>
        </w:rPr>
        <w:t>70</w:t>
      </w:r>
      <w:r w:rsidR="00464268">
        <w:fldChar w:fldCharType="end"/>
      </w:r>
      <w:r>
        <w:t>)</w:t>
      </w:r>
      <w:r w:rsidR="007B41BE">
        <w:t xml:space="preserve"> and adjusted to reflect</w:t>
      </w:r>
      <w:r w:rsidR="0044191A">
        <w:t xml:space="preserve"> demand during the breeding season</w:t>
      </w:r>
      <w:r>
        <w:t xml:space="preserve">.  </w:t>
      </w:r>
      <w:r w:rsidR="007D5561" w:rsidRPr="007D5561">
        <w:t xml:space="preserve">Because aerial insectivores vary in their consumption of emergent aquatic insects (e.g., ranging from high aquatic prey use by Bank and Tree Swallows to lower aquatic prey use by Barn Swallows), </w:t>
      </w:r>
      <w:r w:rsidR="007D5561">
        <w:t>w</w:t>
      </w:r>
      <w:r>
        <w:t>e will also estimate</w:t>
      </w:r>
      <w:r w:rsidR="007D5561">
        <w:t xml:space="preserve"> the</w:t>
      </w:r>
      <w:r>
        <w:t xml:space="preserve"> percentage of energetic demands from aquatic prey based on species-</w:t>
      </w:r>
      <w:r w:rsidR="00D12400">
        <w:t>, population-</w:t>
      </w:r>
      <w:r>
        <w:t xml:space="preserve"> or </w:t>
      </w:r>
      <w:r w:rsidR="00D12400">
        <w:t>region</w:t>
      </w:r>
      <w:r>
        <w:t xml:space="preserve">-specific dietary data from previous studies </w:t>
      </w:r>
      <w:r w:rsidR="006B132F">
        <w:t xml:space="preserve">via meta-analysis (conducted as part of </w:t>
      </w:r>
      <w:r w:rsidR="006D34FB">
        <w:t>Powell Center Fellow activities)</w:t>
      </w:r>
      <w:r w:rsidR="008E08CB">
        <w:t xml:space="preserve"> </w:t>
      </w:r>
      <w:r w:rsidR="00A06177">
        <w:fldChar w:fldCharType="begin">
          <w:fldData xml:space="preserve">PEVuZE5vdGU+PENpdGU+PEF1dGhvcj5NY0NsZW5hZ2hhbjwvQXV0aG9yPjxZZWFyPjIwMTk8L1ll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</w:fldData>
        </w:fldChar>
      </w:r>
      <w:r w:rsidR="00680EB7">
        <w:instrText xml:space="preserve"> ADDIN EN.CITE </w:instrText>
      </w:r>
      <w:r w:rsidR="00680EB7">
        <w:fldChar w:fldCharType="begin">
          <w:fldData xml:space="preserve">PEVuZE5vdGU+PENpdGU+PEF1dGhvcj5NY0NsZW5hZ2hhbjwvQXV0aG9yPjxZZWFyPjIwMTk8L1ll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</w:fldData>
        </w:fldChar>
      </w:r>
      <w:r w:rsidR="00680EB7">
        <w:instrText xml:space="preserve"> ADDIN EN.CITE.DATA </w:instrText>
      </w:r>
      <w:r w:rsidR="00680EB7">
        <w:fldChar w:fldCharType="end"/>
      </w:r>
      <w:r w:rsidR="00A06177">
        <w:fldChar w:fldCharType="separate"/>
      </w:r>
      <w:r w:rsidR="00680EB7" w:rsidRPr="00680EB7">
        <w:rPr>
          <w:noProof/>
          <w:vertAlign w:val="superscript"/>
        </w:rPr>
        <w:t>7,77-81</w:t>
      </w:r>
      <w:r w:rsidR="00A06177">
        <w:fldChar w:fldCharType="end"/>
      </w:r>
      <w:r w:rsidR="008E08CB">
        <w:t xml:space="preserve"> </w:t>
      </w:r>
      <w:r w:rsidR="00CA1A0A">
        <w:t xml:space="preserve">and the </w:t>
      </w:r>
      <w:proofErr w:type="spellStart"/>
      <w:r w:rsidR="00B643CD">
        <w:t>AvoN</w:t>
      </w:r>
      <w:r w:rsidR="00CA1A0A">
        <w:t>ET</w:t>
      </w:r>
      <w:proofErr w:type="spellEnd"/>
      <w:r w:rsidR="00CA1A0A">
        <w:t xml:space="preserve"> database</w:t>
      </w:r>
      <w:r w:rsidR="00B643CD">
        <w:t xml:space="preserve"> </w:t>
      </w:r>
      <w:r w:rsidR="00CA1A0A">
        <w:t>(</w:t>
      </w:r>
      <w:r>
        <w:rPr>
          <w:b/>
        </w:rPr>
        <w:t>Table 2</w:t>
      </w:r>
      <w:r>
        <w:t xml:space="preserve">). </w:t>
      </w:r>
      <w:r w:rsidR="00374709" w:rsidRPr="00374709">
        <w:t xml:space="preserve">Incongruencies between estimated emergence and energetic demand </w:t>
      </w:r>
      <w:r w:rsidR="00A83823">
        <w:t xml:space="preserve">from aquatic insect prey may </w:t>
      </w:r>
      <w:r w:rsidR="00510BCC">
        <w:t>indicate risk</w:t>
      </w:r>
      <w:r>
        <w:t xml:space="preserve"> </w:t>
      </w:r>
      <w:r w:rsidR="00510BCC">
        <w:t xml:space="preserve">from </w:t>
      </w:r>
      <w:r>
        <w:t xml:space="preserve">prey loss due to </w:t>
      </w:r>
      <w:r w:rsidR="00887325">
        <w:t>aquatic contaminant</w:t>
      </w:r>
      <w:r>
        <w:t>s</w:t>
      </w:r>
      <w:r w:rsidR="00F26CF6">
        <w:t xml:space="preserve"> (e.g., log </w:t>
      </w:r>
      <w:r w:rsidR="00491F0A">
        <w:t>[</w:t>
      </w:r>
      <w:r w:rsidR="00BB6F14">
        <w:t>energy available in aquatic insect prey/energy needed</w:t>
      </w:r>
      <w:r w:rsidR="00491F0A">
        <w:t>] &lt; 0)</w:t>
      </w:r>
      <w:r>
        <w:t xml:space="preserve">. The effects </w:t>
      </w:r>
      <w:r w:rsidR="00510BCC">
        <w:t xml:space="preserve">resulting from this risk could </w:t>
      </w:r>
      <w:r>
        <w:t>include switching to less nutritious/preferred prey sources (i.e., with lower LC-PUFA content), loss of high-quality foraging sites, or a reduction in overall energy consumption.</w:t>
      </w:r>
      <w:r w:rsidR="00A91554" w:rsidRPr="00A91554">
        <w:rPr>
          <w:noProof/>
        </w:rPr>
        <w:t xml:space="preserve"> </w:t>
      </w:r>
    </w:p>
    <w:p w14:paraId="70DC59D3" w14:textId="386320EC" w:rsidR="00583BB0" w:rsidRDefault="00A91554" w:rsidP="00606920">
      <w:pPr>
        <w:pBdr>
          <w:top w:val="nil"/>
          <w:left w:val="nil"/>
          <w:bottom w:val="nil"/>
          <w:right w:val="nil"/>
          <w:between w:val="nil"/>
        </w:pBdr>
        <w:ind w:left="360" w:firstLine="360"/>
      </w:pPr>
      <w:r w:rsidRPr="008E76F6">
        <w:rPr>
          <w:noProof/>
        </w:rPr>
        <w:drawing>
          <wp:anchor distT="0" distB="0" distL="114300" distR="114300" simplePos="0" relativeHeight="251663360" behindDoc="0" locked="0" layoutInCell="1" allowOverlap="1" wp14:anchorId="32CCECEF" wp14:editId="0381A043">
            <wp:simplePos x="0" y="0"/>
            <wp:positionH relativeFrom="column">
              <wp:posOffset>228600</wp:posOffset>
            </wp:positionH>
            <wp:positionV relativeFrom="paragraph">
              <wp:posOffset>1782808</wp:posOffset>
            </wp:positionV>
            <wp:extent cx="5943600" cy="4411980"/>
            <wp:effectExtent l="0" t="0" r="0" b="7620"/>
            <wp:wrapSquare wrapText="bothSides"/>
            <wp:docPr id="1425405268" name="Picture 1">
              <a:extLst xmlns:a="http://schemas.openxmlformats.org/drawingml/2006/main">
                <a:ext uri="{FF2B5EF4-FFF2-40B4-BE49-F238E27FC236}">
                  <a16:creationId xmlns:a16="http://schemas.microsoft.com/office/drawing/2014/main" id="{9D04394D-AD81-6301-7E06-906EB9947B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D04394D-AD81-6301-7E06-906EB9947BAC}"/>
                        </a:ext>
                      </a:extLst>
                    </pic:cNvPr>
                    <pic:cNvPicPr>
                      <a:picLocks noChangeAspect="1"/>
                    </pic:cNvPicPr>
                  </pic:nvPicPr>
                  <pic:blipFill rotWithShape="1">
                    <a:blip r:embed="rId27">
                      <a:extLst>
                        <a:ext uri="{28A0092B-C50C-407E-A947-70E740481C1C}">
                          <a14:useLocalDpi xmlns:a14="http://schemas.microsoft.com/office/drawing/2010/main" val="0"/>
                        </a:ext>
                      </a:extLst>
                    </a:blip>
                    <a:srcRect b="2823"/>
                    <a:stretch/>
                  </pic:blipFill>
                  <pic:spPr>
                    <a:xfrm>
                      <a:off x="0" y="0"/>
                      <a:ext cx="5943600" cy="4411980"/>
                    </a:xfrm>
                    <a:prstGeom prst="rect">
                      <a:avLst/>
                    </a:prstGeom>
                  </pic:spPr>
                </pic:pic>
              </a:graphicData>
            </a:graphic>
          </wp:anchor>
        </w:drawing>
      </w:r>
      <w:r w:rsidR="00743C34">
        <w:t xml:space="preserve">By integrating spatially explicit models of aerial insectivore energy requirements and reliance on aquatic insects with predictions of aquatic insect </w:t>
      </w:r>
      <w:r w:rsidR="00A96D6F">
        <w:t xml:space="preserve">emergence </w:t>
      </w:r>
      <w:r w:rsidR="00743C34">
        <w:t xml:space="preserve">and contaminant </w:t>
      </w:r>
      <w:r w:rsidR="00A96D6F">
        <w:t>fluxes</w:t>
      </w:r>
      <w:r w:rsidR="00743C34">
        <w:t xml:space="preserve">, this working group will investigate: 1) whether the quantity of emergent aquatic insects, potentially altered by contaminants, adequately fulfills the metabolic needs of insectivorous birds </w:t>
      </w:r>
      <w:r w:rsidR="00846D83">
        <w:t xml:space="preserve">in a specific location </w:t>
      </w:r>
      <w:r w:rsidR="0013276A">
        <w:t xml:space="preserve">(i.e., food deprivation) </w:t>
      </w:r>
      <w:r w:rsidR="00743C34">
        <w:t>(</w:t>
      </w:r>
      <w:r w:rsidR="00743C34" w:rsidRPr="000C695F">
        <w:rPr>
          <w:b/>
          <w:bCs/>
        </w:rPr>
        <w:t>Fig. 4</w:t>
      </w:r>
      <w:r w:rsidR="00743C34">
        <w:t>)</w:t>
      </w:r>
      <w:r w:rsidR="00100F4B">
        <w:t xml:space="preserve"> and</w:t>
      </w:r>
      <w:r w:rsidR="00743C34">
        <w:t xml:space="preserve"> 2) the extent of contaminant exposure </w:t>
      </w:r>
      <w:r w:rsidR="00C61B44">
        <w:t xml:space="preserve">risk </w:t>
      </w:r>
      <w:r w:rsidR="00743C34">
        <w:t>experienced by birds through their aquatic insect prey (</w:t>
      </w:r>
      <w:r w:rsidR="00743C34" w:rsidRPr="000C695F">
        <w:rPr>
          <w:b/>
          <w:bCs/>
        </w:rPr>
        <w:t>Fig. 3</w:t>
      </w:r>
      <w:r w:rsidR="00743C34">
        <w:t xml:space="preserve">). </w:t>
      </w:r>
      <w:r w:rsidR="007D72A8">
        <w:t>Specifically, c</w:t>
      </w:r>
      <w:r w:rsidR="00B366B3">
        <w:t xml:space="preserve">ontaminant exposure risk </w:t>
      </w:r>
      <w:r w:rsidR="00000654">
        <w:t xml:space="preserve">at a given location </w:t>
      </w:r>
      <w:r w:rsidR="009B366D">
        <w:t>will be</w:t>
      </w:r>
      <w:r w:rsidR="00E96BC3">
        <w:t xml:space="preserve"> calculated </w:t>
      </w:r>
      <w:r w:rsidR="00881212">
        <w:t xml:space="preserve">by </w:t>
      </w:r>
      <w:r w:rsidR="008F7923">
        <w:t>dividing</w:t>
      </w:r>
      <w:r w:rsidR="00881212">
        <w:t xml:space="preserve"> species-specific annual aerial insectivore </w:t>
      </w:r>
      <w:sdt>
        <w:sdtPr>
          <w:tag w:val="goog_rdk_13"/>
          <w:id w:val="48887743"/>
        </w:sdtPr>
        <w:sdtEndPr/>
        <w:sdtContent/>
      </w:sdt>
      <w:sdt>
        <w:sdtPr>
          <w:tag w:val="goog_rdk_14"/>
          <w:id w:val="-742798221"/>
        </w:sdtPr>
        <w:sdtEndPr/>
        <w:sdtContent/>
      </w:sdt>
      <w:sdt>
        <w:sdtPr>
          <w:tag w:val="goog_rdk_15"/>
          <w:id w:val="-1078969894"/>
        </w:sdtPr>
        <w:sdtEndPr/>
        <w:sdtContent/>
      </w:sdt>
      <w:sdt>
        <w:sdtPr>
          <w:tag w:val="goog_rdk_16"/>
          <w:id w:val="-1520226259"/>
        </w:sdtPr>
        <w:sdtEndPr/>
        <w:sdtContent/>
      </w:sdt>
      <w:r w:rsidR="00881212">
        <w:t xml:space="preserve">energetic </w:t>
      </w:r>
      <w:r w:rsidR="008F7923">
        <w:t xml:space="preserve">demand or availability (whichever is </w:t>
      </w:r>
      <w:r w:rsidR="008F7923">
        <w:lastRenderedPageBreak/>
        <w:t>larger) by the number of birds of that species</w:t>
      </w:r>
      <w:r w:rsidR="007E2F4E">
        <w:t xml:space="preserve"> to give the uptake of </w:t>
      </w:r>
      <w:r w:rsidR="00235546">
        <w:t>specific contaminants per bird</w:t>
      </w:r>
      <w:r w:rsidR="00E9225C">
        <w:t xml:space="preserve"> during the breeding season</w:t>
      </w:r>
      <w:r w:rsidR="00000654">
        <w:t xml:space="preserve">. </w:t>
      </w:r>
      <w:r w:rsidR="00743C34">
        <w:t xml:space="preserve">To </w:t>
      </w:r>
      <w:r w:rsidR="00CE64E7">
        <w:t xml:space="preserve">further </w:t>
      </w:r>
      <w:r w:rsidR="00743C34">
        <w:t xml:space="preserve">assess potential </w:t>
      </w:r>
      <w:r w:rsidR="003660C5">
        <w:t xml:space="preserve">effects </w:t>
      </w:r>
      <w:r w:rsidR="009C2C63">
        <w:t xml:space="preserve">derived from the risk </w:t>
      </w:r>
      <w:r w:rsidR="00743C34">
        <w:t xml:space="preserve">of food deprivation and contaminant exposure, the working group will also combine available laboratory-based toxicity thresholds and species sensitivity distributions from field measurements (e.g., toxicity and metabolism databases in </w:t>
      </w:r>
      <w:r w:rsidR="00743C34">
        <w:rPr>
          <w:b/>
        </w:rPr>
        <w:t>Table 2</w:t>
      </w:r>
      <w:r w:rsidR="00743C34">
        <w:t xml:space="preserve">) with estimates of toxicity thresholds for individual compounds and </w:t>
      </w:r>
      <w:sdt>
        <w:sdtPr>
          <w:tag w:val="goog_rdk_17"/>
          <w:id w:val="169542420"/>
        </w:sdtPr>
        <w:sdtEndPr/>
        <w:sdtContent/>
      </w:sdt>
      <w:r w:rsidR="00743C34">
        <w:t xml:space="preserve">species (e.g., </w:t>
      </w:r>
      <w:r w:rsidR="0033523D">
        <w:fldChar w:fldCharType="begin"/>
      </w:r>
      <w:r w:rsidR="00680EB7">
        <w:instrText xml:space="preserve"> ADDIN EN.CITE &lt;EndNote&gt;&lt;Cite&gt;&lt;Author&gt;Mineau&lt;/Author&gt;&lt;Year&gt;2001&lt;/Year&gt;&lt;RecNum&gt;2924&lt;/RecNum&gt;&lt;DisplayText&gt;&lt;style face="superscript"&gt;82&lt;/style&gt;&lt;/DisplayText&gt;&lt;record&gt;&lt;rec-number&gt;2924&lt;/rec-number&gt;&lt;foreign-keys&gt;&lt;key app="EN" db-id="er9pfsvf02vseme9rr6x0dsn0dfaa5a2ap0s" timestamp="1738002557"&gt;2924&lt;/key&gt;&lt;/foreign-keys&gt;&lt;ref-type name="Journal Article"&gt;17&lt;/ref-type&gt;&lt;contributors&gt;&lt;authors&gt;&lt;author&gt;Mineau, P.&lt;/author&gt;&lt;author&gt;Baril, A.&lt;/author&gt;&lt;author&gt;Collins, B. T.&lt;/author&gt;&lt;author&gt;Duffe, J.&lt;/author&gt;&lt;author&gt;Joerman, G.&lt;/author&gt;&lt;author&gt;Luttik, R. &lt;/author&gt;&lt;/authors&gt;&lt;/contributors&gt;&lt;titles&gt;&lt;title&gt;Pesticide acute toxicity reference values for birds&lt;/title&gt;&lt;secondary-title&gt;Reviews of Environmental Contamination and Toxicology&lt;/secondary-title&gt;&lt;/titles&gt;&lt;periodical&gt;&lt;full-title&gt;Reviews of Environmental Contamination and Toxicology&lt;/full-title&gt;&lt;/periodical&gt;&lt;pages&gt;13-74&lt;/pages&gt;&lt;volume&gt;170&lt;/volume&gt;&lt;dates&gt;&lt;year&gt;2001&lt;/year&gt;&lt;/dates&gt;&lt;urls&gt;&lt;/urls&gt;&lt;/record&gt;&lt;/Cite&gt;&lt;/EndNote&gt;</w:instrText>
      </w:r>
      <w:r w:rsidR="0033523D">
        <w:fldChar w:fldCharType="separate"/>
      </w:r>
      <w:r w:rsidR="00680EB7" w:rsidRPr="00680EB7">
        <w:rPr>
          <w:noProof/>
          <w:vertAlign w:val="superscript"/>
        </w:rPr>
        <w:t>82</w:t>
      </w:r>
      <w:r w:rsidR="0033523D">
        <w:fldChar w:fldCharType="end"/>
      </w:r>
      <w:r w:rsidR="00743C34">
        <w:t>) (</w:t>
      </w:r>
      <w:r w:rsidR="00743C34">
        <w:rPr>
          <w:b/>
        </w:rPr>
        <w:t>Table 1</w:t>
      </w:r>
      <w:r w:rsidR="00743C34">
        <w:t xml:space="preserve">). </w:t>
      </w:r>
    </w:p>
    <w:p w14:paraId="70DC59D4" w14:textId="77777777" w:rsidR="00583BB0" w:rsidRDefault="00583BB0">
      <w:pPr>
        <w:pBdr>
          <w:top w:val="nil"/>
          <w:left w:val="nil"/>
          <w:bottom w:val="nil"/>
          <w:right w:val="nil"/>
          <w:between w:val="nil"/>
        </w:pBdr>
        <w:ind w:firstLine="0"/>
      </w:pPr>
    </w:p>
    <w:p w14:paraId="70DC59D5" w14:textId="6DFECBDB" w:rsidR="00583BB0" w:rsidRDefault="00743C34">
      <w:pPr>
        <w:numPr>
          <w:ilvl w:val="0"/>
          <w:numId w:val="2"/>
        </w:numPr>
        <w:pBdr>
          <w:top w:val="nil"/>
          <w:left w:val="nil"/>
          <w:bottom w:val="nil"/>
          <w:right w:val="nil"/>
          <w:between w:val="nil"/>
        </w:pBdr>
      </w:pPr>
      <w:r>
        <w:rPr>
          <w:u w:val="single"/>
        </w:rPr>
        <w:t>Synthetic and prospective paper</w:t>
      </w:r>
      <w:r>
        <w:t xml:space="preserve"> </w:t>
      </w:r>
      <w:r>
        <w:rPr>
          <w:b/>
        </w:rPr>
        <w:t>We will leverage our spatially</w:t>
      </w:r>
      <w:r w:rsidR="00B643CD">
        <w:rPr>
          <w:b/>
        </w:rPr>
        <w:t xml:space="preserve"> </w:t>
      </w:r>
      <w:r>
        <w:rPr>
          <w:b/>
        </w:rPr>
        <w:t xml:space="preserve">explicit predictions of diet-mediated contaminant risks to address data gaps </w:t>
      </w:r>
      <w:r w:rsidR="004A76C8">
        <w:rPr>
          <w:b/>
        </w:rPr>
        <w:t>and understudied pathways contributing to</w:t>
      </w:r>
      <w:r>
        <w:rPr>
          <w:b/>
        </w:rPr>
        <w:t xml:space="preserve"> </w:t>
      </w:r>
      <w:r w:rsidR="006B030D">
        <w:rPr>
          <w:b/>
        </w:rPr>
        <w:t>the decline in aerial insectivorous birds</w:t>
      </w:r>
      <w:r>
        <w:rPr>
          <w:b/>
        </w:rPr>
        <w:t xml:space="preserve">. </w:t>
      </w:r>
      <w:r>
        <w:t>These predictions will allow us to test hypotheses about the role</w:t>
      </w:r>
      <w:r w:rsidR="00626D70">
        <w:t>s</w:t>
      </w:r>
      <w:r>
        <w:t xml:space="preserve"> of land use and </w:t>
      </w:r>
      <w:r w:rsidR="009F4943">
        <w:t>ecological</w:t>
      </w:r>
      <w:r>
        <w:t xml:space="preserve"> processes </w:t>
      </w:r>
      <w:r w:rsidR="00666738">
        <w:t xml:space="preserve">in </w:t>
      </w:r>
      <w:r>
        <w:t>modulating diet</w:t>
      </w:r>
      <w:r w:rsidR="00666738">
        <w:t>ary</w:t>
      </w:r>
      <w:r>
        <w:t xml:space="preserve"> contaminant effects on aerial insectivor</w:t>
      </w:r>
      <w:r w:rsidR="00666738">
        <w:t>ous birds</w:t>
      </w:r>
      <w:r>
        <w:t xml:space="preserve"> (</w:t>
      </w:r>
      <w:r>
        <w:rPr>
          <w:b/>
        </w:rPr>
        <w:t>Fig. 1</w:t>
      </w:r>
      <w:r>
        <w:t xml:space="preserve">, </w:t>
      </w:r>
      <w:r>
        <w:rPr>
          <w:b/>
        </w:rPr>
        <w:t>Box 1</w:t>
      </w:r>
      <w:r>
        <w:t xml:space="preserve">). By modeling the overlap of avian population density, metabolism, and </w:t>
      </w:r>
      <w:r w:rsidR="00887325">
        <w:t>aquatic contaminant</w:t>
      </w:r>
      <w:r>
        <w:t xml:space="preserve"> flux, we will identify hotspots of contaminant exposure (individual and mixtures) that pose the greatest cumulative risk to insectivores. We will also address conceptual gaps including how aquatic insect </w:t>
      </w:r>
      <w:r w:rsidR="001158BE">
        <w:t>taxa richness</w:t>
      </w:r>
      <w:r>
        <w:t xml:space="preserve"> </w:t>
      </w:r>
      <w:r w:rsidR="004D6E37">
        <w:t xml:space="preserve">could </w:t>
      </w:r>
      <w:r>
        <w:t xml:space="preserve">influence insectivore exposure to contaminants and effects of contaminants on nutrient fluxes. For example, does </w:t>
      </w:r>
      <w:r w:rsidR="00E372D7">
        <w:t>higher</w:t>
      </w:r>
      <w:r w:rsidR="005D2F7B">
        <w:t xml:space="preserve"> </w:t>
      </w:r>
      <w:r w:rsidR="00E372D7">
        <w:t xml:space="preserve">richness </w:t>
      </w:r>
      <w:r w:rsidR="008066C9">
        <w:t xml:space="preserve">reduce </w:t>
      </w:r>
      <w:r>
        <w:t xml:space="preserve">contaminant flux </w:t>
      </w:r>
      <w:r w:rsidR="00D10368">
        <w:t xml:space="preserve">and </w:t>
      </w:r>
      <w:r>
        <w:t xml:space="preserve">risk </w:t>
      </w:r>
      <w:r w:rsidR="00470D1C">
        <w:t xml:space="preserve">by increasing the number </w:t>
      </w:r>
      <w:r w:rsidR="006D35FE">
        <w:t xml:space="preserve">taxa with </w:t>
      </w:r>
      <w:r w:rsidR="00F87CBD">
        <w:t>lower tissue concentrations</w:t>
      </w:r>
      <w:r w:rsidR="00470D1C">
        <w:t xml:space="preserve"> </w:t>
      </w:r>
      <w:r>
        <w:t xml:space="preserve">or </w:t>
      </w:r>
      <w:r w:rsidR="00D4414B">
        <w:t xml:space="preserve">does greater aquatic insect richness </w:t>
      </w:r>
      <w:r w:rsidR="00442D34">
        <w:t>increase</w:t>
      </w:r>
      <w:r w:rsidR="00D4414B">
        <w:t xml:space="preserve"> the risk because</w:t>
      </w:r>
      <w:r w:rsidR="00442D34">
        <w:t xml:space="preserve"> </w:t>
      </w:r>
      <w:r>
        <w:t xml:space="preserve">food chains </w:t>
      </w:r>
      <w:r w:rsidR="00442D34">
        <w:t>(</w:t>
      </w:r>
      <w:r>
        <w:t>typically associated with increased diversity</w:t>
      </w:r>
      <w:r w:rsidR="00442D34">
        <w:t>)</w:t>
      </w:r>
      <w:r>
        <w:t xml:space="preserve"> amplify </w:t>
      </w:r>
      <w:r w:rsidR="00442D34">
        <w:t>some contaminants via bioaccumulation/</w:t>
      </w:r>
      <w:proofErr w:type="spellStart"/>
      <w:r w:rsidR="00442D34">
        <w:t>magification</w:t>
      </w:r>
      <w:proofErr w:type="spellEnd"/>
      <w:r>
        <w:t xml:space="preserve">? Finally, data generated here will help to identify environmentally relevant exposure rates to test dietary toxicity thresholds in laboratory settings (of both single contaminants and mixtures). </w:t>
      </w:r>
      <w:r>
        <w:rPr>
          <w:highlight w:val="white"/>
        </w:rPr>
        <w:t>We will disseminate these findings in a high-impact peer-reviewed publication to advance our understanding of the factors determining risk to insectivores from contaminant effects on diet quality and quantity, and to inform future research directions</w:t>
      </w:r>
      <w:r>
        <w:t xml:space="preserve">. </w:t>
      </w:r>
    </w:p>
    <w:p w14:paraId="70DC59D6" w14:textId="77777777" w:rsidR="00583BB0" w:rsidRDefault="00583BB0">
      <w:pPr>
        <w:pBdr>
          <w:top w:val="nil"/>
          <w:left w:val="nil"/>
          <w:bottom w:val="nil"/>
          <w:right w:val="nil"/>
          <w:between w:val="nil"/>
        </w:pBdr>
        <w:ind w:firstLine="0"/>
      </w:pPr>
    </w:p>
    <w:p w14:paraId="70DC59D7" w14:textId="54580248" w:rsidR="00583BB0" w:rsidRDefault="00743C34">
      <w:pPr>
        <w:numPr>
          <w:ilvl w:val="0"/>
          <w:numId w:val="2"/>
        </w:numPr>
        <w:pBdr>
          <w:top w:val="nil"/>
          <w:left w:val="nil"/>
          <w:bottom w:val="nil"/>
          <w:right w:val="nil"/>
          <w:between w:val="nil"/>
        </w:pBdr>
      </w:pPr>
      <w:r>
        <w:rPr>
          <w:u w:val="single"/>
        </w:rPr>
        <w:t xml:space="preserve">Interactive data application </w:t>
      </w:r>
      <w:r w:rsidR="00801490">
        <w:rPr>
          <w:u w:val="single"/>
        </w:rPr>
        <w:t xml:space="preserve">for a landscape of </w:t>
      </w:r>
      <w:r>
        <w:rPr>
          <w:u w:val="single"/>
        </w:rPr>
        <w:t>risk</w:t>
      </w:r>
      <w:r>
        <w:t xml:space="preserve"> </w:t>
      </w:r>
      <w:r>
        <w:rPr>
          <w:b/>
        </w:rPr>
        <w:t xml:space="preserve">We will construct an interactive </w:t>
      </w:r>
      <w:proofErr w:type="spellStart"/>
      <w:r>
        <w:rPr>
          <w:b/>
        </w:rPr>
        <w:t>geonarrative</w:t>
      </w:r>
      <w:proofErr w:type="spellEnd"/>
      <w:r>
        <w:rPr>
          <w:b/>
        </w:rPr>
        <w:t xml:space="preserve"> web application using R Shiny or ESRI online products that will allow researchers, managers and the public to use and explore our results</w:t>
      </w:r>
      <w:r>
        <w:t xml:space="preserve">. </w:t>
      </w:r>
      <w:proofErr w:type="spellStart"/>
      <w:r>
        <w:t>Geonarrative</w:t>
      </w:r>
      <w:proofErr w:type="spellEnd"/>
      <w:r>
        <w:t xml:space="preserve"> products are widely used among members of the public, academics, scientists, and decision-makers across all levels of government. These products can provide background information (for example, </w:t>
      </w:r>
      <w:hyperlink r:id="rId28">
        <w:r>
          <w:rPr>
            <w:color w:val="1155CC"/>
            <w:u w:val="single"/>
          </w:rPr>
          <w:t>EDCs in the Chesapeake</w:t>
        </w:r>
      </w:hyperlink>
      <w:r>
        <w:t xml:space="preserve">), detailed information and results aimed at answering stakeholder, risk assessor, and conservation practitioner needs (for example, showing where </w:t>
      </w:r>
      <w:hyperlink r:id="rId29">
        <w:r>
          <w:rPr>
            <w:color w:val="1155CC"/>
            <w:u w:val="single"/>
          </w:rPr>
          <w:t>management actions are best implemented</w:t>
        </w:r>
      </w:hyperlink>
      <w:r>
        <w:t xml:space="preserve">), or showcase select results to inform the general public (for example, showing where there is a higher risk of PFAS in public drinking water </w:t>
      </w:r>
      <w:hyperlink r:id="rId30">
        <w:r>
          <w:rPr>
            <w:color w:val="1155CC"/>
            <w:u w:val="single"/>
          </w:rPr>
          <w:t xml:space="preserve">sources </w:t>
        </w:r>
      </w:hyperlink>
      <w:r>
        <w:t xml:space="preserve">and </w:t>
      </w:r>
      <w:hyperlink r:id="rId31">
        <w:proofErr w:type="spellStart"/>
        <w:r>
          <w:rPr>
            <w:color w:val="1155CC"/>
            <w:u w:val="single"/>
          </w:rPr>
          <w:t>tapwater</w:t>
        </w:r>
        <w:proofErr w:type="spellEnd"/>
      </w:hyperlink>
      <w:r>
        <w:t xml:space="preserve">). </w:t>
      </w:r>
    </w:p>
    <w:p w14:paraId="70DC59D8" w14:textId="74196D9A" w:rsidR="00583BB0" w:rsidRDefault="00743C34">
      <w:pPr>
        <w:pBdr>
          <w:top w:val="nil"/>
          <w:left w:val="nil"/>
          <w:bottom w:val="nil"/>
          <w:right w:val="nil"/>
          <w:between w:val="nil"/>
        </w:pBdr>
        <w:ind w:left="360" w:firstLine="360"/>
      </w:pPr>
      <w:r>
        <w:t xml:space="preserve">As part of this Powell Center Working Group, we will create a </w:t>
      </w:r>
      <w:proofErr w:type="spellStart"/>
      <w:r>
        <w:t>geonarrative</w:t>
      </w:r>
      <w:proofErr w:type="spellEnd"/>
      <w:r>
        <w:t xml:space="preserve"> to allow users to address questions including: where are insectivorous birds abundant? Where are specific </w:t>
      </w:r>
      <w:r w:rsidR="00887325">
        <w:t>aquatic contaminant</w:t>
      </w:r>
      <w:r>
        <w:t xml:space="preserve">s most prevalent? What is the magnitude of insect emergence and contaminant flux at those locations? And what does the overlapping distribution among those categories </w:t>
      </w:r>
      <w:r w:rsidR="00EC4F9B">
        <w:t xml:space="preserve">(i.e., risk) </w:t>
      </w:r>
      <w:r>
        <w:t xml:space="preserve">look like? Previously developed </w:t>
      </w:r>
      <w:proofErr w:type="spellStart"/>
      <w:r>
        <w:t>geonarratives</w:t>
      </w:r>
      <w:proofErr w:type="spellEnd"/>
      <w:r>
        <w:t xml:space="preserve"> will be used as a template for this effort, allowing for more rapid development and publication of results. Our </w:t>
      </w:r>
      <w:proofErr w:type="spellStart"/>
      <w:r>
        <w:t>geonarrative</w:t>
      </w:r>
      <w:proofErr w:type="spellEnd"/>
      <w:r>
        <w:t xml:space="preserve"> will contain a synthesis of the goals and methods in public friendly language, along with an interactive map and dashboard that will allow users to explore individual layers (contaminant sources, insect emergence, insect contaminant flux, bird abundance and modeled bird risk), the intersection among those layers, and view areas of higher and lower </w:t>
      </w:r>
      <w:r>
        <w:lastRenderedPageBreak/>
        <w:t xml:space="preserve">relative risk for contaminants and food web impacts to aerial insectivores. Because the models are being developed at the small watershed scale (HUC12 and equivalents), the results will be viewable at a spatial resolution relevant to land managers and government agencies. In addition to these benefits, the </w:t>
      </w:r>
      <w:proofErr w:type="spellStart"/>
      <w:r>
        <w:t>geonarrative</w:t>
      </w:r>
      <w:proofErr w:type="spellEnd"/>
      <w:r>
        <w:t xml:space="preserve"> will provide a single location to gather and link to supporting data, contacts, and other publications related to the working group </w:t>
      </w:r>
      <w:r w:rsidR="00557AC8">
        <w:t>activities</w:t>
      </w:r>
      <w:r>
        <w:t xml:space="preserve">. </w:t>
      </w:r>
    </w:p>
    <w:p w14:paraId="4DCA52FD" w14:textId="77777777" w:rsidR="00557AC8" w:rsidRDefault="00557AC8" w:rsidP="00C44F58"/>
    <w:p w14:paraId="70DC59DA" w14:textId="7A39D6A7" w:rsidR="00583BB0" w:rsidRPr="00557AC8" w:rsidRDefault="00743C34">
      <w:pPr>
        <w:pStyle w:val="Heading1"/>
        <w:spacing w:before="0" w:after="60"/>
      </w:pPr>
      <w:r>
        <w:t xml:space="preserve">Names of participants </w:t>
      </w:r>
      <w:r w:rsidR="00084A08">
        <w:rPr>
          <w:b w:val="0"/>
          <w:bCs/>
          <w:i/>
          <w:iCs/>
        </w:rPr>
        <w:t>72</w:t>
      </w:r>
      <w:r w:rsidR="00EB5BF3" w:rsidRPr="00EB5BF3">
        <w:rPr>
          <w:b w:val="0"/>
          <w:bCs/>
          <w:i/>
          <w:iCs/>
        </w:rPr>
        <w:t xml:space="preserve"> words</w:t>
      </w:r>
    </w:p>
    <w:p w14:paraId="70DC59DB" w14:textId="4237105C" w:rsidR="00583BB0" w:rsidRDefault="00743C34">
      <w:pPr>
        <w:ind w:firstLine="0"/>
      </w:pPr>
      <w:r>
        <w:t xml:space="preserve">We have assembled a </w:t>
      </w:r>
      <w:r w:rsidR="00C41C85">
        <w:t>highly qualified</w:t>
      </w:r>
      <w:r>
        <w:t xml:space="preserve"> team of experts (</w:t>
      </w:r>
      <w:r>
        <w:rPr>
          <w:b/>
        </w:rPr>
        <w:t>Table 3</w:t>
      </w:r>
      <w:r>
        <w:t>) including six early-career scientists, eight international faculty/researchers from five countries, and five government employees. Bridger Creel, the proposed Powell Center Fellow, will be responsible for ensuring the requirements of the Powell Center Data and Information Policy are met, and will serve as the liaison with the Powell Center computing staff. We anticipate everyone will participate fully, co-author manuscripts, and attend meetings.</w:t>
      </w:r>
    </w:p>
    <w:p w14:paraId="70DC59DC" w14:textId="77777777" w:rsidR="00583BB0" w:rsidRDefault="00583BB0">
      <w:pPr>
        <w:ind w:firstLine="0"/>
      </w:pPr>
    </w:p>
    <w:p w14:paraId="70DC59DD" w14:textId="77777777" w:rsidR="00583BB0" w:rsidRDefault="00743C34">
      <w:pPr>
        <w:ind w:firstLine="0"/>
      </w:pPr>
      <w:r>
        <w:rPr>
          <w:b/>
        </w:rPr>
        <w:t>Table 3.</w:t>
      </w:r>
      <w:r>
        <w:t xml:space="preserve"> List of participants. Powell Center liaison shown with asterisk. All confirmed participants are </w:t>
      </w:r>
      <w:proofErr w:type="gramStart"/>
      <w:r>
        <w:t>bolded</w:t>
      </w:r>
      <w:proofErr w:type="gramEnd"/>
      <w:r>
        <w:t>.</w:t>
      </w:r>
    </w:p>
    <w:p w14:paraId="70DC59DE" w14:textId="77777777" w:rsidR="00583BB0" w:rsidRPr="005467D3" w:rsidRDefault="00583BB0">
      <w:pPr>
        <w:ind w:firstLine="0"/>
        <w:rPr>
          <w:sz w:val="8"/>
          <w:szCs w:val="8"/>
        </w:rPr>
      </w:pPr>
    </w:p>
    <w:tbl>
      <w:tblPr>
        <w:tblStyle w:val="ad"/>
        <w:tblW w:w="9360" w:type="dxa"/>
        <w:tblLayout w:type="fixed"/>
        <w:tblLook w:val="0400" w:firstRow="0" w:lastRow="0" w:firstColumn="0" w:lastColumn="0" w:noHBand="0" w:noVBand="1"/>
      </w:tblPr>
      <w:tblGrid>
        <w:gridCol w:w="2520"/>
        <w:gridCol w:w="2820"/>
        <w:gridCol w:w="2445"/>
        <w:gridCol w:w="1575"/>
      </w:tblGrid>
      <w:tr w:rsidR="00583BB0" w14:paraId="70DC59E3" w14:textId="77777777" w:rsidTr="005467D3">
        <w:trPr>
          <w:trHeight w:val="330"/>
          <w:tblHeader/>
        </w:trPr>
        <w:tc>
          <w:tcPr>
            <w:tcW w:w="2520" w:type="dxa"/>
            <w:tcBorders>
              <w:top w:val="single" w:sz="12" w:space="0" w:color="000000"/>
              <w:left w:val="nil"/>
              <w:bottom w:val="single" w:sz="12" w:space="0" w:color="000000"/>
              <w:right w:val="nil"/>
            </w:tcBorders>
            <w:shd w:val="clear" w:color="auto" w:fill="auto"/>
            <w:vAlign w:val="center"/>
          </w:tcPr>
          <w:p w14:paraId="70DC59DF" w14:textId="77777777" w:rsidR="00583BB0" w:rsidRDefault="00743C34">
            <w:pPr>
              <w:ind w:firstLine="0"/>
              <w:rPr>
                <w:b/>
                <w:color w:val="000000"/>
              </w:rPr>
            </w:pPr>
            <w:r>
              <w:rPr>
                <w:b/>
                <w:color w:val="000000"/>
              </w:rPr>
              <w:t>Name, Title, Affiliation</w:t>
            </w:r>
          </w:p>
        </w:tc>
        <w:tc>
          <w:tcPr>
            <w:tcW w:w="2820" w:type="dxa"/>
            <w:tcBorders>
              <w:top w:val="single" w:sz="12" w:space="0" w:color="000000"/>
              <w:left w:val="nil"/>
              <w:bottom w:val="single" w:sz="12" w:space="0" w:color="000000"/>
              <w:right w:val="nil"/>
            </w:tcBorders>
            <w:shd w:val="clear" w:color="auto" w:fill="auto"/>
            <w:vAlign w:val="center"/>
          </w:tcPr>
          <w:p w14:paraId="70DC59E0" w14:textId="77777777" w:rsidR="00583BB0" w:rsidRDefault="00743C34">
            <w:pPr>
              <w:ind w:firstLine="0"/>
              <w:rPr>
                <w:b/>
                <w:color w:val="000000"/>
              </w:rPr>
            </w:pPr>
            <w:r>
              <w:rPr>
                <w:b/>
              </w:rPr>
              <w:t>Scientific Expertise</w:t>
            </w:r>
          </w:p>
        </w:tc>
        <w:tc>
          <w:tcPr>
            <w:tcW w:w="2445" w:type="dxa"/>
            <w:tcBorders>
              <w:top w:val="single" w:sz="12" w:space="0" w:color="000000"/>
              <w:left w:val="nil"/>
              <w:bottom w:val="single" w:sz="12" w:space="0" w:color="000000"/>
              <w:right w:val="nil"/>
            </w:tcBorders>
            <w:shd w:val="clear" w:color="auto" w:fill="auto"/>
            <w:vAlign w:val="center"/>
          </w:tcPr>
          <w:p w14:paraId="70DC59E1" w14:textId="77777777" w:rsidR="00583BB0" w:rsidRDefault="00743C34">
            <w:pPr>
              <w:ind w:firstLine="0"/>
              <w:rPr>
                <w:b/>
                <w:color w:val="000000"/>
              </w:rPr>
            </w:pPr>
            <w:r>
              <w:rPr>
                <w:b/>
              </w:rPr>
              <w:t>Role in Working Group</w:t>
            </w:r>
          </w:p>
        </w:tc>
        <w:tc>
          <w:tcPr>
            <w:tcW w:w="1575" w:type="dxa"/>
            <w:tcBorders>
              <w:top w:val="single" w:sz="12" w:space="0" w:color="000000"/>
              <w:left w:val="nil"/>
              <w:bottom w:val="single" w:sz="12" w:space="0" w:color="000000"/>
              <w:right w:val="nil"/>
            </w:tcBorders>
          </w:tcPr>
          <w:p w14:paraId="70DC59E2" w14:textId="77777777" w:rsidR="00583BB0" w:rsidRDefault="00743C34">
            <w:pPr>
              <w:ind w:firstLine="0"/>
              <w:rPr>
                <w:b/>
              </w:rPr>
            </w:pPr>
            <w:r>
              <w:rPr>
                <w:b/>
              </w:rPr>
              <w:t>Career Stage</w:t>
            </w:r>
          </w:p>
        </w:tc>
      </w:tr>
      <w:tr w:rsidR="00583BB0" w14:paraId="70DC59EA" w14:textId="77777777" w:rsidTr="00830E70">
        <w:trPr>
          <w:trHeight w:val="620"/>
        </w:trPr>
        <w:tc>
          <w:tcPr>
            <w:tcW w:w="2520" w:type="dxa"/>
            <w:tcBorders>
              <w:top w:val="single" w:sz="12" w:space="0" w:color="000000"/>
              <w:left w:val="nil"/>
              <w:bottom w:val="single" w:sz="4" w:space="0" w:color="000000"/>
              <w:right w:val="nil"/>
            </w:tcBorders>
            <w:shd w:val="clear" w:color="auto" w:fill="auto"/>
            <w:vAlign w:val="center"/>
          </w:tcPr>
          <w:p w14:paraId="70DC59E4" w14:textId="77777777" w:rsidR="00583BB0" w:rsidRDefault="00743C34">
            <w:pPr>
              <w:ind w:firstLine="0"/>
              <w:rPr>
                <w:color w:val="000000"/>
              </w:rPr>
            </w:pPr>
            <w:r>
              <w:rPr>
                <w:b/>
                <w:color w:val="000000"/>
              </w:rPr>
              <w:t>Johanna Kraus</w:t>
            </w:r>
            <w:r>
              <w:rPr>
                <w:color w:val="000000"/>
              </w:rPr>
              <w:t xml:space="preserve">, </w:t>
            </w:r>
          </w:p>
          <w:p w14:paraId="70DC59E5" w14:textId="77777777" w:rsidR="00583BB0" w:rsidRDefault="00743C34">
            <w:pPr>
              <w:ind w:firstLine="0"/>
              <w:rPr>
                <w:color w:val="000000"/>
              </w:rPr>
            </w:pPr>
            <w:r>
              <w:rPr>
                <w:color w:val="000000"/>
              </w:rPr>
              <w:t>Research Ecologist</w:t>
            </w:r>
          </w:p>
          <w:p w14:paraId="70DC59E6" w14:textId="77777777" w:rsidR="00583BB0" w:rsidRDefault="00743C34">
            <w:pPr>
              <w:ind w:firstLine="0"/>
              <w:rPr>
                <w:b/>
                <w:color w:val="000000"/>
              </w:rPr>
            </w:pPr>
            <w:r>
              <w:rPr>
                <w:color w:val="000000"/>
              </w:rPr>
              <w:t>USGS CERC, MO</w:t>
            </w:r>
          </w:p>
        </w:tc>
        <w:tc>
          <w:tcPr>
            <w:tcW w:w="2820" w:type="dxa"/>
            <w:tcBorders>
              <w:top w:val="single" w:sz="12" w:space="0" w:color="000000"/>
              <w:left w:val="nil"/>
              <w:bottom w:val="single" w:sz="4" w:space="0" w:color="000000"/>
              <w:right w:val="nil"/>
            </w:tcBorders>
            <w:shd w:val="clear" w:color="auto" w:fill="auto"/>
            <w:vAlign w:val="center"/>
          </w:tcPr>
          <w:p w14:paraId="70DC59E7" w14:textId="77777777" w:rsidR="00583BB0" w:rsidRDefault="00743C34">
            <w:pPr>
              <w:ind w:firstLine="0"/>
            </w:pPr>
            <w:r>
              <w:t>Contaminants in insect-based food webs, aquatic-terrestrial linkages</w:t>
            </w:r>
          </w:p>
        </w:tc>
        <w:tc>
          <w:tcPr>
            <w:tcW w:w="2445" w:type="dxa"/>
            <w:tcBorders>
              <w:top w:val="single" w:sz="12" w:space="0" w:color="000000"/>
              <w:left w:val="nil"/>
              <w:bottom w:val="single" w:sz="4" w:space="0" w:color="000000"/>
              <w:right w:val="nil"/>
            </w:tcBorders>
            <w:shd w:val="clear" w:color="auto" w:fill="auto"/>
            <w:vAlign w:val="center"/>
          </w:tcPr>
          <w:p w14:paraId="70DC59E8" w14:textId="77777777" w:rsidR="00583BB0" w:rsidRDefault="00743C34">
            <w:pPr>
              <w:ind w:firstLine="0"/>
              <w:rPr>
                <w:color w:val="000000"/>
              </w:rPr>
            </w:pPr>
            <w:r>
              <w:t>Interpretation of contaminant effects on insects and food webs</w:t>
            </w:r>
          </w:p>
        </w:tc>
        <w:tc>
          <w:tcPr>
            <w:tcW w:w="1575" w:type="dxa"/>
            <w:tcBorders>
              <w:top w:val="single" w:sz="12" w:space="0" w:color="000000"/>
              <w:left w:val="nil"/>
              <w:bottom w:val="single" w:sz="4" w:space="0" w:color="000000"/>
              <w:right w:val="nil"/>
            </w:tcBorders>
            <w:vAlign w:val="center"/>
          </w:tcPr>
          <w:p w14:paraId="70DC59E9" w14:textId="77777777" w:rsidR="00583BB0" w:rsidRDefault="00743C34">
            <w:pPr>
              <w:ind w:firstLine="0"/>
            </w:pPr>
            <w:r>
              <w:t>Mid-career</w:t>
            </w:r>
          </w:p>
        </w:tc>
      </w:tr>
      <w:tr w:rsidR="00583BB0" w14:paraId="70DC59F1"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70DC59EB" w14:textId="77777777" w:rsidR="00583BB0" w:rsidRDefault="00743C34">
            <w:pPr>
              <w:ind w:firstLine="0"/>
              <w:rPr>
                <w:b/>
              </w:rPr>
            </w:pPr>
            <w:r>
              <w:rPr>
                <w:b/>
              </w:rPr>
              <w:t xml:space="preserve">Christy Morrissey, </w:t>
            </w:r>
          </w:p>
          <w:p w14:paraId="70DC59EC" w14:textId="77777777" w:rsidR="00583BB0" w:rsidRDefault="00743C34">
            <w:pPr>
              <w:ind w:firstLine="0"/>
            </w:pPr>
            <w:r>
              <w:t>Professor</w:t>
            </w:r>
          </w:p>
          <w:p w14:paraId="70DC59ED" w14:textId="77777777" w:rsidR="00583BB0" w:rsidRDefault="00743C34">
            <w:pPr>
              <w:ind w:firstLine="0"/>
              <w:rPr>
                <w:b/>
              </w:rPr>
            </w:pPr>
            <w:r>
              <w:t>University of Saskatchewan, Saskatoon, Canada</w:t>
            </w:r>
          </w:p>
        </w:tc>
        <w:tc>
          <w:tcPr>
            <w:tcW w:w="2820" w:type="dxa"/>
            <w:tcBorders>
              <w:top w:val="single" w:sz="4" w:space="0" w:color="000000"/>
              <w:left w:val="nil"/>
              <w:bottom w:val="single" w:sz="4" w:space="0" w:color="000000"/>
              <w:right w:val="nil"/>
            </w:tcBorders>
            <w:shd w:val="clear" w:color="auto" w:fill="auto"/>
            <w:vAlign w:val="center"/>
          </w:tcPr>
          <w:p w14:paraId="70DC59EE" w14:textId="77777777" w:rsidR="00583BB0" w:rsidRDefault="00743C34">
            <w:pPr>
              <w:ind w:firstLine="0"/>
            </w:pPr>
            <w:r>
              <w:t>Ecotoxicology and conservation of birds and aquatic insects from pesticides, Hg, and other environmental contaminants</w:t>
            </w:r>
          </w:p>
        </w:tc>
        <w:tc>
          <w:tcPr>
            <w:tcW w:w="2445" w:type="dxa"/>
            <w:tcBorders>
              <w:top w:val="single" w:sz="4" w:space="0" w:color="000000"/>
              <w:left w:val="nil"/>
              <w:bottom w:val="single" w:sz="4" w:space="0" w:color="000000"/>
              <w:right w:val="nil"/>
            </w:tcBorders>
            <w:shd w:val="clear" w:color="auto" w:fill="auto"/>
            <w:vAlign w:val="center"/>
          </w:tcPr>
          <w:p w14:paraId="70DC59EF" w14:textId="77777777" w:rsidR="00583BB0" w:rsidRDefault="00743C34">
            <w:pPr>
              <w:ind w:firstLine="0"/>
            </w:pPr>
            <w:r>
              <w:t>Bird and insect contaminant model input and interpretation of ecological risk</w:t>
            </w:r>
          </w:p>
        </w:tc>
        <w:tc>
          <w:tcPr>
            <w:tcW w:w="1575" w:type="dxa"/>
            <w:tcBorders>
              <w:top w:val="single" w:sz="4" w:space="0" w:color="000000"/>
              <w:left w:val="nil"/>
              <w:bottom w:val="single" w:sz="4" w:space="0" w:color="000000"/>
              <w:right w:val="nil"/>
            </w:tcBorders>
            <w:vAlign w:val="center"/>
          </w:tcPr>
          <w:p w14:paraId="70DC59F0" w14:textId="77777777" w:rsidR="00583BB0" w:rsidRDefault="00743C34">
            <w:pPr>
              <w:ind w:firstLine="0"/>
            </w:pPr>
            <w:r>
              <w:t>Late career</w:t>
            </w:r>
          </w:p>
        </w:tc>
      </w:tr>
      <w:tr w:rsidR="00583BB0" w14:paraId="70DC59F8"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70DC59F2" w14:textId="77777777" w:rsidR="00583BB0" w:rsidRDefault="00743C34">
            <w:pPr>
              <w:ind w:firstLine="0"/>
              <w:rPr>
                <w:b/>
              </w:rPr>
            </w:pPr>
            <w:r>
              <w:rPr>
                <w:b/>
              </w:rPr>
              <w:t>Brianna Williams</w:t>
            </w:r>
            <w:r>
              <w:t>,</w:t>
            </w:r>
            <w:r>
              <w:rPr>
                <w:b/>
              </w:rPr>
              <w:t xml:space="preserve"> </w:t>
            </w:r>
          </w:p>
          <w:p w14:paraId="70DC59F3" w14:textId="77777777" w:rsidR="00583BB0" w:rsidRDefault="00743C34">
            <w:pPr>
              <w:ind w:firstLine="0"/>
            </w:pPr>
            <w:r>
              <w:t>Geographer</w:t>
            </w:r>
          </w:p>
          <w:p w14:paraId="70DC59F4" w14:textId="77777777" w:rsidR="00583BB0" w:rsidRDefault="00743C34">
            <w:pPr>
              <w:ind w:firstLine="0"/>
            </w:pPr>
            <w:r>
              <w:t>USGS NJWSC, NJ</w:t>
            </w:r>
          </w:p>
        </w:tc>
        <w:tc>
          <w:tcPr>
            <w:tcW w:w="2820" w:type="dxa"/>
            <w:tcBorders>
              <w:top w:val="single" w:sz="4" w:space="0" w:color="000000"/>
              <w:left w:val="nil"/>
              <w:bottom w:val="single" w:sz="4" w:space="0" w:color="000000"/>
              <w:right w:val="nil"/>
            </w:tcBorders>
            <w:shd w:val="clear" w:color="auto" w:fill="auto"/>
            <w:vAlign w:val="center"/>
          </w:tcPr>
          <w:p w14:paraId="70DC59F5" w14:textId="77777777" w:rsidR="00583BB0" w:rsidRDefault="00743C34">
            <w:pPr>
              <w:ind w:firstLine="0"/>
            </w:pPr>
            <w:r>
              <w:t xml:space="preserve">Spatial modeling, geospatial analysis, </w:t>
            </w:r>
            <w:proofErr w:type="spellStart"/>
            <w:r>
              <w:t>Geonarrative</w:t>
            </w:r>
            <w:proofErr w:type="spellEnd"/>
            <w:r>
              <w:t>/Shiny App</w:t>
            </w:r>
          </w:p>
        </w:tc>
        <w:tc>
          <w:tcPr>
            <w:tcW w:w="2445" w:type="dxa"/>
            <w:tcBorders>
              <w:top w:val="single" w:sz="4" w:space="0" w:color="000000"/>
              <w:left w:val="nil"/>
              <w:bottom w:val="single" w:sz="4" w:space="0" w:color="000000"/>
              <w:right w:val="nil"/>
            </w:tcBorders>
            <w:shd w:val="clear" w:color="auto" w:fill="auto"/>
            <w:vAlign w:val="center"/>
          </w:tcPr>
          <w:p w14:paraId="70DC59F6" w14:textId="77777777" w:rsidR="00583BB0" w:rsidRDefault="00743C34">
            <w:pPr>
              <w:ind w:firstLine="0"/>
              <w:rPr>
                <w:color w:val="000000"/>
              </w:rPr>
            </w:pPr>
            <w:r>
              <w:t xml:space="preserve">Spatial modeling, create </w:t>
            </w:r>
            <w:proofErr w:type="spellStart"/>
            <w:r>
              <w:t>Geonarrative</w:t>
            </w:r>
            <w:proofErr w:type="spellEnd"/>
            <w:r>
              <w:t>, build risk map</w:t>
            </w:r>
          </w:p>
        </w:tc>
        <w:tc>
          <w:tcPr>
            <w:tcW w:w="1575" w:type="dxa"/>
            <w:tcBorders>
              <w:top w:val="single" w:sz="4" w:space="0" w:color="000000"/>
              <w:left w:val="nil"/>
              <w:bottom w:val="single" w:sz="4" w:space="0" w:color="000000"/>
              <w:right w:val="nil"/>
            </w:tcBorders>
            <w:vAlign w:val="center"/>
          </w:tcPr>
          <w:p w14:paraId="70DC59F7" w14:textId="77777777" w:rsidR="00583BB0" w:rsidRDefault="00743C34">
            <w:pPr>
              <w:ind w:firstLine="0"/>
            </w:pPr>
            <w:r>
              <w:t>Mid-Career</w:t>
            </w:r>
          </w:p>
        </w:tc>
      </w:tr>
      <w:tr w:rsidR="00032CED" w14:paraId="5561130B"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64F5DBA9" w14:textId="77777777" w:rsidR="00032CED" w:rsidRDefault="00032CED" w:rsidP="00032CED">
            <w:pPr>
              <w:ind w:firstLine="0"/>
              <w:rPr>
                <w:b/>
              </w:rPr>
            </w:pPr>
            <w:r>
              <w:rPr>
                <w:b/>
              </w:rPr>
              <w:t>Jeff Wesner</w:t>
            </w:r>
          </w:p>
          <w:p w14:paraId="46F8CF7D" w14:textId="77777777" w:rsidR="00032CED" w:rsidRDefault="00032CED" w:rsidP="00032CED">
            <w:pPr>
              <w:ind w:firstLine="0"/>
            </w:pPr>
            <w:r>
              <w:t>Professor</w:t>
            </w:r>
          </w:p>
          <w:p w14:paraId="13B91AEB" w14:textId="523CDA3B" w:rsidR="00032CED" w:rsidRDefault="00032CED" w:rsidP="00032CED">
            <w:pPr>
              <w:ind w:firstLine="0"/>
              <w:rPr>
                <w:b/>
              </w:rPr>
            </w:pPr>
            <w:r>
              <w:t>University of South Dakota, SD</w:t>
            </w:r>
          </w:p>
        </w:tc>
        <w:tc>
          <w:tcPr>
            <w:tcW w:w="2820" w:type="dxa"/>
            <w:tcBorders>
              <w:top w:val="single" w:sz="4" w:space="0" w:color="000000"/>
              <w:left w:val="nil"/>
              <w:bottom w:val="single" w:sz="4" w:space="0" w:color="000000"/>
              <w:right w:val="nil"/>
            </w:tcBorders>
            <w:shd w:val="clear" w:color="auto" w:fill="auto"/>
            <w:vAlign w:val="center"/>
          </w:tcPr>
          <w:p w14:paraId="3F4A6278" w14:textId="038CF1E3" w:rsidR="00032CED" w:rsidRDefault="00032CED" w:rsidP="00032CED">
            <w:pPr>
              <w:ind w:firstLine="0"/>
            </w:pPr>
            <w:r>
              <w:t>Bayesian modeling, contaminant fluxes, big data, aquatic-terrestrial linkages</w:t>
            </w:r>
          </w:p>
        </w:tc>
        <w:tc>
          <w:tcPr>
            <w:tcW w:w="2445" w:type="dxa"/>
            <w:tcBorders>
              <w:top w:val="single" w:sz="4" w:space="0" w:color="000000"/>
              <w:left w:val="nil"/>
              <w:bottom w:val="single" w:sz="4" w:space="0" w:color="000000"/>
              <w:right w:val="nil"/>
            </w:tcBorders>
            <w:shd w:val="clear" w:color="auto" w:fill="auto"/>
            <w:vAlign w:val="center"/>
          </w:tcPr>
          <w:p w14:paraId="23B058CE" w14:textId="51284CE2" w:rsidR="00032CED" w:rsidRDefault="00032CED" w:rsidP="00032CED">
            <w:pPr>
              <w:ind w:firstLine="0"/>
            </w:pPr>
            <w:r>
              <w:t>Bayesian modeling, R packages, food web interpretation</w:t>
            </w:r>
          </w:p>
        </w:tc>
        <w:tc>
          <w:tcPr>
            <w:tcW w:w="1575" w:type="dxa"/>
            <w:tcBorders>
              <w:top w:val="single" w:sz="4" w:space="0" w:color="000000"/>
              <w:left w:val="nil"/>
              <w:bottom w:val="single" w:sz="4" w:space="0" w:color="000000"/>
              <w:right w:val="nil"/>
            </w:tcBorders>
            <w:vAlign w:val="center"/>
          </w:tcPr>
          <w:p w14:paraId="3F4BAE0E" w14:textId="121A5584" w:rsidR="00032CED" w:rsidRDefault="00032CED" w:rsidP="00032CED">
            <w:pPr>
              <w:ind w:firstLine="0"/>
            </w:pPr>
            <w:r>
              <w:t>Mid-career</w:t>
            </w:r>
          </w:p>
        </w:tc>
      </w:tr>
      <w:tr w:rsidR="00032CED" w14:paraId="70DC59FF"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2FCCCF12" w14:textId="77777777" w:rsidR="00032CED" w:rsidRDefault="00032CED" w:rsidP="00032CED">
            <w:pPr>
              <w:ind w:firstLine="0"/>
            </w:pPr>
            <w:r>
              <w:rPr>
                <w:b/>
              </w:rPr>
              <w:t>Bridger Creel</w:t>
            </w:r>
            <w:r>
              <w:t>*</w:t>
            </w:r>
          </w:p>
          <w:p w14:paraId="5F30BCAE" w14:textId="77777777" w:rsidR="00032CED" w:rsidRDefault="00032CED" w:rsidP="00032CED">
            <w:pPr>
              <w:ind w:firstLine="0"/>
            </w:pPr>
            <w:r>
              <w:t>Graduate Student,</w:t>
            </w:r>
          </w:p>
          <w:p w14:paraId="70DC59FB" w14:textId="6BC34290" w:rsidR="00032CED" w:rsidRDefault="00032CED" w:rsidP="00032CED">
            <w:pPr>
              <w:ind w:firstLine="0"/>
            </w:pPr>
            <w:r>
              <w:t>U of Montana, MT</w:t>
            </w:r>
          </w:p>
        </w:tc>
        <w:tc>
          <w:tcPr>
            <w:tcW w:w="2820" w:type="dxa"/>
            <w:tcBorders>
              <w:top w:val="single" w:sz="4" w:space="0" w:color="000000"/>
              <w:left w:val="nil"/>
              <w:bottom w:val="single" w:sz="4" w:space="0" w:color="000000"/>
              <w:right w:val="nil"/>
            </w:tcBorders>
            <w:shd w:val="clear" w:color="auto" w:fill="auto"/>
            <w:vAlign w:val="center"/>
          </w:tcPr>
          <w:p w14:paraId="70DC59FC" w14:textId="3CDD88F8" w:rsidR="00032CED" w:rsidRDefault="00032CED" w:rsidP="00032CED">
            <w:pPr>
              <w:ind w:firstLine="0"/>
            </w:pPr>
            <w:r>
              <w:t>Diet-based effects of mining on riparian songbirds</w:t>
            </w:r>
          </w:p>
        </w:tc>
        <w:tc>
          <w:tcPr>
            <w:tcW w:w="2445" w:type="dxa"/>
            <w:tcBorders>
              <w:top w:val="single" w:sz="4" w:space="0" w:color="000000"/>
              <w:left w:val="nil"/>
              <w:bottom w:val="single" w:sz="4" w:space="0" w:color="000000"/>
              <w:right w:val="nil"/>
            </w:tcBorders>
            <w:shd w:val="clear" w:color="auto" w:fill="auto"/>
            <w:vAlign w:val="center"/>
          </w:tcPr>
          <w:p w14:paraId="70DC59FD" w14:textId="19DC7946" w:rsidR="00032CED" w:rsidRDefault="00032CED" w:rsidP="00032CED">
            <w:pPr>
              <w:ind w:firstLine="0"/>
            </w:pPr>
            <w:r>
              <w:t>Powell Center Fellow</w:t>
            </w:r>
          </w:p>
        </w:tc>
        <w:tc>
          <w:tcPr>
            <w:tcW w:w="1575" w:type="dxa"/>
            <w:tcBorders>
              <w:top w:val="single" w:sz="4" w:space="0" w:color="000000"/>
              <w:left w:val="nil"/>
              <w:bottom w:val="single" w:sz="4" w:space="0" w:color="000000"/>
              <w:right w:val="nil"/>
            </w:tcBorders>
            <w:vAlign w:val="center"/>
          </w:tcPr>
          <w:p w14:paraId="70DC59FE" w14:textId="3A252A7A" w:rsidR="00032CED" w:rsidRDefault="00032CED" w:rsidP="00032CED">
            <w:pPr>
              <w:ind w:firstLine="0"/>
            </w:pPr>
            <w:r>
              <w:t>Current PhD student</w:t>
            </w:r>
          </w:p>
        </w:tc>
      </w:tr>
      <w:tr w:rsidR="00BD2280" w14:paraId="70DC5A06"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47B7D166" w14:textId="77777777" w:rsidR="00BD2280" w:rsidRDefault="00BD2280" w:rsidP="00BD2280">
            <w:pPr>
              <w:ind w:firstLine="0"/>
              <w:rPr>
                <w:b/>
              </w:rPr>
            </w:pPr>
            <w:r>
              <w:rPr>
                <w:b/>
              </w:rPr>
              <w:t>Darin Kopp,</w:t>
            </w:r>
          </w:p>
          <w:p w14:paraId="71E911C4" w14:textId="77777777" w:rsidR="00BD2280" w:rsidRDefault="00BD2280" w:rsidP="00BD2280">
            <w:pPr>
              <w:ind w:firstLine="0"/>
            </w:pPr>
            <w:r>
              <w:t>Aquatic Ecologist</w:t>
            </w:r>
          </w:p>
          <w:p w14:paraId="70DC5A02" w14:textId="155B72A2" w:rsidR="00BD2280" w:rsidRDefault="00BD2280" w:rsidP="00BD2280">
            <w:pPr>
              <w:ind w:firstLine="0"/>
            </w:pPr>
            <w:r>
              <w:t>US EPA, OR</w:t>
            </w:r>
          </w:p>
        </w:tc>
        <w:tc>
          <w:tcPr>
            <w:tcW w:w="2820" w:type="dxa"/>
            <w:tcBorders>
              <w:top w:val="single" w:sz="4" w:space="0" w:color="000000"/>
              <w:left w:val="nil"/>
              <w:bottom w:val="single" w:sz="4" w:space="0" w:color="000000"/>
              <w:right w:val="nil"/>
            </w:tcBorders>
            <w:shd w:val="clear" w:color="auto" w:fill="auto"/>
            <w:vAlign w:val="center"/>
          </w:tcPr>
          <w:p w14:paraId="70DC5A03" w14:textId="70497003" w:rsidR="00BD2280" w:rsidRDefault="00BD2280" w:rsidP="00BD2280">
            <w:pPr>
              <w:ind w:firstLine="0"/>
            </w:pPr>
            <w:r>
              <w:t xml:space="preserve">Spatial analysis and mapping habitat-based biodiversity metrics, eBird, aquatic insects </w:t>
            </w:r>
          </w:p>
        </w:tc>
        <w:tc>
          <w:tcPr>
            <w:tcW w:w="2445" w:type="dxa"/>
            <w:tcBorders>
              <w:top w:val="single" w:sz="4" w:space="0" w:color="000000"/>
              <w:left w:val="nil"/>
              <w:bottom w:val="single" w:sz="4" w:space="0" w:color="000000"/>
              <w:right w:val="nil"/>
            </w:tcBorders>
            <w:shd w:val="clear" w:color="auto" w:fill="auto"/>
            <w:vAlign w:val="center"/>
          </w:tcPr>
          <w:p w14:paraId="70DC5A04" w14:textId="4C5B2803" w:rsidR="00BD2280" w:rsidRDefault="00BD2280" w:rsidP="00BD2280">
            <w:pPr>
              <w:ind w:firstLine="0"/>
            </w:pPr>
            <w:r>
              <w:t>Spatial modeling, supply-demand ratio, R packages</w:t>
            </w:r>
          </w:p>
        </w:tc>
        <w:tc>
          <w:tcPr>
            <w:tcW w:w="1575" w:type="dxa"/>
            <w:tcBorders>
              <w:top w:val="single" w:sz="4" w:space="0" w:color="000000"/>
              <w:left w:val="nil"/>
              <w:bottom w:val="single" w:sz="4" w:space="0" w:color="000000"/>
              <w:right w:val="nil"/>
            </w:tcBorders>
            <w:vAlign w:val="center"/>
          </w:tcPr>
          <w:p w14:paraId="70DC5A05" w14:textId="601ADDEB" w:rsidR="00BD2280" w:rsidRDefault="00BD2280" w:rsidP="00BD2280">
            <w:pPr>
              <w:ind w:firstLine="0"/>
            </w:pPr>
            <w:r>
              <w:t>Early career</w:t>
            </w:r>
          </w:p>
        </w:tc>
      </w:tr>
      <w:tr w:rsidR="00BD2280" w14:paraId="70DC5A0D"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7EE49DC5" w14:textId="77777777" w:rsidR="00BD2280" w:rsidRDefault="00BD2280" w:rsidP="00BD2280">
            <w:pPr>
              <w:ind w:firstLine="0"/>
              <w:rPr>
                <w:b/>
              </w:rPr>
            </w:pPr>
            <w:r>
              <w:rPr>
                <w:b/>
              </w:rPr>
              <w:t>Cornelia Twining,</w:t>
            </w:r>
          </w:p>
          <w:p w14:paraId="23858A80" w14:textId="77777777" w:rsidR="00BD2280" w:rsidRDefault="00BD2280" w:rsidP="00BD2280">
            <w:pPr>
              <w:ind w:firstLine="0"/>
            </w:pPr>
            <w:r>
              <w:t>Assistant Professor</w:t>
            </w:r>
          </w:p>
          <w:p w14:paraId="70DC5A09" w14:textId="44E66195" w:rsidR="00BD2280" w:rsidRDefault="00BD2280" w:rsidP="00BD2280">
            <w:pPr>
              <w:ind w:firstLine="0"/>
              <w:rPr>
                <w:b/>
              </w:rPr>
            </w:pPr>
            <w:r>
              <w:lastRenderedPageBreak/>
              <w:t xml:space="preserve">ETH Zürich and Group Leader, </w:t>
            </w:r>
            <w:proofErr w:type="spellStart"/>
            <w:r>
              <w:t>Eawag</w:t>
            </w:r>
            <w:proofErr w:type="spellEnd"/>
            <w:r>
              <w:t xml:space="preserve">, </w:t>
            </w:r>
            <w:proofErr w:type="spellStart"/>
            <w:r>
              <w:t>Kastanienbaum</w:t>
            </w:r>
            <w:proofErr w:type="spellEnd"/>
            <w:r>
              <w:t>, Switzerland</w:t>
            </w:r>
          </w:p>
        </w:tc>
        <w:tc>
          <w:tcPr>
            <w:tcW w:w="2820" w:type="dxa"/>
            <w:tcBorders>
              <w:top w:val="single" w:sz="4" w:space="0" w:color="000000"/>
              <w:left w:val="nil"/>
              <w:bottom w:val="single" w:sz="4" w:space="0" w:color="000000"/>
              <w:right w:val="nil"/>
            </w:tcBorders>
            <w:shd w:val="clear" w:color="auto" w:fill="auto"/>
            <w:vAlign w:val="center"/>
          </w:tcPr>
          <w:p w14:paraId="70DC5A0A" w14:textId="246C4286" w:rsidR="00BD2280" w:rsidRDefault="00BD2280" w:rsidP="00BD2280">
            <w:pPr>
              <w:ind w:firstLine="0"/>
            </w:pPr>
            <w:r>
              <w:lastRenderedPageBreak/>
              <w:t xml:space="preserve">Nutritional quality aquatic insects, fatty acids, </w:t>
            </w:r>
            <w:r>
              <w:lastRenderedPageBreak/>
              <w:t>insectivorous birds, phenology</w:t>
            </w:r>
          </w:p>
        </w:tc>
        <w:tc>
          <w:tcPr>
            <w:tcW w:w="2445" w:type="dxa"/>
            <w:tcBorders>
              <w:top w:val="single" w:sz="4" w:space="0" w:color="000000"/>
              <w:left w:val="nil"/>
              <w:bottom w:val="single" w:sz="4" w:space="0" w:color="000000"/>
              <w:right w:val="nil"/>
            </w:tcBorders>
            <w:shd w:val="clear" w:color="auto" w:fill="auto"/>
            <w:vAlign w:val="center"/>
          </w:tcPr>
          <w:p w14:paraId="70DC5A0B" w14:textId="6840E5AB" w:rsidR="00BD2280" w:rsidRDefault="00BD2280" w:rsidP="00BD2280">
            <w:pPr>
              <w:ind w:firstLine="0"/>
            </w:pPr>
            <w:r>
              <w:lastRenderedPageBreak/>
              <w:t xml:space="preserve">Interpretation of quality vs. quantity of </w:t>
            </w:r>
            <w:r>
              <w:lastRenderedPageBreak/>
              <w:t>aquatic insect prey to birds</w:t>
            </w:r>
          </w:p>
        </w:tc>
        <w:tc>
          <w:tcPr>
            <w:tcW w:w="1575" w:type="dxa"/>
            <w:tcBorders>
              <w:top w:val="single" w:sz="4" w:space="0" w:color="000000"/>
              <w:left w:val="nil"/>
              <w:bottom w:val="single" w:sz="4" w:space="0" w:color="000000"/>
              <w:right w:val="nil"/>
            </w:tcBorders>
            <w:vAlign w:val="center"/>
          </w:tcPr>
          <w:p w14:paraId="70DC5A0C" w14:textId="1CB7CCE8" w:rsidR="00BD2280" w:rsidRDefault="00BD2280" w:rsidP="00BD2280">
            <w:pPr>
              <w:ind w:firstLine="0"/>
            </w:pPr>
            <w:r>
              <w:lastRenderedPageBreak/>
              <w:t>Early career</w:t>
            </w:r>
          </w:p>
        </w:tc>
      </w:tr>
      <w:tr w:rsidR="00BD2280" w14:paraId="70DC5A14"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57287331" w14:textId="77777777" w:rsidR="00BD2280" w:rsidRDefault="00BD2280" w:rsidP="00BD2280">
            <w:pPr>
              <w:ind w:firstLine="0"/>
              <w:rPr>
                <w:b/>
              </w:rPr>
            </w:pPr>
            <w:r>
              <w:rPr>
                <w:b/>
              </w:rPr>
              <w:t xml:space="preserve">Stephanie Gordon, </w:t>
            </w:r>
          </w:p>
          <w:p w14:paraId="45D7F844" w14:textId="77777777" w:rsidR="00BD2280" w:rsidRDefault="00BD2280" w:rsidP="00BD2280">
            <w:pPr>
              <w:ind w:firstLine="0"/>
            </w:pPr>
            <w:r>
              <w:t>Physical Scientist</w:t>
            </w:r>
          </w:p>
          <w:p w14:paraId="70DC5A10" w14:textId="095C1DE6" w:rsidR="00BD2280" w:rsidRDefault="00BD2280" w:rsidP="00BD2280">
            <w:pPr>
              <w:ind w:firstLine="0"/>
            </w:pPr>
            <w:r>
              <w:t>USGS EESC, WV</w:t>
            </w:r>
          </w:p>
        </w:tc>
        <w:tc>
          <w:tcPr>
            <w:tcW w:w="2820" w:type="dxa"/>
            <w:tcBorders>
              <w:top w:val="single" w:sz="4" w:space="0" w:color="000000"/>
              <w:left w:val="nil"/>
              <w:bottom w:val="single" w:sz="4" w:space="0" w:color="000000"/>
              <w:right w:val="nil"/>
            </w:tcBorders>
            <w:shd w:val="clear" w:color="auto" w:fill="auto"/>
            <w:vAlign w:val="center"/>
          </w:tcPr>
          <w:p w14:paraId="70DC5A11" w14:textId="2DF3C830" w:rsidR="00BD2280" w:rsidRDefault="00BD2280" w:rsidP="00BD2280">
            <w:pPr>
              <w:ind w:firstLine="0"/>
            </w:pPr>
            <w:r>
              <w:t>Geospatial analysis, spatial risk and contaminant assessments related to eBird</w:t>
            </w:r>
          </w:p>
        </w:tc>
        <w:tc>
          <w:tcPr>
            <w:tcW w:w="2445" w:type="dxa"/>
            <w:tcBorders>
              <w:top w:val="single" w:sz="4" w:space="0" w:color="000000"/>
              <w:left w:val="nil"/>
              <w:bottom w:val="single" w:sz="4" w:space="0" w:color="000000"/>
              <w:right w:val="nil"/>
            </w:tcBorders>
            <w:shd w:val="clear" w:color="auto" w:fill="auto"/>
            <w:vAlign w:val="center"/>
          </w:tcPr>
          <w:p w14:paraId="70DC5A12" w14:textId="7C53A5C9" w:rsidR="00BD2280" w:rsidRDefault="00BD2280" w:rsidP="00BD2280">
            <w:pPr>
              <w:ind w:firstLine="0"/>
            </w:pPr>
            <w:r>
              <w:t>Spatial modeling, build risk map</w:t>
            </w:r>
          </w:p>
        </w:tc>
        <w:tc>
          <w:tcPr>
            <w:tcW w:w="1575" w:type="dxa"/>
            <w:tcBorders>
              <w:top w:val="single" w:sz="4" w:space="0" w:color="000000"/>
              <w:left w:val="nil"/>
              <w:bottom w:val="single" w:sz="4" w:space="0" w:color="000000"/>
              <w:right w:val="nil"/>
            </w:tcBorders>
            <w:vAlign w:val="center"/>
          </w:tcPr>
          <w:p w14:paraId="70DC5A13" w14:textId="300C13BF" w:rsidR="00BD2280" w:rsidRDefault="00BD2280" w:rsidP="00BD2280">
            <w:pPr>
              <w:ind w:firstLine="0"/>
            </w:pPr>
            <w:r>
              <w:t>Early career</w:t>
            </w:r>
          </w:p>
        </w:tc>
      </w:tr>
      <w:tr w:rsidR="00BD2280" w14:paraId="70DC5A1B"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70DC5A15" w14:textId="77777777" w:rsidR="00BD2280" w:rsidRDefault="00BD2280" w:rsidP="00BD2280">
            <w:pPr>
              <w:ind w:firstLine="0"/>
              <w:rPr>
                <w:b/>
              </w:rPr>
            </w:pPr>
            <w:r>
              <w:rPr>
                <w:b/>
              </w:rPr>
              <w:t xml:space="preserve">Stefano Larsen, </w:t>
            </w:r>
          </w:p>
          <w:p w14:paraId="70DC5A16" w14:textId="77777777" w:rsidR="00BD2280" w:rsidRDefault="00BD2280" w:rsidP="00BD2280">
            <w:pPr>
              <w:ind w:firstLine="0"/>
            </w:pPr>
            <w:r>
              <w:t>Researcher</w:t>
            </w:r>
          </w:p>
          <w:p w14:paraId="70DC5A17" w14:textId="77777777" w:rsidR="00BD2280" w:rsidRDefault="00BD2280" w:rsidP="00BD2280">
            <w:pPr>
              <w:ind w:firstLine="0"/>
              <w:rPr>
                <w:b/>
                <w:vertAlign w:val="superscript"/>
              </w:rPr>
            </w:pPr>
            <w:r>
              <w:t xml:space="preserve">Edmund Mach Foundation, San Michele </w:t>
            </w:r>
            <w:proofErr w:type="spellStart"/>
            <w:r>
              <w:t>all’Adige</w:t>
            </w:r>
            <w:proofErr w:type="spellEnd"/>
            <w:r>
              <w:t>, Italy</w:t>
            </w:r>
          </w:p>
        </w:tc>
        <w:tc>
          <w:tcPr>
            <w:tcW w:w="2820" w:type="dxa"/>
            <w:tcBorders>
              <w:top w:val="single" w:sz="4" w:space="0" w:color="000000"/>
              <w:left w:val="nil"/>
              <w:bottom w:val="single" w:sz="4" w:space="0" w:color="000000"/>
              <w:right w:val="nil"/>
            </w:tcBorders>
            <w:shd w:val="clear" w:color="auto" w:fill="auto"/>
            <w:vAlign w:val="center"/>
          </w:tcPr>
          <w:p w14:paraId="70DC5A18" w14:textId="77777777" w:rsidR="00BD2280" w:rsidRDefault="00BD2280" w:rsidP="00BD2280">
            <w:pPr>
              <w:ind w:firstLine="0"/>
            </w:pPr>
            <w:r>
              <w:t xml:space="preserve">Led </w:t>
            </w:r>
            <w:proofErr w:type="spellStart"/>
            <w:r>
              <w:t>AquaSYNC</w:t>
            </w:r>
            <w:proofErr w:type="spellEnd"/>
            <w:r>
              <w:t xml:space="preserve"> grant, global change effects, aquatic-terrestrial linkages</w:t>
            </w:r>
          </w:p>
        </w:tc>
        <w:tc>
          <w:tcPr>
            <w:tcW w:w="2445" w:type="dxa"/>
            <w:tcBorders>
              <w:top w:val="single" w:sz="4" w:space="0" w:color="000000"/>
              <w:left w:val="nil"/>
              <w:bottom w:val="single" w:sz="4" w:space="0" w:color="000000"/>
              <w:right w:val="nil"/>
            </w:tcBorders>
            <w:shd w:val="clear" w:color="auto" w:fill="auto"/>
            <w:vAlign w:val="center"/>
          </w:tcPr>
          <w:p w14:paraId="70DC5A19" w14:textId="77777777" w:rsidR="00BD2280" w:rsidRDefault="00BD2280" w:rsidP="00BD2280">
            <w:pPr>
              <w:ind w:firstLine="0"/>
            </w:pPr>
            <w:r>
              <w:t>Interpretation of aquatic insect emergence</w:t>
            </w:r>
          </w:p>
        </w:tc>
        <w:tc>
          <w:tcPr>
            <w:tcW w:w="1575" w:type="dxa"/>
            <w:tcBorders>
              <w:top w:val="single" w:sz="4" w:space="0" w:color="000000"/>
              <w:left w:val="nil"/>
              <w:bottom w:val="single" w:sz="4" w:space="0" w:color="000000"/>
              <w:right w:val="nil"/>
            </w:tcBorders>
            <w:vAlign w:val="center"/>
          </w:tcPr>
          <w:p w14:paraId="70DC5A1A" w14:textId="77777777" w:rsidR="00BD2280" w:rsidRDefault="00BD2280" w:rsidP="00BD2280">
            <w:pPr>
              <w:ind w:firstLine="0"/>
            </w:pPr>
            <w:r>
              <w:t>Mid-career</w:t>
            </w:r>
          </w:p>
        </w:tc>
      </w:tr>
      <w:tr w:rsidR="00264271" w14:paraId="70DC5A22"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55A40366" w14:textId="77777777" w:rsidR="00264271" w:rsidRDefault="00264271" w:rsidP="00264271">
            <w:pPr>
              <w:ind w:firstLine="0"/>
            </w:pPr>
            <w:r>
              <w:rPr>
                <w:b/>
              </w:rPr>
              <w:t>Jakob Wolfram</w:t>
            </w:r>
            <w:r>
              <w:t>, Researcher</w:t>
            </w:r>
          </w:p>
          <w:p w14:paraId="10233DCB" w14:textId="77777777" w:rsidR="00264271" w:rsidRDefault="00264271" w:rsidP="00264271">
            <w:pPr>
              <w:ind w:firstLine="0"/>
            </w:pPr>
            <w:r>
              <w:t>RPTU</w:t>
            </w:r>
          </w:p>
          <w:p w14:paraId="70DC5A1E" w14:textId="33065124" w:rsidR="00264271" w:rsidRDefault="00264271" w:rsidP="00264271">
            <w:pPr>
              <w:ind w:firstLine="0"/>
            </w:pPr>
            <w:r>
              <w:t>Kaiserslautern Landau, Germany</w:t>
            </w:r>
          </w:p>
        </w:tc>
        <w:tc>
          <w:tcPr>
            <w:tcW w:w="2820" w:type="dxa"/>
            <w:tcBorders>
              <w:top w:val="single" w:sz="4" w:space="0" w:color="000000"/>
              <w:left w:val="nil"/>
              <w:bottom w:val="single" w:sz="4" w:space="0" w:color="000000"/>
              <w:right w:val="nil"/>
            </w:tcBorders>
            <w:shd w:val="clear" w:color="auto" w:fill="auto"/>
            <w:vAlign w:val="center"/>
          </w:tcPr>
          <w:p w14:paraId="70DC5A1F" w14:textId="146394FE" w:rsidR="00264271" w:rsidRDefault="00264271" w:rsidP="00264271">
            <w:pPr>
              <w:ind w:firstLine="0"/>
            </w:pPr>
            <w:r>
              <w:t>Contaminant modeling, machine learning, big data, species sensitivity distributions</w:t>
            </w:r>
          </w:p>
        </w:tc>
        <w:tc>
          <w:tcPr>
            <w:tcW w:w="2445" w:type="dxa"/>
            <w:tcBorders>
              <w:top w:val="single" w:sz="4" w:space="0" w:color="000000"/>
              <w:left w:val="nil"/>
              <w:bottom w:val="single" w:sz="4" w:space="0" w:color="000000"/>
              <w:right w:val="nil"/>
            </w:tcBorders>
            <w:shd w:val="clear" w:color="auto" w:fill="auto"/>
            <w:vAlign w:val="center"/>
          </w:tcPr>
          <w:p w14:paraId="70DC5A20" w14:textId="4B578F9E" w:rsidR="00264271" w:rsidRDefault="00264271" w:rsidP="00264271">
            <w:pPr>
              <w:ind w:firstLine="0"/>
            </w:pPr>
            <w:r>
              <w:t>Contaminant modelling</w:t>
            </w:r>
          </w:p>
        </w:tc>
        <w:tc>
          <w:tcPr>
            <w:tcW w:w="1575" w:type="dxa"/>
            <w:tcBorders>
              <w:top w:val="single" w:sz="4" w:space="0" w:color="000000"/>
              <w:left w:val="nil"/>
              <w:bottom w:val="single" w:sz="4" w:space="0" w:color="000000"/>
              <w:right w:val="nil"/>
            </w:tcBorders>
            <w:vAlign w:val="center"/>
          </w:tcPr>
          <w:p w14:paraId="70DC5A21" w14:textId="792D74D7" w:rsidR="00264271" w:rsidRDefault="00264271" w:rsidP="00264271">
            <w:pPr>
              <w:ind w:firstLine="0"/>
            </w:pPr>
            <w:r>
              <w:t>Early career</w:t>
            </w:r>
          </w:p>
        </w:tc>
      </w:tr>
      <w:tr w:rsidR="00264271" w14:paraId="70DC5A2A"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1C085ED6" w14:textId="77777777" w:rsidR="00264271" w:rsidRDefault="00264271" w:rsidP="00264271">
            <w:pPr>
              <w:ind w:firstLine="0"/>
              <w:rPr>
                <w:b/>
              </w:rPr>
            </w:pPr>
            <w:r>
              <w:rPr>
                <w:b/>
              </w:rPr>
              <w:t>Jeffrey Muehlbauer,</w:t>
            </w:r>
          </w:p>
          <w:p w14:paraId="082AF21D" w14:textId="77777777" w:rsidR="00264271" w:rsidRDefault="00264271" w:rsidP="00264271">
            <w:pPr>
              <w:ind w:firstLine="0"/>
            </w:pPr>
            <w:r>
              <w:t>Unit Leader</w:t>
            </w:r>
          </w:p>
          <w:p w14:paraId="70DC5A26" w14:textId="7297091D" w:rsidR="00264271" w:rsidRDefault="00264271" w:rsidP="00264271">
            <w:pPr>
              <w:ind w:firstLine="0"/>
            </w:pPr>
            <w:r>
              <w:t>USGS/University of Alaska, Fairbanks</w:t>
            </w:r>
          </w:p>
        </w:tc>
        <w:tc>
          <w:tcPr>
            <w:tcW w:w="2820" w:type="dxa"/>
            <w:tcBorders>
              <w:top w:val="single" w:sz="4" w:space="0" w:color="000000"/>
              <w:left w:val="nil"/>
              <w:bottom w:val="single" w:sz="4" w:space="0" w:color="000000"/>
              <w:right w:val="nil"/>
            </w:tcBorders>
            <w:shd w:val="clear" w:color="auto" w:fill="auto"/>
            <w:vAlign w:val="center"/>
          </w:tcPr>
          <w:p w14:paraId="70DC5A27" w14:textId="2745A1C9" w:rsidR="00264271" w:rsidRDefault="00264271" w:rsidP="00264271">
            <w:pPr>
              <w:ind w:firstLine="0"/>
            </w:pPr>
            <w:r>
              <w:t>Spatial distribution of aquatic insects, food webs, geomorphology</w:t>
            </w:r>
          </w:p>
        </w:tc>
        <w:tc>
          <w:tcPr>
            <w:tcW w:w="2445" w:type="dxa"/>
            <w:tcBorders>
              <w:top w:val="single" w:sz="4" w:space="0" w:color="000000"/>
              <w:left w:val="nil"/>
              <w:bottom w:val="single" w:sz="4" w:space="0" w:color="000000"/>
              <w:right w:val="nil"/>
            </w:tcBorders>
            <w:shd w:val="clear" w:color="auto" w:fill="auto"/>
            <w:vAlign w:val="center"/>
          </w:tcPr>
          <w:p w14:paraId="70DC5A28" w14:textId="355C666D" w:rsidR="00264271" w:rsidRDefault="00264271" w:rsidP="00264271">
            <w:pPr>
              <w:ind w:firstLine="0"/>
            </w:pPr>
            <w:r>
              <w:t>Interpretation of aquatic insect emergence</w:t>
            </w:r>
          </w:p>
        </w:tc>
        <w:tc>
          <w:tcPr>
            <w:tcW w:w="1575" w:type="dxa"/>
            <w:tcBorders>
              <w:top w:val="single" w:sz="4" w:space="0" w:color="000000"/>
              <w:left w:val="nil"/>
              <w:bottom w:val="single" w:sz="4" w:space="0" w:color="000000"/>
              <w:right w:val="nil"/>
            </w:tcBorders>
            <w:vAlign w:val="center"/>
          </w:tcPr>
          <w:p w14:paraId="70DC5A29" w14:textId="34D2253C" w:rsidR="00264271" w:rsidRDefault="00264271" w:rsidP="00264271">
            <w:pPr>
              <w:ind w:firstLine="0"/>
            </w:pPr>
            <w:r>
              <w:t>Mid-career</w:t>
            </w:r>
          </w:p>
        </w:tc>
      </w:tr>
      <w:tr w:rsidR="00264271" w14:paraId="70DC5A31"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589B7EAD" w14:textId="77777777" w:rsidR="00264271" w:rsidRDefault="00264271" w:rsidP="00264271">
            <w:pPr>
              <w:ind w:firstLine="0"/>
              <w:rPr>
                <w:b/>
              </w:rPr>
            </w:pPr>
            <w:r>
              <w:rPr>
                <w:b/>
              </w:rPr>
              <w:t>Ralf Schulz</w:t>
            </w:r>
            <w:r>
              <w:t>,</w:t>
            </w:r>
          </w:p>
          <w:p w14:paraId="60578651" w14:textId="77777777" w:rsidR="00264271" w:rsidRDefault="00264271" w:rsidP="00264271">
            <w:pPr>
              <w:ind w:firstLine="0"/>
            </w:pPr>
            <w:r>
              <w:t>Professor</w:t>
            </w:r>
          </w:p>
          <w:p w14:paraId="18C8B89B" w14:textId="77777777" w:rsidR="00264271" w:rsidRDefault="00264271" w:rsidP="00264271">
            <w:pPr>
              <w:ind w:firstLine="0"/>
            </w:pPr>
            <w:r>
              <w:t>RPTU</w:t>
            </w:r>
          </w:p>
          <w:p w14:paraId="70DC5A2D" w14:textId="675ECA5A" w:rsidR="00264271" w:rsidRDefault="00264271" w:rsidP="00264271">
            <w:pPr>
              <w:ind w:firstLine="0"/>
              <w:rPr>
                <w:b/>
              </w:rPr>
            </w:pPr>
            <w:r>
              <w:t>Kaiserslautern Landau, Germany</w:t>
            </w:r>
          </w:p>
        </w:tc>
        <w:tc>
          <w:tcPr>
            <w:tcW w:w="2820" w:type="dxa"/>
            <w:tcBorders>
              <w:top w:val="single" w:sz="4" w:space="0" w:color="000000"/>
              <w:left w:val="nil"/>
              <w:bottom w:val="single" w:sz="4" w:space="0" w:color="000000"/>
              <w:right w:val="nil"/>
            </w:tcBorders>
            <w:shd w:val="clear" w:color="auto" w:fill="auto"/>
            <w:vAlign w:val="center"/>
          </w:tcPr>
          <w:p w14:paraId="70DC5A2E" w14:textId="3A85D9CE" w:rsidR="00264271" w:rsidRDefault="00264271" w:rsidP="00264271">
            <w:pPr>
              <w:ind w:firstLine="0"/>
            </w:pPr>
            <w:r>
              <w:t>Large-scale effects of agricultural contaminants on aquatic-terrestrial linkages</w:t>
            </w:r>
          </w:p>
        </w:tc>
        <w:tc>
          <w:tcPr>
            <w:tcW w:w="2445" w:type="dxa"/>
            <w:tcBorders>
              <w:top w:val="single" w:sz="4" w:space="0" w:color="000000"/>
              <w:left w:val="nil"/>
              <w:bottom w:val="single" w:sz="4" w:space="0" w:color="000000"/>
              <w:right w:val="nil"/>
            </w:tcBorders>
            <w:shd w:val="clear" w:color="auto" w:fill="auto"/>
            <w:vAlign w:val="center"/>
          </w:tcPr>
          <w:p w14:paraId="70DC5A2F" w14:textId="3C017805" w:rsidR="00264271" w:rsidRDefault="00264271" w:rsidP="00264271">
            <w:pPr>
              <w:ind w:firstLine="0"/>
            </w:pPr>
            <w:r>
              <w:t>Interpretation of contaminant effects on insects and food webs</w:t>
            </w:r>
          </w:p>
        </w:tc>
        <w:tc>
          <w:tcPr>
            <w:tcW w:w="1575" w:type="dxa"/>
            <w:tcBorders>
              <w:top w:val="single" w:sz="4" w:space="0" w:color="000000"/>
              <w:left w:val="nil"/>
              <w:bottom w:val="single" w:sz="4" w:space="0" w:color="000000"/>
              <w:right w:val="nil"/>
            </w:tcBorders>
            <w:vAlign w:val="center"/>
          </w:tcPr>
          <w:p w14:paraId="70DC5A30" w14:textId="1F663CE6" w:rsidR="00264271" w:rsidRDefault="00264271" w:rsidP="00264271">
            <w:pPr>
              <w:ind w:firstLine="0"/>
            </w:pPr>
            <w:r>
              <w:t>Late career</w:t>
            </w:r>
          </w:p>
        </w:tc>
      </w:tr>
      <w:tr w:rsidR="00264271" w14:paraId="70DC5A3F" w14:textId="77777777" w:rsidTr="00830E70">
        <w:trPr>
          <w:trHeight w:val="630"/>
        </w:trPr>
        <w:tc>
          <w:tcPr>
            <w:tcW w:w="2520" w:type="dxa"/>
            <w:tcBorders>
              <w:top w:val="single" w:sz="4" w:space="0" w:color="000000"/>
              <w:left w:val="nil"/>
              <w:bottom w:val="single" w:sz="4" w:space="0" w:color="000000"/>
              <w:right w:val="nil"/>
            </w:tcBorders>
            <w:shd w:val="clear" w:color="auto" w:fill="auto"/>
            <w:vAlign w:val="center"/>
          </w:tcPr>
          <w:p w14:paraId="70DC5A39" w14:textId="77777777" w:rsidR="00264271" w:rsidRDefault="00264271" w:rsidP="00264271">
            <w:pPr>
              <w:ind w:firstLine="0"/>
            </w:pPr>
            <w:r>
              <w:rPr>
                <w:b/>
              </w:rPr>
              <w:t>Jose M. Álvarez-Martínez,</w:t>
            </w:r>
            <w:r>
              <w:t xml:space="preserve"> </w:t>
            </w:r>
          </w:p>
          <w:p w14:paraId="70DC5A3A" w14:textId="77777777" w:rsidR="00264271" w:rsidRDefault="00264271" w:rsidP="00264271">
            <w:pPr>
              <w:ind w:firstLine="0"/>
            </w:pPr>
            <w:r>
              <w:t>Professor</w:t>
            </w:r>
          </w:p>
          <w:p w14:paraId="70DC5A3B" w14:textId="77777777" w:rsidR="00264271" w:rsidRDefault="00264271" w:rsidP="00264271">
            <w:pPr>
              <w:ind w:firstLine="0"/>
            </w:pPr>
            <w:r>
              <w:t>University of Oviedo, Principality of Asturias, Spain</w:t>
            </w:r>
          </w:p>
        </w:tc>
        <w:tc>
          <w:tcPr>
            <w:tcW w:w="2820" w:type="dxa"/>
            <w:tcBorders>
              <w:top w:val="single" w:sz="4" w:space="0" w:color="000000"/>
              <w:left w:val="nil"/>
              <w:bottom w:val="single" w:sz="4" w:space="0" w:color="000000"/>
              <w:right w:val="nil"/>
            </w:tcBorders>
            <w:shd w:val="clear" w:color="auto" w:fill="auto"/>
            <w:vAlign w:val="center"/>
          </w:tcPr>
          <w:p w14:paraId="70DC5A3C" w14:textId="77777777" w:rsidR="00264271" w:rsidRDefault="00264271" w:rsidP="00264271">
            <w:pPr>
              <w:ind w:firstLine="0"/>
            </w:pPr>
            <w:r>
              <w:t>Integrating ecosystem and contaminant models to predict the effects of ecosystem fluxes on contaminant dynamics</w:t>
            </w:r>
          </w:p>
        </w:tc>
        <w:tc>
          <w:tcPr>
            <w:tcW w:w="2445" w:type="dxa"/>
            <w:tcBorders>
              <w:top w:val="single" w:sz="4" w:space="0" w:color="000000"/>
              <w:left w:val="nil"/>
              <w:bottom w:val="single" w:sz="4" w:space="0" w:color="000000"/>
              <w:right w:val="nil"/>
            </w:tcBorders>
            <w:shd w:val="clear" w:color="auto" w:fill="auto"/>
            <w:vAlign w:val="center"/>
          </w:tcPr>
          <w:p w14:paraId="70DC5A3D" w14:textId="77777777" w:rsidR="00264271" w:rsidRDefault="00264271" w:rsidP="00264271">
            <w:pPr>
              <w:ind w:firstLine="0"/>
            </w:pPr>
            <w:r>
              <w:t>Ecosystem and contaminant modeling</w:t>
            </w:r>
          </w:p>
        </w:tc>
        <w:tc>
          <w:tcPr>
            <w:tcW w:w="1575" w:type="dxa"/>
            <w:tcBorders>
              <w:top w:val="single" w:sz="4" w:space="0" w:color="000000"/>
              <w:left w:val="nil"/>
              <w:bottom w:val="single" w:sz="4" w:space="0" w:color="000000"/>
              <w:right w:val="nil"/>
            </w:tcBorders>
            <w:vAlign w:val="center"/>
          </w:tcPr>
          <w:p w14:paraId="70DC5A3E" w14:textId="77777777" w:rsidR="00264271" w:rsidRDefault="00264271" w:rsidP="00264271">
            <w:pPr>
              <w:ind w:firstLine="0"/>
            </w:pPr>
            <w:r>
              <w:t>Mid-career</w:t>
            </w:r>
          </w:p>
        </w:tc>
      </w:tr>
      <w:tr w:rsidR="00264271" w14:paraId="70DC5A46" w14:textId="77777777" w:rsidTr="00830E70">
        <w:trPr>
          <w:trHeight w:val="315"/>
        </w:trPr>
        <w:tc>
          <w:tcPr>
            <w:tcW w:w="2520" w:type="dxa"/>
            <w:tcBorders>
              <w:top w:val="single" w:sz="4" w:space="0" w:color="000000"/>
              <w:left w:val="nil"/>
              <w:bottom w:val="single" w:sz="4" w:space="0" w:color="000000"/>
              <w:right w:val="nil"/>
            </w:tcBorders>
            <w:shd w:val="clear" w:color="auto" w:fill="auto"/>
            <w:vAlign w:val="center"/>
          </w:tcPr>
          <w:p w14:paraId="70DC5A40" w14:textId="77777777" w:rsidR="00264271" w:rsidRDefault="00264271" w:rsidP="00264271">
            <w:pPr>
              <w:ind w:firstLine="0"/>
            </w:pPr>
            <w:r>
              <w:t xml:space="preserve">Mireia Bartrons, </w:t>
            </w:r>
          </w:p>
          <w:p w14:paraId="70DC5A41" w14:textId="77777777" w:rsidR="00264271" w:rsidRDefault="00264271" w:rsidP="00264271">
            <w:pPr>
              <w:ind w:firstLine="0"/>
            </w:pPr>
            <w:r>
              <w:t>Associate Professor</w:t>
            </w:r>
          </w:p>
          <w:p w14:paraId="70DC5A42" w14:textId="77777777" w:rsidR="00264271" w:rsidRDefault="00264271" w:rsidP="00264271">
            <w:pPr>
              <w:ind w:firstLine="0"/>
            </w:pPr>
            <w:r>
              <w:t>University of Vic, Barcelona, Spain</w:t>
            </w:r>
          </w:p>
        </w:tc>
        <w:tc>
          <w:tcPr>
            <w:tcW w:w="2820" w:type="dxa"/>
            <w:tcBorders>
              <w:top w:val="single" w:sz="4" w:space="0" w:color="000000"/>
              <w:left w:val="nil"/>
              <w:bottom w:val="single" w:sz="4" w:space="0" w:color="000000"/>
              <w:right w:val="nil"/>
            </w:tcBorders>
            <w:shd w:val="clear" w:color="auto" w:fill="auto"/>
            <w:vAlign w:val="center"/>
          </w:tcPr>
          <w:p w14:paraId="70DC5A43" w14:textId="77777777" w:rsidR="00264271" w:rsidRDefault="00264271" w:rsidP="00264271">
            <w:pPr>
              <w:ind w:firstLine="0"/>
            </w:pPr>
            <w:r>
              <w:t>Aquatic insect flux modeling, pollutant tracers</w:t>
            </w:r>
          </w:p>
        </w:tc>
        <w:tc>
          <w:tcPr>
            <w:tcW w:w="2445" w:type="dxa"/>
            <w:tcBorders>
              <w:top w:val="single" w:sz="4" w:space="0" w:color="000000"/>
              <w:left w:val="nil"/>
              <w:bottom w:val="single" w:sz="4" w:space="0" w:color="000000"/>
              <w:right w:val="nil"/>
            </w:tcBorders>
            <w:shd w:val="clear" w:color="auto" w:fill="auto"/>
            <w:vAlign w:val="center"/>
          </w:tcPr>
          <w:p w14:paraId="70DC5A44" w14:textId="77777777" w:rsidR="00264271" w:rsidRDefault="00264271" w:rsidP="00264271">
            <w:pPr>
              <w:ind w:firstLine="0"/>
            </w:pPr>
            <w:r>
              <w:t>Modeling contaminant fluxes in aquatic insects</w:t>
            </w:r>
          </w:p>
        </w:tc>
        <w:tc>
          <w:tcPr>
            <w:tcW w:w="1575" w:type="dxa"/>
            <w:tcBorders>
              <w:top w:val="single" w:sz="4" w:space="0" w:color="000000"/>
              <w:left w:val="nil"/>
              <w:bottom w:val="single" w:sz="4" w:space="0" w:color="000000"/>
              <w:right w:val="nil"/>
            </w:tcBorders>
            <w:vAlign w:val="center"/>
          </w:tcPr>
          <w:p w14:paraId="70DC5A45" w14:textId="77777777" w:rsidR="00264271" w:rsidRDefault="00264271" w:rsidP="00264271">
            <w:pPr>
              <w:ind w:firstLine="0"/>
            </w:pPr>
            <w:r>
              <w:t>Mid-career</w:t>
            </w:r>
          </w:p>
        </w:tc>
      </w:tr>
      <w:tr w:rsidR="00264271" w14:paraId="70DC5A4D" w14:textId="77777777" w:rsidTr="00830E70">
        <w:trPr>
          <w:trHeight w:val="315"/>
        </w:trPr>
        <w:tc>
          <w:tcPr>
            <w:tcW w:w="2520" w:type="dxa"/>
            <w:tcBorders>
              <w:top w:val="single" w:sz="4" w:space="0" w:color="000000"/>
              <w:left w:val="nil"/>
              <w:bottom w:val="single" w:sz="4" w:space="0" w:color="000000"/>
              <w:right w:val="nil"/>
            </w:tcBorders>
            <w:shd w:val="clear" w:color="auto" w:fill="auto"/>
            <w:vAlign w:val="center"/>
          </w:tcPr>
          <w:p w14:paraId="70DC5A47" w14:textId="77777777" w:rsidR="00264271" w:rsidRDefault="00264271" w:rsidP="00264271">
            <w:pPr>
              <w:ind w:firstLine="0"/>
            </w:pPr>
            <w:r>
              <w:t>Sydney Moyo,</w:t>
            </w:r>
          </w:p>
          <w:p w14:paraId="70DC5A48" w14:textId="77777777" w:rsidR="00264271" w:rsidRDefault="00264271" w:rsidP="00264271">
            <w:pPr>
              <w:ind w:firstLine="0"/>
            </w:pPr>
            <w:r>
              <w:t>Assistant Professor</w:t>
            </w:r>
          </w:p>
          <w:p w14:paraId="70DC5A49" w14:textId="77777777" w:rsidR="00264271" w:rsidRDefault="00264271" w:rsidP="00264271">
            <w:pPr>
              <w:ind w:firstLine="0"/>
            </w:pPr>
            <w:r>
              <w:t>Louisiana State University, LA</w:t>
            </w:r>
          </w:p>
        </w:tc>
        <w:tc>
          <w:tcPr>
            <w:tcW w:w="2820" w:type="dxa"/>
            <w:tcBorders>
              <w:top w:val="single" w:sz="4" w:space="0" w:color="000000"/>
              <w:left w:val="nil"/>
              <w:bottom w:val="single" w:sz="4" w:space="0" w:color="000000"/>
              <w:right w:val="nil"/>
            </w:tcBorders>
            <w:shd w:val="clear" w:color="auto" w:fill="auto"/>
            <w:vAlign w:val="center"/>
          </w:tcPr>
          <w:p w14:paraId="70DC5A4A" w14:textId="77777777" w:rsidR="00264271" w:rsidRDefault="00264271" w:rsidP="00264271">
            <w:pPr>
              <w:ind w:firstLine="0"/>
            </w:pPr>
            <w:r>
              <w:t>Meta-analysis, aquatic-terrestrial linkages, contaminant fluxes, fatty acids</w:t>
            </w:r>
          </w:p>
        </w:tc>
        <w:tc>
          <w:tcPr>
            <w:tcW w:w="2445" w:type="dxa"/>
            <w:tcBorders>
              <w:top w:val="single" w:sz="4" w:space="0" w:color="000000"/>
              <w:left w:val="nil"/>
              <w:bottom w:val="single" w:sz="4" w:space="0" w:color="000000"/>
              <w:right w:val="nil"/>
            </w:tcBorders>
            <w:shd w:val="clear" w:color="auto" w:fill="auto"/>
            <w:vAlign w:val="center"/>
          </w:tcPr>
          <w:p w14:paraId="70DC5A4B" w14:textId="77777777" w:rsidR="00264271" w:rsidRDefault="00264271" w:rsidP="00264271">
            <w:pPr>
              <w:ind w:firstLine="0"/>
            </w:pPr>
            <w:r>
              <w:t>Interpretation of contaminant fluxes in aquatic insects</w:t>
            </w:r>
          </w:p>
        </w:tc>
        <w:tc>
          <w:tcPr>
            <w:tcW w:w="1575" w:type="dxa"/>
            <w:tcBorders>
              <w:top w:val="single" w:sz="4" w:space="0" w:color="000000"/>
              <w:left w:val="nil"/>
              <w:bottom w:val="single" w:sz="4" w:space="0" w:color="000000"/>
              <w:right w:val="nil"/>
            </w:tcBorders>
            <w:vAlign w:val="center"/>
          </w:tcPr>
          <w:p w14:paraId="70DC5A4C" w14:textId="77777777" w:rsidR="00264271" w:rsidRDefault="00264271" w:rsidP="00264271">
            <w:pPr>
              <w:ind w:firstLine="0"/>
            </w:pPr>
            <w:r>
              <w:t>Early career</w:t>
            </w:r>
          </w:p>
        </w:tc>
      </w:tr>
    </w:tbl>
    <w:p w14:paraId="70DC5A4E" w14:textId="23D09034" w:rsidR="00583BB0" w:rsidRDefault="00105775">
      <w:pPr>
        <w:pStyle w:val="Heading1"/>
        <w:rPr>
          <w:b w:val="0"/>
          <w:i/>
        </w:rPr>
      </w:pPr>
      <w:r>
        <w:t>Elevating</w:t>
      </w:r>
      <w:r w:rsidR="00743C34">
        <w:t xml:space="preserve"> </w:t>
      </w:r>
      <w:r w:rsidR="006B3B8C">
        <w:t xml:space="preserve">performance culture and </w:t>
      </w:r>
      <w:r w:rsidR="006A3BBA">
        <w:t xml:space="preserve">standards of conduct in STEM </w:t>
      </w:r>
    </w:p>
    <w:p w14:paraId="70DC5A4F" w14:textId="6E8B7D09" w:rsidR="00583BB0" w:rsidRDefault="00743C34">
      <w:r>
        <w:lastRenderedPageBreak/>
        <w:t xml:space="preserve">In assembling our working group, we have included people with </w:t>
      </w:r>
      <w:r w:rsidR="00B94712">
        <w:t xml:space="preserve">expert </w:t>
      </w:r>
      <w:r>
        <w:t>knowledge</w:t>
      </w:r>
      <w:r w:rsidR="00F2270F">
        <w:t xml:space="preserve">, demonstrated </w:t>
      </w:r>
      <w:r w:rsidR="006731F8">
        <w:t>ability,</w:t>
      </w:r>
      <w:r w:rsidR="007A5082">
        <w:t xml:space="preserve"> high standards of conduct,</w:t>
      </w:r>
      <w:r>
        <w:t xml:space="preserve"> and interdisciplinary experience (</w:t>
      </w:r>
      <w:r>
        <w:rPr>
          <w:b/>
        </w:rPr>
        <w:t>Table 2</w:t>
      </w:r>
      <w:r>
        <w:t xml:space="preserve">). Researchers in this group have complementary abilities in the fields of ecotoxicology, aquatic-terrestrial food web linkages, macroinvertebrate ecology, bird health, spatial modelling, machine learning, big data, and interactive data applications. They are high performers with </w:t>
      </w:r>
      <w:r w:rsidR="002810B0">
        <w:t xml:space="preserve">a </w:t>
      </w:r>
      <w:r>
        <w:t>demonstrated ability to attract external research funding, work productively together on complex projects, mentor and train students and early career scientists, and disseminate research to the broader scientific, public and stakeholder community.</w:t>
      </w:r>
    </w:p>
    <w:p w14:paraId="70DC5A50" w14:textId="0E5515BD" w:rsidR="00583BB0" w:rsidRDefault="00743C34">
      <w:r>
        <w:t xml:space="preserve">Our working group postdoctoral fellow will benefit from the team’s </w:t>
      </w:r>
      <w:r w:rsidR="00475062">
        <w:t xml:space="preserve">wide range of </w:t>
      </w:r>
      <w:r w:rsidR="00985FF3">
        <w:t>expert knowledge</w:t>
      </w:r>
      <w:r w:rsidR="00505F34">
        <w:t xml:space="preserve">, high </w:t>
      </w:r>
      <w:r w:rsidR="00475062">
        <w:t>performance,</w:t>
      </w:r>
      <w:r w:rsidR="00985FF3">
        <w:t xml:space="preserve"> </w:t>
      </w:r>
      <w:r w:rsidR="00505F34">
        <w:t xml:space="preserve">and standards of conduct </w:t>
      </w:r>
      <w:r>
        <w:t>by receiving mentorship</w:t>
      </w:r>
      <w:r w:rsidR="001B3456">
        <w:t xml:space="preserve"> </w:t>
      </w:r>
      <w:r w:rsidR="007E65E0">
        <w:t>at all stages of the project</w:t>
      </w:r>
      <w:r>
        <w:t>. In turn, the postdoc</w:t>
      </w:r>
      <w:r w:rsidR="00CE5539">
        <w:t>toral fellow</w:t>
      </w:r>
      <w:r>
        <w:t xml:space="preserve"> will be encouraged to participate as a mentor themselves through the Society for Freshwater Science (SFS) </w:t>
      </w:r>
      <w:r>
        <w:rPr>
          <w:i/>
        </w:rPr>
        <w:t>Instars</w:t>
      </w:r>
      <w:r>
        <w:t xml:space="preserve"> &amp; </w:t>
      </w:r>
      <w:r>
        <w:rPr>
          <w:i/>
        </w:rPr>
        <w:t>Emerge</w:t>
      </w:r>
      <w:r>
        <w:t xml:space="preserve"> programs. These are long-standing programs that provide mentoring to </w:t>
      </w:r>
      <w:r w:rsidR="00543503">
        <w:t xml:space="preserve">high performing </w:t>
      </w:r>
      <w:r>
        <w:t>students during the annual SFS meeting (where the postdoc</w:t>
      </w:r>
      <w:r w:rsidR="00200E19">
        <w:t>toral fellow</w:t>
      </w:r>
      <w:r>
        <w:t xml:space="preserve"> will present our work) and provide year-long programming to fellows across the life cycle of a scientific </w:t>
      </w:r>
      <w:proofErr w:type="gramStart"/>
      <w:r>
        <w:t>career;</w:t>
      </w:r>
      <w:proofErr w:type="gramEnd"/>
      <w:r>
        <w:t xml:space="preserve"> from undergraduates, to graduate students and early career scientists. These types of sustained peer-peer and peer-mentorship programs play a particularly important role in recruiting and retaining </w:t>
      </w:r>
      <w:r w:rsidR="00F14C78">
        <w:t xml:space="preserve">the best scientists </w:t>
      </w:r>
      <w:r>
        <w:t>in STEM.</w:t>
      </w:r>
    </w:p>
    <w:p w14:paraId="70DC5A51" w14:textId="09A6632A" w:rsidR="00583BB0" w:rsidRDefault="00743C34">
      <w:r>
        <w:t xml:space="preserve">In developing our interactive data application, we will work with the U.S. Department of the Interior (DOI) Natural Resource Damage Assessment and Restoration Program (NRDAR) to help </w:t>
      </w:r>
      <w:r w:rsidR="003C054D">
        <w:t xml:space="preserve">streamline </w:t>
      </w:r>
      <w:r w:rsidR="00915DEE">
        <w:t>effective</w:t>
      </w:r>
      <w:r>
        <w:t xml:space="preserve"> solutions </w:t>
      </w:r>
      <w:r w:rsidR="00816C61">
        <w:t xml:space="preserve">for solving </w:t>
      </w:r>
      <w:r w:rsidR="00E1295B">
        <w:t>government-related obligations</w:t>
      </w:r>
      <w:r>
        <w:t xml:space="preserve">. The DOI NRDAR program works to restore natural resources in </w:t>
      </w:r>
      <w:r w:rsidR="00221888">
        <w:t xml:space="preserve">cases where </w:t>
      </w:r>
      <w:r>
        <w:t xml:space="preserve">contaminant releases </w:t>
      </w:r>
      <w:r w:rsidR="00221888">
        <w:t xml:space="preserve">have occurred </w:t>
      </w:r>
      <w:r>
        <w:t xml:space="preserve">to </w:t>
      </w:r>
      <w:proofErr w:type="gramStart"/>
      <w:r>
        <w:t>inland freshwaters</w:t>
      </w:r>
      <w:proofErr w:type="gramEnd"/>
      <w:r>
        <w:t xml:space="preserve">. One of the PIs (Kraus) has worked on numerous projects to provide </w:t>
      </w:r>
      <w:r w:rsidR="001F1DA2">
        <w:t xml:space="preserve">effective </w:t>
      </w:r>
      <w:r>
        <w:t xml:space="preserve">tools </w:t>
      </w:r>
      <w:r w:rsidR="00E14273">
        <w:t>to</w:t>
      </w:r>
      <w:r>
        <w:t xml:space="preserve"> </w:t>
      </w:r>
      <w:r w:rsidR="00E14273">
        <w:t xml:space="preserve">aid </w:t>
      </w:r>
      <w:r>
        <w:t xml:space="preserve">practitioners </w:t>
      </w:r>
      <w:r w:rsidR="00597893">
        <w:t xml:space="preserve">in </w:t>
      </w:r>
      <w:r w:rsidR="00DF4078">
        <w:t xml:space="preserve">restoring </w:t>
      </w:r>
      <w:r>
        <w:t xml:space="preserve">natural resources </w:t>
      </w:r>
      <w:r w:rsidR="00DF4078">
        <w:t>to the American public</w:t>
      </w:r>
      <w:r>
        <w:t xml:space="preserve">. Our work here would also help </w:t>
      </w:r>
      <w:proofErr w:type="gramStart"/>
      <w:r>
        <w:t>inform</w:t>
      </w:r>
      <w:proofErr w:type="gramEnd"/>
      <w:r>
        <w:t xml:space="preserve"> such cases to ensure these results are </w:t>
      </w:r>
      <w:r w:rsidR="00824539">
        <w:t>available</w:t>
      </w:r>
      <w:r>
        <w:t xml:space="preserve"> to resource practitioners.  </w:t>
      </w:r>
    </w:p>
    <w:p w14:paraId="6E4B87DB" w14:textId="77777777" w:rsidR="00CD7EB5" w:rsidRDefault="00CD7EB5">
      <w:pPr>
        <w:contextualSpacing w:val="0"/>
        <w:rPr>
          <w:b/>
        </w:rPr>
      </w:pPr>
      <w:r>
        <w:br w:type="page"/>
      </w:r>
    </w:p>
    <w:p w14:paraId="70DC5A54" w14:textId="02BB80DE" w:rsidR="00583BB0" w:rsidRPr="008B3639" w:rsidRDefault="00743C34" w:rsidP="008B3639">
      <w:pPr>
        <w:pStyle w:val="Heading1"/>
        <w:rPr>
          <w:b w:val="0"/>
        </w:rPr>
      </w:pPr>
      <w:r>
        <w:lastRenderedPageBreak/>
        <w:t>Data Management Plan</w:t>
      </w:r>
      <w:r>
        <w:rPr>
          <w:b w:val="0"/>
        </w:rPr>
        <w:t xml:space="preserve"> </w:t>
      </w:r>
    </w:p>
    <w:tbl>
      <w:tblPr>
        <w:tblStyle w:val="ae"/>
        <w:tblW w:w="9360" w:type="dxa"/>
        <w:tblBorders>
          <w:top w:val="nil"/>
          <w:left w:val="nil"/>
          <w:bottom w:val="nil"/>
          <w:right w:val="nil"/>
          <w:insideH w:val="nil"/>
          <w:insideV w:val="nil"/>
        </w:tblBorders>
        <w:tblLayout w:type="fixed"/>
        <w:tblLook w:val="0600" w:firstRow="0" w:lastRow="0" w:firstColumn="0" w:lastColumn="0" w:noHBand="1" w:noVBand="1"/>
      </w:tblPr>
      <w:tblGrid>
        <w:gridCol w:w="2115"/>
        <w:gridCol w:w="1485"/>
        <w:gridCol w:w="1695"/>
        <w:gridCol w:w="2175"/>
        <w:gridCol w:w="1890"/>
      </w:tblGrid>
      <w:tr w:rsidR="00583BB0" w14:paraId="70DC5A56" w14:textId="77777777">
        <w:trPr>
          <w:trHeight w:val="546"/>
        </w:trPr>
        <w:tc>
          <w:tcPr>
            <w:tcW w:w="9360" w:type="dxa"/>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DC5A55" w14:textId="77777777" w:rsidR="00583BB0" w:rsidRDefault="00743C34">
            <w:pPr>
              <w:widowControl w:val="0"/>
              <w:ind w:firstLine="0"/>
            </w:pPr>
            <w:r>
              <w:rPr>
                <w:b/>
              </w:rPr>
              <w:t>Data Inputs</w:t>
            </w:r>
            <w:r>
              <w:t xml:space="preserve"> (list of datasets used to produce the synthesized data product(s))</w:t>
            </w:r>
          </w:p>
        </w:tc>
      </w:tr>
      <w:tr w:rsidR="00583BB0" w14:paraId="70DC5A5E" w14:textId="77777777">
        <w:trPr>
          <w:trHeight w:val="855"/>
        </w:trPr>
        <w:tc>
          <w:tcPr>
            <w:tcW w:w="211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57" w14:textId="77777777" w:rsidR="00583BB0" w:rsidRDefault="00743C34">
            <w:pPr>
              <w:widowControl w:val="0"/>
              <w:ind w:firstLine="0"/>
              <w:jc w:val="center"/>
              <w:rPr>
                <w:b/>
              </w:rPr>
            </w:pPr>
            <w:r>
              <w:rPr>
                <w:b/>
              </w:rPr>
              <w:t>Title</w:t>
            </w:r>
          </w:p>
        </w:tc>
        <w:tc>
          <w:tcPr>
            <w:tcW w:w="148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58" w14:textId="77777777" w:rsidR="00583BB0" w:rsidRDefault="00743C34">
            <w:pPr>
              <w:widowControl w:val="0"/>
              <w:ind w:firstLine="0"/>
              <w:jc w:val="center"/>
              <w:rPr>
                <w:b/>
              </w:rPr>
            </w:pPr>
            <w:r>
              <w:rPr>
                <w:b/>
              </w:rPr>
              <w:t>Format (csv, ascii)</w:t>
            </w:r>
          </w:p>
        </w:tc>
        <w:tc>
          <w:tcPr>
            <w:tcW w:w="169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59" w14:textId="77777777" w:rsidR="00583BB0" w:rsidRDefault="00743C34">
            <w:pPr>
              <w:widowControl w:val="0"/>
              <w:ind w:firstLine="0"/>
              <w:jc w:val="center"/>
              <w:rPr>
                <w:b/>
              </w:rPr>
            </w:pPr>
            <w:r>
              <w:rPr>
                <w:b/>
              </w:rPr>
              <w:t xml:space="preserve">Data Volume Estimate </w:t>
            </w:r>
          </w:p>
          <w:p w14:paraId="70DC5A5A" w14:textId="77777777" w:rsidR="00583BB0" w:rsidRDefault="00743C34">
            <w:pPr>
              <w:widowControl w:val="0"/>
              <w:ind w:firstLine="0"/>
              <w:jc w:val="center"/>
              <w:rPr>
                <w:b/>
              </w:rPr>
            </w:pPr>
            <w:r>
              <w:rPr>
                <w:b/>
              </w:rPr>
              <w:t>(MB, GB, TB)</w:t>
            </w:r>
          </w:p>
        </w:tc>
        <w:tc>
          <w:tcPr>
            <w:tcW w:w="21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5B" w14:textId="77777777" w:rsidR="00583BB0" w:rsidRDefault="00743C34">
            <w:pPr>
              <w:widowControl w:val="0"/>
              <w:ind w:firstLine="0"/>
              <w:jc w:val="center"/>
              <w:rPr>
                <w:b/>
              </w:rPr>
            </w:pPr>
            <w:r>
              <w:rPr>
                <w:b/>
              </w:rPr>
              <w:t>Source/URL</w:t>
            </w:r>
          </w:p>
        </w:tc>
        <w:tc>
          <w:tcPr>
            <w:tcW w:w="18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5C" w14:textId="77777777" w:rsidR="00583BB0" w:rsidRDefault="00743C34">
            <w:pPr>
              <w:widowControl w:val="0"/>
              <w:ind w:firstLine="0"/>
              <w:jc w:val="center"/>
              <w:rPr>
                <w:b/>
              </w:rPr>
            </w:pPr>
            <w:r>
              <w:rPr>
                <w:b/>
              </w:rPr>
              <w:t>Use Restrictions</w:t>
            </w:r>
          </w:p>
          <w:p w14:paraId="70DC5A5D" w14:textId="77777777" w:rsidR="00583BB0" w:rsidRDefault="00743C34">
            <w:pPr>
              <w:widowControl w:val="0"/>
              <w:ind w:firstLine="0"/>
              <w:jc w:val="center"/>
              <w:rPr>
                <w:b/>
              </w:rPr>
            </w:pPr>
            <w:r>
              <w:rPr>
                <w:b/>
              </w:rPr>
              <w:t xml:space="preserve"> </w:t>
            </w:r>
          </w:p>
        </w:tc>
      </w:tr>
      <w:tr w:rsidR="00583BB0" w14:paraId="70DC5A64" w14:textId="77777777">
        <w:trPr>
          <w:trHeight w:val="360"/>
        </w:trPr>
        <w:tc>
          <w:tcPr>
            <w:tcW w:w="211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5F" w14:textId="77777777" w:rsidR="00583BB0" w:rsidRDefault="00743C34">
            <w:pPr>
              <w:widowControl w:val="0"/>
              <w:ind w:firstLine="0"/>
            </w:pPr>
            <w:proofErr w:type="spellStart"/>
            <w:r>
              <w:t>AquaSYNC</w:t>
            </w:r>
            <w:proofErr w:type="spellEnd"/>
          </w:p>
        </w:tc>
        <w:tc>
          <w:tcPr>
            <w:tcW w:w="148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0" w14:textId="77777777" w:rsidR="00583BB0" w:rsidRDefault="00743C34">
            <w:pPr>
              <w:widowControl w:val="0"/>
              <w:ind w:firstLine="0"/>
            </w:pPr>
            <w:r>
              <w:t xml:space="preserve"> csv/</w:t>
            </w:r>
            <w:proofErr w:type="spellStart"/>
            <w:r>
              <w:t>shp</w:t>
            </w:r>
            <w:proofErr w:type="spellEnd"/>
          </w:p>
        </w:tc>
        <w:tc>
          <w:tcPr>
            <w:tcW w:w="169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1" w14:textId="77777777" w:rsidR="00583BB0" w:rsidRDefault="00743C34">
            <w:pPr>
              <w:widowControl w:val="0"/>
              <w:ind w:firstLine="0"/>
            </w:pPr>
            <w:r>
              <w:t>5GB</w:t>
            </w:r>
          </w:p>
        </w:tc>
        <w:tc>
          <w:tcPr>
            <w:tcW w:w="21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2" w14:textId="77777777" w:rsidR="00583BB0" w:rsidRDefault="00743C34">
            <w:pPr>
              <w:widowControl w:val="0"/>
              <w:ind w:firstLine="0"/>
            </w:pPr>
            <w:r>
              <w:t xml:space="preserve">Shared </w:t>
            </w:r>
            <w:proofErr w:type="spellStart"/>
            <w:r>
              <w:t>AquaSYNC</w:t>
            </w:r>
            <w:proofErr w:type="spellEnd"/>
            <w:r>
              <w:t xml:space="preserve"> OneDrive</w:t>
            </w:r>
          </w:p>
        </w:tc>
        <w:tc>
          <w:tcPr>
            <w:tcW w:w="18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3" w14:textId="77777777" w:rsidR="00583BB0" w:rsidRDefault="00743C34">
            <w:pPr>
              <w:widowControl w:val="0"/>
              <w:ind w:firstLine="0"/>
            </w:pPr>
            <w:r>
              <w:t>Privately maintained until publication (by end of FY25)</w:t>
            </w:r>
          </w:p>
        </w:tc>
      </w:tr>
      <w:tr w:rsidR="00583BB0" w14:paraId="70DC5A6A" w14:textId="77777777">
        <w:trPr>
          <w:trHeight w:val="345"/>
        </w:trPr>
        <w:tc>
          <w:tcPr>
            <w:tcW w:w="211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65" w14:textId="77777777" w:rsidR="00583BB0" w:rsidRDefault="00743C34">
            <w:pPr>
              <w:widowControl w:val="0"/>
              <w:ind w:firstLine="0"/>
            </w:pPr>
            <w:r>
              <w:t>eBird</w:t>
            </w:r>
          </w:p>
        </w:tc>
        <w:tc>
          <w:tcPr>
            <w:tcW w:w="148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6" w14:textId="77777777" w:rsidR="00583BB0" w:rsidRDefault="00743C34">
            <w:pPr>
              <w:widowControl w:val="0"/>
              <w:ind w:firstLine="0"/>
            </w:pPr>
            <w:r>
              <w:t xml:space="preserve"> csv/</w:t>
            </w:r>
            <w:proofErr w:type="spellStart"/>
            <w:r>
              <w:t>shp</w:t>
            </w:r>
            <w:proofErr w:type="spellEnd"/>
          </w:p>
        </w:tc>
        <w:tc>
          <w:tcPr>
            <w:tcW w:w="169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7" w14:textId="77777777" w:rsidR="00583BB0" w:rsidRDefault="00743C34">
            <w:pPr>
              <w:widowControl w:val="0"/>
              <w:ind w:firstLine="0"/>
            </w:pPr>
            <w:r>
              <w:t>5GB</w:t>
            </w:r>
          </w:p>
        </w:tc>
        <w:tc>
          <w:tcPr>
            <w:tcW w:w="21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8" w14:textId="77777777" w:rsidR="00583BB0" w:rsidRDefault="00743C34">
            <w:pPr>
              <w:widowControl w:val="0"/>
              <w:ind w:firstLine="0"/>
            </w:pPr>
            <w:r>
              <w:t>https://science.ebird.org/en</w:t>
            </w:r>
          </w:p>
        </w:tc>
        <w:tc>
          <w:tcPr>
            <w:tcW w:w="18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9" w14:textId="77777777" w:rsidR="00583BB0" w:rsidRDefault="00743C34">
            <w:pPr>
              <w:widowControl w:val="0"/>
              <w:ind w:firstLine="0"/>
            </w:pPr>
            <w:r>
              <w:t>None</w:t>
            </w:r>
          </w:p>
        </w:tc>
      </w:tr>
      <w:tr w:rsidR="00583BB0" w14:paraId="70DC5A70" w14:textId="77777777">
        <w:trPr>
          <w:trHeight w:val="345"/>
        </w:trPr>
        <w:tc>
          <w:tcPr>
            <w:tcW w:w="211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6B" w14:textId="77777777" w:rsidR="00583BB0" w:rsidRDefault="00743C34">
            <w:pPr>
              <w:widowControl w:val="0"/>
              <w:ind w:firstLine="0"/>
            </w:pPr>
            <w:proofErr w:type="spellStart"/>
            <w:r>
              <w:t>EuroBirdPortal</w:t>
            </w:r>
            <w:proofErr w:type="spellEnd"/>
          </w:p>
        </w:tc>
        <w:tc>
          <w:tcPr>
            <w:tcW w:w="148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C" w14:textId="77777777" w:rsidR="00583BB0" w:rsidRDefault="00743C34">
            <w:pPr>
              <w:widowControl w:val="0"/>
              <w:ind w:firstLine="0"/>
            </w:pPr>
            <w:r>
              <w:t xml:space="preserve"> csv/</w:t>
            </w:r>
            <w:proofErr w:type="spellStart"/>
            <w:r>
              <w:t>shp</w:t>
            </w:r>
            <w:proofErr w:type="spellEnd"/>
          </w:p>
        </w:tc>
        <w:tc>
          <w:tcPr>
            <w:tcW w:w="169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D" w14:textId="77777777" w:rsidR="00583BB0" w:rsidRDefault="00743C34">
            <w:pPr>
              <w:widowControl w:val="0"/>
              <w:ind w:firstLine="0"/>
            </w:pPr>
            <w:r>
              <w:t>5GB</w:t>
            </w:r>
          </w:p>
        </w:tc>
        <w:tc>
          <w:tcPr>
            <w:tcW w:w="21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E" w14:textId="77777777" w:rsidR="00583BB0" w:rsidRDefault="00743C34">
            <w:pPr>
              <w:widowControl w:val="0"/>
              <w:ind w:firstLine="0"/>
            </w:pPr>
            <w:r>
              <w:t>https://www.eurobirdportal.org/</w:t>
            </w:r>
          </w:p>
        </w:tc>
        <w:tc>
          <w:tcPr>
            <w:tcW w:w="18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6F" w14:textId="77777777" w:rsidR="00583BB0" w:rsidRDefault="00743C34">
            <w:pPr>
              <w:widowControl w:val="0"/>
              <w:ind w:firstLine="0"/>
            </w:pPr>
            <w:r>
              <w:t>None</w:t>
            </w:r>
          </w:p>
        </w:tc>
      </w:tr>
      <w:tr w:rsidR="00583BB0" w14:paraId="70DC5A78" w14:textId="77777777">
        <w:trPr>
          <w:trHeight w:val="345"/>
        </w:trPr>
        <w:tc>
          <w:tcPr>
            <w:tcW w:w="211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71" w14:textId="77777777" w:rsidR="00583BB0" w:rsidRDefault="00743C34">
            <w:pPr>
              <w:ind w:firstLine="0"/>
            </w:pPr>
            <w:proofErr w:type="spellStart"/>
            <w:r>
              <w:t>AvoNET</w:t>
            </w:r>
            <w:proofErr w:type="spellEnd"/>
          </w:p>
        </w:tc>
        <w:tc>
          <w:tcPr>
            <w:tcW w:w="148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72" w14:textId="77777777" w:rsidR="00583BB0" w:rsidRDefault="00743C34">
            <w:pPr>
              <w:widowControl w:val="0"/>
              <w:ind w:firstLine="0"/>
            </w:pPr>
            <w:r>
              <w:t xml:space="preserve"> csv</w:t>
            </w:r>
          </w:p>
        </w:tc>
        <w:tc>
          <w:tcPr>
            <w:tcW w:w="169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73" w14:textId="77777777" w:rsidR="00583BB0" w:rsidRDefault="00743C34">
            <w:pPr>
              <w:widowControl w:val="0"/>
              <w:ind w:firstLine="0"/>
            </w:pPr>
            <w:r>
              <w:t xml:space="preserve"> 1GB</w:t>
            </w:r>
          </w:p>
        </w:tc>
        <w:tc>
          <w:tcPr>
            <w:tcW w:w="21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74" w14:textId="77777777" w:rsidR="00583BB0" w:rsidRDefault="00743C34">
            <w:pPr>
              <w:ind w:firstLine="0"/>
            </w:pPr>
            <w:r>
              <w:t>Tobias et al. 2022 https://doi.org/10.1111/ele.13898</w:t>
            </w:r>
          </w:p>
          <w:p w14:paraId="70DC5A75" w14:textId="77777777" w:rsidR="00583BB0" w:rsidRDefault="00583BB0">
            <w:pPr>
              <w:ind w:firstLine="0"/>
            </w:pPr>
          </w:p>
          <w:p w14:paraId="70DC5A76" w14:textId="77777777" w:rsidR="00583BB0" w:rsidRDefault="00743C34">
            <w:pPr>
              <w:ind w:firstLine="0"/>
            </w:pPr>
            <w:r>
              <w:t>https://opentraits.org/datasets/avonet.html</w:t>
            </w:r>
          </w:p>
        </w:tc>
        <w:tc>
          <w:tcPr>
            <w:tcW w:w="18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77" w14:textId="77777777" w:rsidR="00583BB0" w:rsidRDefault="00743C34">
            <w:pPr>
              <w:widowControl w:val="0"/>
              <w:ind w:firstLine="0"/>
            </w:pPr>
            <w:r>
              <w:t>None</w:t>
            </w:r>
          </w:p>
        </w:tc>
      </w:tr>
      <w:tr w:rsidR="00583BB0" w14:paraId="70DC5A80" w14:textId="77777777">
        <w:trPr>
          <w:trHeight w:val="345"/>
        </w:trPr>
        <w:tc>
          <w:tcPr>
            <w:tcW w:w="211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79" w14:textId="77777777" w:rsidR="00583BB0" w:rsidRDefault="00743C34">
            <w:pPr>
              <w:widowControl w:val="0"/>
              <w:ind w:firstLine="0"/>
            </w:pPr>
            <w:proofErr w:type="spellStart"/>
            <w:r>
              <w:t>Ecotox</w:t>
            </w:r>
            <w:proofErr w:type="spellEnd"/>
            <w:r>
              <w:t xml:space="preserve"> databases (</w:t>
            </w:r>
            <w:r>
              <w:rPr>
                <w:b/>
              </w:rPr>
              <w:t>Table 2</w:t>
            </w:r>
            <w:r>
              <w:t>)</w:t>
            </w:r>
          </w:p>
        </w:tc>
        <w:tc>
          <w:tcPr>
            <w:tcW w:w="148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7A" w14:textId="77777777" w:rsidR="00583BB0" w:rsidRDefault="00743C34">
            <w:pPr>
              <w:widowControl w:val="0"/>
              <w:ind w:firstLine="0"/>
            </w:pPr>
            <w:r>
              <w:t xml:space="preserve"> csv</w:t>
            </w:r>
          </w:p>
        </w:tc>
        <w:tc>
          <w:tcPr>
            <w:tcW w:w="169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7B" w14:textId="77777777" w:rsidR="00583BB0" w:rsidRDefault="00743C34">
            <w:pPr>
              <w:widowControl w:val="0"/>
              <w:ind w:firstLine="0"/>
            </w:pPr>
            <w:r>
              <w:t xml:space="preserve"> 1GB</w:t>
            </w:r>
          </w:p>
        </w:tc>
        <w:tc>
          <w:tcPr>
            <w:tcW w:w="21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7C" w14:textId="77777777" w:rsidR="00583BB0" w:rsidRDefault="00743C34">
            <w:pPr>
              <w:widowControl w:val="0"/>
              <w:ind w:firstLine="0"/>
            </w:pPr>
            <w:r>
              <w:t xml:space="preserve">Olker et al. 2022 </w:t>
            </w:r>
            <w:hyperlink r:id="rId32">
              <w:r>
                <w:rPr>
                  <w:color w:val="1155CC"/>
                  <w:u w:val="single"/>
                </w:rPr>
                <w:t>https://setac.onlinelibrary.wiley.com/doi/10.1002/etc.5324</w:t>
              </w:r>
            </w:hyperlink>
          </w:p>
          <w:p w14:paraId="70DC5A7D" w14:textId="77777777" w:rsidR="00583BB0" w:rsidRDefault="00583BB0">
            <w:pPr>
              <w:widowControl w:val="0"/>
              <w:ind w:firstLine="0"/>
            </w:pPr>
          </w:p>
          <w:p w14:paraId="70DC5A7E" w14:textId="77777777" w:rsidR="00583BB0" w:rsidRDefault="00743C34">
            <w:pPr>
              <w:widowControl w:val="0"/>
              <w:ind w:firstLine="0"/>
            </w:pPr>
            <w:hyperlink r:id="rId33">
              <w:r>
                <w:rPr>
                  <w:color w:val="1155CC"/>
                  <w:u w:val="single"/>
                </w:rPr>
                <w:t>https://cfpub.epa.gov/ecotox/</w:t>
              </w:r>
            </w:hyperlink>
          </w:p>
        </w:tc>
        <w:tc>
          <w:tcPr>
            <w:tcW w:w="18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7F" w14:textId="77777777" w:rsidR="00583BB0" w:rsidRDefault="00743C34">
            <w:pPr>
              <w:widowControl w:val="0"/>
              <w:ind w:firstLine="0"/>
            </w:pPr>
            <w:r>
              <w:t>None</w:t>
            </w:r>
          </w:p>
        </w:tc>
      </w:tr>
    </w:tbl>
    <w:p w14:paraId="70DC5A81" w14:textId="77777777" w:rsidR="00583BB0" w:rsidRDefault="00583BB0" w:rsidP="008B699B"/>
    <w:tbl>
      <w:tblPr>
        <w:tblStyle w:val="af"/>
        <w:tblW w:w="9360" w:type="dxa"/>
        <w:tblBorders>
          <w:top w:val="nil"/>
          <w:left w:val="nil"/>
          <w:bottom w:val="nil"/>
          <w:right w:val="nil"/>
          <w:insideH w:val="nil"/>
          <w:insideV w:val="nil"/>
        </w:tblBorders>
        <w:tblLayout w:type="fixed"/>
        <w:tblLook w:val="0600" w:firstRow="0" w:lastRow="0" w:firstColumn="0" w:lastColumn="0" w:noHBand="1" w:noVBand="1"/>
      </w:tblPr>
      <w:tblGrid>
        <w:gridCol w:w="2552"/>
        <w:gridCol w:w="6808"/>
      </w:tblGrid>
      <w:tr w:rsidR="00583BB0" w14:paraId="70DC5A83" w14:textId="77777777" w:rsidTr="005467D3">
        <w:trPr>
          <w:trHeight w:val="345"/>
          <w:tblHeader/>
        </w:trPr>
        <w:tc>
          <w:tcPr>
            <w:tcW w:w="9359"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DC5A82" w14:textId="77777777" w:rsidR="00583BB0" w:rsidRDefault="00743C34">
            <w:pPr>
              <w:pStyle w:val="Heading1"/>
              <w:widowControl w:val="0"/>
              <w:spacing w:before="0"/>
              <w:rPr>
                <w:b w:val="0"/>
              </w:rPr>
            </w:pPr>
            <w:r>
              <w:t xml:space="preserve">Data </w:t>
            </w:r>
            <w:proofErr w:type="gramStart"/>
            <w:r>
              <w:t>Processing</w:t>
            </w:r>
            <w:r>
              <w:rPr>
                <w:b w:val="0"/>
              </w:rPr>
              <w:t xml:space="preserve">  (</w:t>
            </w:r>
            <w:proofErr w:type="gramEnd"/>
            <w:r>
              <w:rPr>
                <w:b w:val="0"/>
              </w:rPr>
              <w:t>will occur during the course of Working Group activities)</w:t>
            </w:r>
          </w:p>
        </w:tc>
      </w:tr>
      <w:tr w:rsidR="00583BB0" w14:paraId="70DC5A86" w14:textId="77777777" w:rsidTr="00CD7EB5">
        <w:trPr>
          <w:trHeight w:val="585"/>
        </w:trPr>
        <w:tc>
          <w:tcPr>
            <w:tcW w:w="2552"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84" w14:textId="77777777" w:rsidR="00583BB0" w:rsidRDefault="00743C34">
            <w:pPr>
              <w:pStyle w:val="Heading1"/>
              <w:widowControl w:val="0"/>
              <w:spacing w:before="0"/>
            </w:pPr>
            <w:r>
              <w:t>Access and Sharing</w:t>
            </w:r>
          </w:p>
        </w:tc>
        <w:tc>
          <w:tcPr>
            <w:tcW w:w="6807"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85" w14:textId="35330C61" w:rsidR="00583BB0" w:rsidRDefault="00743C34">
            <w:pPr>
              <w:pStyle w:val="Heading1"/>
              <w:widowControl w:val="0"/>
              <w:spacing w:before="0"/>
              <w:rPr>
                <w:b w:val="0"/>
              </w:rPr>
            </w:pPr>
            <w:r>
              <w:rPr>
                <w:b w:val="0"/>
              </w:rPr>
              <w:t>Data will be shared within the Working Group using a combination of USGS OneDrive for data storage and GitHub for code. OneDrive and GitHub allow cloud storage, version control, cloning to individual computers, and options to limit user access.</w:t>
            </w:r>
          </w:p>
        </w:tc>
      </w:tr>
      <w:tr w:rsidR="00583BB0" w14:paraId="70DC5A8A" w14:textId="77777777" w:rsidTr="00CD7EB5">
        <w:trPr>
          <w:trHeight w:val="915"/>
        </w:trPr>
        <w:tc>
          <w:tcPr>
            <w:tcW w:w="2552"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87" w14:textId="77777777" w:rsidR="00583BB0" w:rsidRDefault="00743C34">
            <w:pPr>
              <w:pStyle w:val="Heading1"/>
              <w:widowControl w:val="0"/>
              <w:spacing w:before="0"/>
            </w:pPr>
            <w:r>
              <w:t>Data Storage</w:t>
            </w:r>
          </w:p>
        </w:tc>
        <w:tc>
          <w:tcPr>
            <w:tcW w:w="6807"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88" w14:textId="5C565FF5" w:rsidR="00583BB0" w:rsidRDefault="00743C34">
            <w:pPr>
              <w:pStyle w:val="Heading1"/>
              <w:widowControl w:val="0"/>
              <w:spacing w:before="0"/>
              <w:rPr>
                <w:b w:val="0"/>
              </w:rPr>
            </w:pPr>
            <w:r>
              <w:rPr>
                <w:b w:val="0"/>
              </w:rPr>
              <w:t>Acquired data will be stored on the GitHub and USGS OneDrive</w:t>
            </w:r>
          </w:p>
          <w:p w14:paraId="70DC5A89" w14:textId="28D3F4F0" w:rsidR="00583BB0" w:rsidRDefault="00743C34">
            <w:pPr>
              <w:pStyle w:val="Heading1"/>
              <w:widowControl w:val="0"/>
              <w:spacing w:before="0"/>
              <w:rPr>
                <w:b w:val="0"/>
              </w:rPr>
            </w:pPr>
            <w:r>
              <w:rPr>
                <w:b w:val="0"/>
              </w:rPr>
              <w:t xml:space="preserve">servers while the working group is active. Upon project completion, </w:t>
            </w:r>
            <w:proofErr w:type="gramStart"/>
            <w:r>
              <w:rPr>
                <w:b w:val="0"/>
              </w:rPr>
              <w:t>derived data</w:t>
            </w:r>
            <w:proofErr w:type="gramEnd"/>
            <w:r>
              <w:rPr>
                <w:b w:val="0"/>
              </w:rPr>
              <w:t xml:space="preserve"> will be stored on USGS </w:t>
            </w:r>
            <w:proofErr w:type="spellStart"/>
            <w:r>
              <w:rPr>
                <w:b w:val="0"/>
              </w:rPr>
              <w:t>ScienceBase</w:t>
            </w:r>
            <w:proofErr w:type="spellEnd"/>
            <w:r w:rsidR="00E31E1B">
              <w:rPr>
                <w:b w:val="0"/>
              </w:rPr>
              <w:t>.</w:t>
            </w:r>
          </w:p>
        </w:tc>
      </w:tr>
      <w:tr w:rsidR="00583BB0" w14:paraId="70DC5A8F" w14:textId="77777777" w:rsidTr="00CD7EB5">
        <w:trPr>
          <w:trHeight w:val="585"/>
        </w:trPr>
        <w:tc>
          <w:tcPr>
            <w:tcW w:w="2552"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8B" w14:textId="77777777" w:rsidR="00583BB0" w:rsidRDefault="00743C34">
            <w:pPr>
              <w:pStyle w:val="Heading1"/>
              <w:widowControl w:val="0"/>
              <w:spacing w:before="0"/>
            </w:pPr>
            <w:r>
              <w:t>Transformation and processing workflow</w:t>
            </w:r>
          </w:p>
        </w:tc>
        <w:tc>
          <w:tcPr>
            <w:tcW w:w="6807"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8C" w14:textId="090E9C27" w:rsidR="00583BB0" w:rsidRDefault="00743C34">
            <w:pPr>
              <w:pStyle w:val="Heading1"/>
              <w:widowControl w:val="0"/>
              <w:spacing w:before="0"/>
              <w:rPr>
                <w:b w:val="0"/>
              </w:rPr>
            </w:pPr>
            <w:r>
              <w:rPr>
                <w:b w:val="0"/>
              </w:rPr>
              <w:t>Data transformations include extracting data from published papers into Excel spreadsheets, data harmonization, data cleaning and visual evaluation, outlier removal/assessment, spatial alignment of data, statistical model outputs.</w:t>
            </w:r>
          </w:p>
          <w:p w14:paraId="70DC5A8D" w14:textId="77777777" w:rsidR="00583BB0" w:rsidRDefault="00583BB0">
            <w:pPr>
              <w:pStyle w:val="Heading1"/>
              <w:widowControl w:val="0"/>
              <w:spacing w:before="0"/>
              <w:rPr>
                <w:b w:val="0"/>
              </w:rPr>
            </w:pPr>
          </w:p>
          <w:p w14:paraId="70DC5A8E" w14:textId="5284069C" w:rsidR="00583BB0" w:rsidRDefault="00743C34">
            <w:pPr>
              <w:pStyle w:val="Heading1"/>
              <w:widowControl w:val="0"/>
              <w:spacing w:before="0"/>
              <w:rPr>
                <w:b w:val="0"/>
              </w:rPr>
            </w:pPr>
            <w:r>
              <w:rPr>
                <w:b w:val="0"/>
              </w:rPr>
              <w:t xml:space="preserve">All data processing will be done in Excel and R/RStudio with all transformation steps noted above completed within </w:t>
            </w:r>
            <w:proofErr w:type="gramStart"/>
            <w:r>
              <w:rPr>
                <w:b w:val="0"/>
              </w:rPr>
              <w:t>code</w:t>
            </w:r>
            <w:proofErr w:type="gramEnd"/>
            <w:r>
              <w:rPr>
                <w:b w:val="0"/>
              </w:rPr>
              <w:t xml:space="preserve"> when </w:t>
            </w:r>
            <w:r w:rsidR="00C56AC8">
              <w:rPr>
                <w:b w:val="0"/>
              </w:rPr>
              <w:t>possible,</w:t>
            </w:r>
            <w:r>
              <w:rPr>
                <w:b w:val="0"/>
              </w:rPr>
              <w:t xml:space="preserve"> for maximum reproducibility and transparency. R code </w:t>
            </w:r>
            <w:r>
              <w:rPr>
                <w:b w:val="0"/>
              </w:rPr>
              <w:lastRenderedPageBreak/>
              <w:t>will be shared with GitHub, which will inherently incorporate version control and tracking of the data processing workflow. A text document with individual data processing methods will also be maintained and shared on OneDrive.</w:t>
            </w:r>
          </w:p>
        </w:tc>
      </w:tr>
      <w:tr w:rsidR="00583BB0" w14:paraId="70DC5A92" w14:textId="77777777" w:rsidTr="00CD7EB5">
        <w:trPr>
          <w:trHeight w:val="305"/>
        </w:trPr>
        <w:tc>
          <w:tcPr>
            <w:tcW w:w="2552"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90" w14:textId="77777777" w:rsidR="00583BB0" w:rsidRDefault="00743C34">
            <w:pPr>
              <w:pStyle w:val="Heading1"/>
              <w:spacing w:before="0"/>
            </w:pPr>
            <w:r>
              <w:lastRenderedPageBreak/>
              <w:t>Technology needs</w:t>
            </w:r>
          </w:p>
        </w:tc>
        <w:tc>
          <w:tcPr>
            <w:tcW w:w="6807"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91" w14:textId="77777777" w:rsidR="00583BB0" w:rsidRDefault="00743C34">
            <w:pPr>
              <w:pStyle w:val="Heading1"/>
              <w:spacing w:before="0"/>
              <w:rPr>
                <w:b w:val="0"/>
              </w:rPr>
            </w:pPr>
            <w:bookmarkStart w:id="5" w:name="_heading=h.mmvizb172t4" w:colFirst="0" w:colLast="0"/>
            <w:bookmarkEnd w:id="5"/>
            <w:r>
              <w:rPr>
                <w:b w:val="0"/>
              </w:rPr>
              <w:t>No special technology is required.</w:t>
            </w:r>
          </w:p>
        </w:tc>
      </w:tr>
    </w:tbl>
    <w:p w14:paraId="70DC5A93" w14:textId="77777777" w:rsidR="00583BB0" w:rsidRDefault="00583BB0" w:rsidP="008B699B"/>
    <w:tbl>
      <w:tblPr>
        <w:tblStyle w:val="af0"/>
        <w:tblW w:w="9360" w:type="dxa"/>
        <w:tblBorders>
          <w:top w:val="nil"/>
          <w:left w:val="nil"/>
          <w:bottom w:val="nil"/>
          <w:right w:val="nil"/>
          <w:insideH w:val="nil"/>
          <w:insideV w:val="nil"/>
        </w:tblBorders>
        <w:tblLayout w:type="fixed"/>
        <w:tblLook w:val="0600" w:firstRow="0" w:lastRow="0" w:firstColumn="0" w:lastColumn="0" w:noHBand="1" w:noVBand="1"/>
      </w:tblPr>
      <w:tblGrid>
        <w:gridCol w:w="2820"/>
        <w:gridCol w:w="6540"/>
      </w:tblGrid>
      <w:tr w:rsidR="00583BB0" w14:paraId="70DC5A95" w14:textId="77777777" w:rsidTr="005467D3">
        <w:trPr>
          <w:tblHeader/>
        </w:trPr>
        <w:tc>
          <w:tcPr>
            <w:tcW w:w="936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DC5A94" w14:textId="77777777" w:rsidR="00583BB0" w:rsidRDefault="00743C34">
            <w:pPr>
              <w:pStyle w:val="Heading1"/>
              <w:spacing w:before="0"/>
              <w:rPr>
                <w:b w:val="0"/>
              </w:rPr>
            </w:pPr>
            <w:r>
              <w:t>Proposed Data Publishing</w:t>
            </w:r>
            <w:hyperlink r:id="rId34" w:anchor="_ftn1">
              <w:r>
                <w:rPr>
                  <w:b w:val="0"/>
                  <w:color w:val="1155CC"/>
                  <w:u w:val="single"/>
                  <w:vertAlign w:val="superscript"/>
                </w:rPr>
                <w:t>[1]</w:t>
              </w:r>
            </w:hyperlink>
            <w:r>
              <w:rPr>
                <w:b w:val="0"/>
              </w:rPr>
              <w:t xml:space="preserve">  (repeat if there will be multiple derived data products)</w:t>
            </w:r>
          </w:p>
        </w:tc>
      </w:tr>
      <w:tr w:rsidR="00583BB0" w14:paraId="70DC5A98"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96" w14:textId="77777777" w:rsidR="00583BB0" w:rsidRDefault="00743C34">
            <w:pPr>
              <w:pStyle w:val="Heading1"/>
              <w:spacing w:before="0"/>
            </w:pPr>
            <w:r>
              <w:t>Title (Dataset 1)</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97" w14:textId="77777777" w:rsidR="00583BB0" w:rsidRDefault="00743C34">
            <w:pPr>
              <w:pStyle w:val="Heading1"/>
              <w:spacing w:before="0"/>
              <w:rPr>
                <w:i/>
              </w:rPr>
            </w:pPr>
            <w:r>
              <w:rPr>
                <w:i/>
              </w:rPr>
              <w:t>Calculated bird field metabolic rates and proportion diet from aquatic insects</w:t>
            </w:r>
          </w:p>
        </w:tc>
      </w:tr>
      <w:tr w:rsidR="00583BB0" w14:paraId="70DC5A9B"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99" w14:textId="77777777" w:rsidR="00583BB0" w:rsidRDefault="00743C34">
            <w:pPr>
              <w:pStyle w:val="Heading1"/>
              <w:spacing w:before="0"/>
            </w:pPr>
            <w:r>
              <w:t xml:space="preserve">Description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9A" w14:textId="77777777" w:rsidR="00583BB0" w:rsidRDefault="00743C34">
            <w:pPr>
              <w:pStyle w:val="Heading1"/>
              <w:spacing w:before="0"/>
              <w:rPr>
                <w:b w:val="0"/>
              </w:rPr>
            </w:pPr>
            <w:r>
              <w:rPr>
                <w:b w:val="0"/>
              </w:rPr>
              <w:t>Proportion diets from aquatic insects during the breeding season for aerial insectivorous birds in North America and Europe, primarily derived from the literature. Bird field metabolic rates calculated using values from the literature and databases listed above following Kopp 2021 for aerial insectivorous birds in North America and Europe.</w:t>
            </w:r>
          </w:p>
        </w:tc>
      </w:tr>
      <w:tr w:rsidR="00583BB0" w14:paraId="70DC5A9E"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9C" w14:textId="77777777" w:rsidR="00583BB0" w:rsidRDefault="00743C34">
            <w:pPr>
              <w:pStyle w:val="Heading1"/>
              <w:spacing w:before="0"/>
            </w:pPr>
            <w:r>
              <w:t>Format</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9D" w14:textId="77777777" w:rsidR="00583BB0" w:rsidRDefault="00743C34">
            <w:pPr>
              <w:pStyle w:val="Heading1"/>
              <w:spacing w:before="0"/>
              <w:rPr>
                <w:b w:val="0"/>
              </w:rPr>
            </w:pPr>
            <w:r>
              <w:rPr>
                <w:b w:val="0"/>
              </w:rPr>
              <w:t>csv</w:t>
            </w:r>
          </w:p>
        </w:tc>
      </w:tr>
      <w:tr w:rsidR="00583BB0" w14:paraId="70DC5AA1"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9F" w14:textId="77777777" w:rsidR="00583BB0" w:rsidRDefault="00743C34">
            <w:pPr>
              <w:pStyle w:val="Heading1"/>
              <w:spacing w:before="0"/>
            </w:pPr>
            <w:r>
              <w:t>Data Volume Estimate</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A0" w14:textId="77777777" w:rsidR="00583BB0" w:rsidRDefault="00743C34">
            <w:pPr>
              <w:pStyle w:val="Heading1"/>
              <w:spacing w:before="0"/>
              <w:rPr>
                <w:b w:val="0"/>
              </w:rPr>
            </w:pPr>
            <w:r>
              <w:rPr>
                <w:b w:val="0"/>
              </w:rPr>
              <w:t>&lt;10 MB</w:t>
            </w:r>
          </w:p>
        </w:tc>
      </w:tr>
      <w:tr w:rsidR="00583BB0" w14:paraId="70DC5AA4"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A2" w14:textId="77777777" w:rsidR="00583BB0" w:rsidRDefault="00743C34">
            <w:pPr>
              <w:pStyle w:val="Heading1"/>
              <w:spacing w:before="0"/>
            </w:pPr>
            <w:r>
              <w:t xml:space="preserve">Data Storage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A3" w14:textId="77777777" w:rsidR="00583BB0" w:rsidRDefault="00743C34">
            <w:pPr>
              <w:pStyle w:val="Heading1"/>
              <w:spacing w:before="0"/>
              <w:rPr>
                <w:b w:val="0"/>
              </w:rPr>
            </w:pPr>
            <w:r>
              <w:rPr>
                <w:b w:val="0"/>
              </w:rPr>
              <w:t xml:space="preserve">USGS </w:t>
            </w:r>
            <w:proofErr w:type="spellStart"/>
            <w:r>
              <w:rPr>
                <w:b w:val="0"/>
              </w:rPr>
              <w:t>ScienceBase</w:t>
            </w:r>
            <w:proofErr w:type="spellEnd"/>
            <w:r>
              <w:rPr>
                <w:b w:val="0"/>
              </w:rPr>
              <w:t xml:space="preserve"> </w:t>
            </w:r>
          </w:p>
        </w:tc>
      </w:tr>
      <w:tr w:rsidR="00583BB0" w14:paraId="70DC5AA7"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A5" w14:textId="77777777" w:rsidR="00583BB0" w:rsidRDefault="00743C34">
            <w:pPr>
              <w:pStyle w:val="Heading1"/>
              <w:spacing w:before="0"/>
            </w:pPr>
            <w:r>
              <w:t xml:space="preserve">Metadata Point of Contact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A6" w14:textId="77777777" w:rsidR="00583BB0" w:rsidRDefault="00743C34">
            <w:pPr>
              <w:pStyle w:val="Heading1"/>
              <w:spacing w:before="0"/>
              <w:rPr>
                <w:b w:val="0"/>
              </w:rPr>
            </w:pPr>
            <w:r>
              <w:rPr>
                <w:b w:val="0"/>
              </w:rPr>
              <w:t>Johanna Kraus, jkraus@usgs.gov</w:t>
            </w:r>
          </w:p>
        </w:tc>
      </w:tr>
      <w:tr w:rsidR="00583BB0" w14:paraId="70DC5AAA"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A8" w14:textId="77777777" w:rsidR="00583BB0" w:rsidRDefault="00743C34">
            <w:pPr>
              <w:pStyle w:val="Heading1"/>
              <w:spacing w:before="0"/>
            </w:pPr>
            <w:r>
              <w:t>Restrictions</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A9" w14:textId="77777777" w:rsidR="00583BB0" w:rsidRDefault="00743C34">
            <w:pPr>
              <w:pStyle w:val="Heading1"/>
              <w:spacing w:before="0"/>
              <w:rPr>
                <w:b w:val="0"/>
              </w:rPr>
            </w:pPr>
            <w:r>
              <w:rPr>
                <w:b w:val="0"/>
              </w:rPr>
              <w:t>None</w:t>
            </w:r>
          </w:p>
        </w:tc>
      </w:tr>
      <w:tr w:rsidR="00583BB0" w14:paraId="70DC5AAD"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AB" w14:textId="77777777" w:rsidR="00583BB0" w:rsidRDefault="00743C34">
            <w:pPr>
              <w:pStyle w:val="Heading1"/>
              <w:spacing w:before="0"/>
            </w:pPr>
            <w:bookmarkStart w:id="6" w:name="_heading=h.ldezn5dl8qa5" w:colFirst="0" w:colLast="0"/>
            <w:bookmarkEnd w:id="6"/>
            <w:r>
              <w:t>Title (Dataset 2)</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AC" w14:textId="77777777" w:rsidR="00583BB0" w:rsidRDefault="00743C34">
            <w:pPr>
              <w:pStyle w:val="Heading1"/>
              <w:spacing w:before="0"/>
              <w:rPr>
                <w:i/>
              </w:rPr>
            </w:pPr>
            <w:bookmarkStart w:id="7" w:name="_heading=h.l3ddajxxg0st" w:colFirst="0" w:colLast="0"/>
            <w:bookmarkEnd w:id="7"/>
            <w:r>
              <w:rPr>
                <w:i/>
              </w:rPr>
              <w:t>Bayesian models of contaminant risk to birds</w:t>
            </w:r>
          </w:p>
        </w:tc>
      </w:tr>
      <w:tr w:rsidR="00583BB0" w14:paraId="70DC5AB0"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AE" w14:textId="77777777" w:rsidR="00583BB0" w:rsidRDefault="00743C34">
            <w:pPr>
              <w:pStyle w:val="Heading1"/>
              <w:spacing w:before="0"/>
            </w:pPr>
            <w:bookmarkStart w:id="8" w:name="_heading=h.xooaz23vv8e0" w:colFirst="0" w:colLast="0"/>
            <w:bookmarkEnd w:id="8"/>
            <w:r>
              <w:t>Description</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AF" w14:textId="77777777" w:rsidR="00583BB0" w:rsidRDefault="00743C34">
            <w:pPr>
              <w:pStyle w:val="Heading1"/>
              <w:spacing w:before="0"/>
              <w:rPr>
                <w:b w:val="0"/>
              </w:rPr>
            </w:pPr>
            <w:bookmarkStart w:id="9" w:name="_heading=h.wkeltsu0vmft" w:colFirst="0" w:colLast="0"/>
            <w:bookmarkEnd w:id="9"/>
            <w:r>
              <w:rPr>
                <w:b w:val="0"/>
              </w:rPr>
              <w:t>Data, model parameters and R code used to generate predictions of potential dietary uptake of nutrients and contaminants by birds given inputs of location, trophic group, proportion of aquatic prey in their diet, and field metabolic rates.</w:t>
            </w:r>
          </w:p>
        </w:tc>
      </w:tr>
      <w:tr w:rsidR="00583BB0" w14:paraId="70DC5AB3"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B1" w14:textId="77777777" w:rsidR="00583BB0" w:rsidRDefault="00743C34">
            <w:pPr>
              <w:pStyle w:val="Heading1"/>
              <w:spacing w:before="0"/>
            </w:pPr>
            <w:bookmarkStart w:id="10" w:name="_heading=h.i0h5qd6wfc6a" w:colFirst="0" w:colLast="0"/>
            <w:bookmarkEnd w:id="10"/>
            <w:r>
              <w:t xml:space="preserve">Format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B2" w14:textId="77777777" w:rsidR="00583BB0" w:rsidRDefault="00743C34">
            <w:pPr>
              <w:pStyle w:val="Heading1"/>
              <w:spacing w:before="0"/>
              <w:rPr>
                <w:b w:val="0"/>
              </w:rPr>
            </w:pPr>
            <w:bookmarkStart w:id="11" w:name="_heading=h.mkhspzxu0uhk" w:colFirst="0" w:colLast="0"/>
            <w:bookmarkEnd w:id="11"/>
            <w:r>
              <w:rPr>
                <w:b w:val="0"/>
              </w:rPr>
              <w:t>csv, text</w:t>
            </w:r>
          </w:p>
        </w:tc>
      </w:tr>
      <w:tr w:rsidR="00583BB0" w14:paraId="70DC5AB6"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B4" w14:textId="77777777" w:rsidR="00583BB0" w:rsidRDefault="00743C34">
            <w:pPr>
              <w:pStyle w:val="Heading1"/>
              <w:spacing w:before="0"/>
            </w:pPr>
            <w:bookmarkStart w:id="12" w:name="_heading=h.qjrabzydspbq" w:colFirst="0" w:colLast="0"/>
            <w:bookmarkEnd w:id="12"/>
            <w:r>
              <w:t xml:space="preserve">Data Volume Estimate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B5" w14:textId="77777777" w:rsidR="00583BB0" w:rsidRDefault="00743C34">
            <w:pPr>
              <w:pStyle w:val="Heading1"/>
              <w:spacing w:before="0"/>
              <w:rPr>
                <w:b w:val="0"/>
              </w:rPr>
            </w:pPr>
            <w:bookmarkStart w:id="13" w:name="_heading=h.ygowhrdnl8wc" w:colFirst="0" w:colLast="0"/>
            <w:bookmarkEnd w:id="13"/>
            <w:r>
              <w:rPr>
                <w:b w:val="0"/>
              </w:rPr>
              <w:t>&lt;10 MB</w:t>
            </w:r>
          </w:p>
        </w:tc>
      </w:tr>
      <w:tr w:rsidR="00583BB0" w14:paraId="70DC5AB9"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B7" w14:textId="77777777" w:rsidR="00583BB0" w:rsidRDefault="00743C34">
            <w:pPr>
              <w:pStyle w:val="Heading1"/>
              <w:spacing w:before="0"/>
            </w:pPr>
            <w:bookmarkStart w:id="14" w:name="_heading=h.ne50u7rod262" w:colFirst="0" w:colLast="0"/>
            <w:bookmarkEnd w:id="14"/>
            <w:r>
              <w:t xml:space="preserve">Data Storage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B8" w14:textId="77777777" w:rsidR="00583BB0" w:rsidRDefault="00743C34">
            <w:pPr>
              <w:pStyle w:val="Heading1"/>
              <w:spacing w:before="0"/>
              <w:rPr>
                <w:b w:val="0"/>
              </w:rPr>
            </w:pPr>
            <w:r>
              <w:rPr>
                <w:b w:val="0"/>
              </w:rPr>
              <w:t xml:space="preserve">USGS </w:t>
            </w:r>
            <w:proofErr w:type="spellStart"/>
            <w:r>
              <w:rPr>
                <w:b w:val="0"/>
              </w:rPr>
              <w:t>ScienceBase</w:t>
            </w:r>
            <w:proofErr w:type="spellEnd"/>
            <w:r>
              <w:rPr>
                <w:b w:val="0"/>
              </w:rPr>
              <w:t xml:space="preserve"> and GitHub with a permanent DOI via </w:t>
            </w:r>
            <w:proofErr w:type="spellStart"/>
            <w:r>
              <w:rPr>
                <w:b w:val="0"/>
              </w:rPr>
              <w:t>Zenodo</w:t>
            </w:r>
            <w:proofErr w:type="spellEnd"/>
          </w:p>
        </w:tc>
      </w:tr>
      <w:tr w:rsidR="00583BB0" w14:paraId="70DC5ABC"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BA" w14:textId="77777777" w:rsidR="00583BB0" w:rsidRDefault="00743C34">
            <w:pPr>
              <w:pStyle w:val="Heading1"/>
              <w:spacing w:before="0"/>
            </w:pPr>
            <w:bookmarkStart w:id="15" w:name="_heading=h.1q4re4vgzc5g" w:colFirst="0" w:colLast="0"/>
            <w:bookmarkEnd w:id="15"/>
            <w:r>
              <w:t xml:space="preserve">Metadata Point </w:t>
            </w:r>
            <w:proofErr w:type="gramStart"/>
            <w:r>
              <w:t>of  Contact</w:t>
            </w:r>
            <w:proofErr w:type="gramEnd"/>
            <w:r>
              <w:t xml:space="preserve">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BB" w14:textId="77777777" w:rsidR="00583BB0" w:rsidRDefault="00743C34">
            <w:pPr>
              <w:pStyle w:val="Heading1"/>
              <w:spacing w:before="0"/>
              <w:rPr>
                <w:b w:val="0"/>
              </w:rPr>
            </w:pPr>
            <w:bookmarkStart w:id="16" w:name="_heading=h.d7ed4msp8ptp" w:colFirst="0" w:colLast="0"/>
            <w:bookmarkEnd w:id="16"/>
            <w:r>
              <w:rPr>
                <w:b w:val="0"/>
              </w:rPr>
              <w:t>Jeff Wesner, jeff.wesner@usd.edu</w:t>
            </w:r>
          </w:p>
        </w:tc>
      </w:tr>
      <w:tr w:rsidR="00583BB0" w14:paraId="70DC5ABF"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BD" w14:textId="77777777" w:rsidR="00583BB0" w:rsidRDefault="00743C34">
            <w:pPr>
              <w:pStyle w:val="Heading1"/>
              <w:spacing w:before="0"/>
            </w:pPr>
            <w:bookmarkStart w:id="17" w:name="_heading=h.5d1wktsa9hwa" w:colFirst="0" w:colLast="0"/>
            <w:bookmarkEnd w:id="17"/>
            <w:r>
              <w:t xml:space="preserve">Restrictions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BE" w14:textId="77777777" w:rsidR="00583BB0" w:rsidRDefault="00743C34">
            <w:pPr>
              <w:pStyle w:val="Heading1"/>
              <w:spacing w:before="0"/>
              <w:rPr>
                <w:b w:val="0"/>
              </w:rPr>
            </w:pPr>
            <w:bookmarkStart w:id="18" w:name="_heading=h.4tjc3tenvl4t" w:colFirst="0" w:colLast="0"/>
            <w:bookmarkEnd w:id="18"/>
            <w:r>
              <w:rPr>
                <w:b w:val="0"/>
              </w:rPr>
              <w:t>none</w:t>
            </w:r>
          </w:p>
        </w:tc>
      </w:tr>
      <w:tr w:rsidR="00583BB0" w14:paraId="70DC5AC2"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C0" w14:textId="77777777" w:rsidR="00583BB0" w:rsidRDefault="00743C34">
            <w:pPr>
              <w:pStyle w:val="Heading1"/>
              <w:spacing w:before="0"/>
            </w:pPr>
            <w:bookmarkStart w:id="19" w:name="_heading=h.9re20gilbuk" w:colFirst="0" w:colLast="0"/>
            <w:bookmarkEnd w:id="19"/>
            <w:r>
              <w:t>Title (Dataset 3)</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C1" w14:textId="77777777" w:rsidR="00583BB0" w:rsidRDefault="00743C34">
            <w:pPr>
              <w:pStyle w:val="Heading1"/>
              <w:spacing w:before="0"/>
              <w:rPr>
                <w:i/>
              </w:rPr>
            </w:pPr>
            <w:bookmarkStart w:id="20" w:name="_heading=h.gjhmtver4vfq" w:colFirst="0" w:colLast="0"/>
            <w:bookmarkEnd w:id="20"/>
            <w:r>
              <w:rPr>
                <w:i/>
              </w:rPr>
              <w:t>Spatial vulnerability assessment</w:t>
            </w:r>
          </w:p>
        </w:tc>
      </w:tr>
      <w:tr w:rsidR="00583BB0" w14:paraId="70DC5AC5"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C3" w14:textId="77777777" w:rsidR="00583BB0" w:rsidRDefault="00743C34">
            <w:pPr>
              <w:pStyle w:val="Heading1"/>
              <w:spacing w:before="0"/>
            </w:pPr>
            <w:bookmarkStart w:id="21" w:name="_heading=h.y958ne3qe4zk" w:colFirst="0" w:colLast="0"/>
            <w:bookmarkEnd w:id="21"/>
            <w:r>
              <w:t xml:space="preserve">Description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C4" w14:textId="77777777" w:rsidR="00583BB0" w:rsidRDefault="00743C34">
            <w:pPr>
              <w:pStyle w:val="Heading1"/>
              <w:spacing w:before="0"/>
              <w:rPr>
                <w:b w:val="0"/>
              </w:rPr>
            </w:pPr>
            <w:bookmarkStart w:id="22" w:name="_heading=h.mw81pk3le45u" w:colFirst="0" w:colLast="0"/>
            <w:bookmarkEnd w:id="22"/>
            <w:proofErr w:type="gramStart"/>
            <w:r>
              <w:rPr>
                <w:b w:val="0"/>
              </w:rPr>
              <w:t>Spatially-explicit</w:t>
            </w:r>
            <w:proofErr w:type="gramEnd"/>
            <w:r>
              <w:rPr>
                <w:b w:val="0"/>
              </w:rPr>
              <w:t xml:space="preserve"> estimates of risk incurred by aerial insectivorous birds from contaminant flux in adult aquatic insect prey. Interactive data </w:t>
            </w:r>
            <w:proofErr w:type="gramStart"/>
            <w:r>
              <w:rPr>
                <w:b w:val="0"/>
              </w:rPr>
              <w:t>application</w:t>
            </w:r>
            <w:proofErr w:type="gramEnd"/>
            <w:r>
              <w:rPr>
                <w:b w:val="0"/>
              </w:rPr>
              <w:t xml:space="preserve"> will provide access and visual interface for users.</w:t>
            </w:r>
          </w:p>
        </w:tc>
      </w:tr>
      <w:tr w:rsidR="00583BB0" w14:paraId="70DC5AC8"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C6" w14:textId="77777777" w:rsidR="00583BB0" w:rsidRDefault="00743C34">
            <w:pPr>
              <w:pStyle w:val="Heading1"/>
              <w:spacing w:before="0"/>
            </w:pPr>
            <w:bookmarkStart w:id="23" w:name="_heading=h.8lzxzfflck" w:colFirst="0" w:colLast="0"/>
            <w:bookmarkEnd w:id="23"/>
            <w:r>
              <w:t xml:space="preserve">Format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C7" w14:textId="77777777" w:rsidR="00583BB0" w:rsidRDefault="00743C34">
            <w:pPr>
              <w:pStyle w:val="Heading1"/>
              <w:spacing w:before="0"/>
              <w:rPr>
                <w:b w:val="0"/>
              </w:rPr>
            </w:pPr>
            <w:bookmarkStart w:id="24" w:name="_heading=h.qxn6xo19zqx4" w:colFirst="0" w:colLast="0"/>
            <w:bookmarkEnd w:id="24"/>
            <w:proofErr w:type="spellStart"/>
            <w:r>
              <w:rPr>
                <w:b w:val="0"/>
              </w:rPr>
              <w:t>shp</w:t>
            </w:r>
            <w:proofErr w:type="spellEnd"/>
            <w:r>
              <w:rPr>
                <w:b w:val="0"/>
              </w:rPr>
              <w:t>, csv, interactive data application (</w:t>
            </w:r>
            <w:proofErr w:type="spellStart"/>
            <w:r>
              <w:rPr>
                <w:b w:val="0"/>
              </w:rPr>
              <w:t>geonarrative</w:t>
            </w:r>
            <w:proofErr w:type="spellEnd"/>
            <w:r>
              <w:rPr>
                <w:b w:val="0"/>
              </w:rPr>
              <w:t>)</w:t>
            </w:r>
          </w:p>
        </w:tc>
      </w:tr>
      <w:tr w:rsidR="00583BB0" w14:paraId="70DC5ACB"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C9" w14:textId="77777777" w:rsidR="00583BB0" w:rsidRDefault="00743C34">
            <w:pPr>
              <w:pStyle w:val="Heading1"/>
              <w:spacing w:before="0"/>
            </w:pPr>
            <w:bookmarkStart w:id="25" w:name="_heading=h.juzw6dmua6mr" w:colFirst="0" w:colLast="0"/>
            <w:bookmarkEnd w:id="25"/>
            <w:r>
              <w:t xml:space="preserve">Data Volume Estimate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CA" w14:textId="77777777" w:rsidR="00583BB0" w:rsidRDefault="00743C34">
            <w:pPr>
              <w:pStyle w:val="Heading1"/>
              <w:spacing w:before="0"/>
              <w:rPr>
                <w:b w:val="0"/>
              </w:rPr>
            </w:pPr>
            <w:bookmarkStart w:id="26" w:name="_heading=h.wz7tbbtbqzzp" w:colFirst="0" w:colLast="0"/>
            <w:bookmarkEnd w:id="26"/>
            <w:r>
              <w:rPr>
                <w:b w:val="0"/>
              </w:rPr>
              <w:t>3 GB</w:t>
            </w:r>
          </w:p>
        </w:tc>
      </w:tr>
      <w:tr w:rsidR="00583BB0" w14:paraId="70DC5ACE"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CC" w14:textId="77777777" w:rsidR="00583BB0" w:rsidRDefault="00743C34">
            <w:pPr>
              <w:pStyle w:val="Heading1"/>
              <w:spacing w:before="0"/>
            </w:pPr>
            <w:bookmarkStart w:id="27" w:name="_heading=h.43r6puxwk6jb" w:colFirst="0" w:colLast="0"/>
            <w:bookmarkEnd w:id="27"/>
            <w:r>
              <w:t xml:space="preserve">Data Storage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CD" w14:textId="77777777" w:rsidR="00583BB0" w:rsidRDefault="00743C34">
            <w:pPr>
              <w:pStyle w:val="Heading1"/>
              <w:spacing w:before="0"/>
              <w:rPr>
                <w:b w:val="0"/>
              </w:rPr>
            </w:pPr>
            <w:bookmarkStart w:id="28" w:name="_heading=h.oalnchslcpmm" w:colFirst="0" w:colLast="0"/>
            <w:bookmarkEnd w:id="28"/>
            <w:r>
              <w:rPr>
                <w:b w:val="0"/>
              </w:rPr>
              <w:t xml:space="preserve">USGS </w:t>
            </w:r>
            <w:proofErr w:type="spellStart"/>
            <w:r>
              <w:rPr>
                <w:b w:val="0"/>
              </w:rPr>
              <w:t>ScienceBase</w:t>
            </w:r>
            <w:proofErr w:type="spellEnd"/>
            <w:r>
              <w:rPr>
                <w:b w:val="0"/>
              </w:rPr>
              <w:t xml:space="preserve"> and GitHub with a permanent DOI via </w:t>
            </w:r>
            <w:proofErr w:type="spellStart"/>
            <w:r>
              <w:rPr>
                <w:b w:val="0"/>
              </w:rPr>
              <w:t>Zenodo</w:t>
            </w:r>
            <w:proofErr w:type="spellEnd"/>
          </w:p>
        </w:tc>
      </w:tr>
      <w:tr w:rsidR="00583BB0" w14:paraId="70DC5AD1"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CF" w14:textId="77777777" w:rsidR="00583BB0" w:rsidRDefault="00743C34">
            <w:pPr>
              <w:pStyle w:val="Heading1"/>
              <w:spacing w:before="0"/>
            </w:pPr>
            <w:bookmarkStart w:id="29" w:name="_heading=h.tb23mwfbvo5z" w:colFirst="0" w:colLast="0"/>
            <w:bookmarkEnd w:id="29"/>
            <w:r>
              <w:t xml:space="preserve">Metadata Point of Contact </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D0" w14:textId="77777777" w:rsidR="00583BB0" w:rsidRDefault="00743C34">
            <w:pPr>
              <w:pStyle w:val="Heading1"/>
              <w:spacing w:before="0"/>
              <w:rPr>
                <w:b w:val="0"/>
              </w:rPr>
            </w:pPr>
            <w:bookmarkStart w:id="30" w:name="_heading=h.npue46d71os9" w:colFirst="0" w:colLast="0"/>
            <w:bookmarkEnd w:id="30"/>
            <w:r>
              <w:rPr>
                <w:b w:val="0"/>
              </w:rPr>
              <w:t>Brianna Williams, bmwilliams@usgs.gov</w:t>
            </w:r>
          </w:p>
        </w:tc>
      </w:tr>
      <w:tr w:rsidR="00583BB0" w14:paraId="70DC5AD4" w14:textId="77777777">
        <w:tc>
          <w:tcPr>
            <w:tcW w:w="282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0DC5AD2" w14:textId="77777777" w:rsidR="00583BB0" w:rsidRDefault="00743C34">
            <w:pPr>
              <w:pStyle w:val="Heading1"/>
              <w:spacing w:before="0"/>
            </w:pPr>
            <w:bookmarkStart w:id="31" w:name="_heading=h.bpakrx6aohth" w:colFirst="0" w:colLast="0"/>
            <w:bookmarkEnd w:id="31"/>
            <w:r>
              <w:lastRenderedPageBreak/>
              <w:t>Restrictions</w:t>
            </w:r>
          </w:p>
        </w:tc>
        <w:tc>
          <w:tcPr>
            <w:tcW w:w="654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70DC5AD3" w14:textId="77777777" w:rsidR="00583BB0" w:rsidRDefault="00743C34">
            <w:pPr>
              <w:pStyle w:val="Heading1"/>
              <w:spacing w:before="0"/>
              <w:rPr>
                <w:b w:val="0"/>
              </w:rPr>
            </w:pPr>
            <w:bookmarkStart w:id="32" w:name="_heading=h.9fmkmhsycri6" w:colFirst="0" w:colLast="0"/>
            <w:bookmarkEnd w:id="32"/>
            <w:r>
              <w:rPr>
                <w:b w:val="0"/>
              </w:rPr>
              <w:t>None</w:t>
            </w:r>
          </w:p>
        </w:tc>
      </w:tr>
    </w:tbl>
    <w:bookmarkStart w:id="33" w:name="_heading=h.k8bk1mr68808" w:colFirst="0" w:colLast="0"/>
    <w:bookmarkEnd w:id="33"/>
    <w:p w14:paraId="70DC5AD5" w14:textId="77777777" w:rsidR="00583BB0" w:rsidRDefault="00743C34" w:rsidP="008B699B">
      <w:pPr>
        <w:ind w:firstLine="0"/>
        <w:rPr>
          <w:b/>
        </w:rPr>
      </w:pPr>
      <w:r>
        <w:rPr>
          <w:b/>
        </w:rPr>
        <w:fldChar w:fldCharType="begin"/>
      </w:r>
      <w:r>
        <w:instrText>HYPERLINK "https://doimspp-my.sharepoint.com/personal/jkraus_usgs_gov/Documents/Documents/KRAUS/USGS/2023-2027%20USGS%20EMP/FY24/AquaSYNC/PowellCenter2025/PowellCenter_DataManagementPlan_Template.docx" \l "_ftnref1" \h</w:instrText>
      </w:r>
      <w:r>
        <w:rPr>
          <w:b/>
        </w:rPr>
      </w:r>
      <w:r>
        <w:rPr>
          <w:b/>
        </w:rPr>
        <w:fldChar w:fldCharType="separate"/>
      </w:r>
      <w:r>
        <w:rPr>
          <w:color w:val="1155CC"/>
          <w:u w:val="single"/>
          <w:vertAlign w:val="superscript"/>
        </w:rPr>
        <w:t>[1]</w:t>
      </w:r>
      <w:r>
        <w:rPr>
          <w:b/>
          <w:color w:val="1155CC"/>
          <w:u w:val="single"/>
          <w:vertAlign w:val="superscript"/>
        </w:rPr>
        <w:fldChar w:fldCharType="end"/>
      </w:r>
      <w:r>
        <w:t xml:space="preserve"> USGS has outlined a new, formal data publishing process, applicable to all projects started in FY17+, as part of its Fundamental Science Practices.  More details on this can be found here:</w:t>
      </w:r>
      <w:hyperlink r:id="rId35">
        <w:r>
          <w:rPr>
            <w:color w:val="1155CC"/>
            <w:u w:val="single"/>
          </w:rPr>
          <w:t xml:space="preserve"> https://www.usgs.gov/fsp/policies.asp</w:t>
        </w:r>
      </w:hyperlink>
    </w:p>
    <w:p w14:paraId="70DC5AD6" w14:textId="77777777" w:rsidR="00583BB0" w:rsidRDefault="00743C34">
      <w:pPr>
        <w:pStyle w:val="Heading1"/>
        <w:rPr>
          <w:b w:val="0"/>
        </w:rPr>
      </w:pPr>
      <w:r>
        <w:t xml:space="preserve">Timetable </w:t>
      </w:r>
      <w:r>
        <w:rPr>
          <w:b w:val="0"/>
        </w:rPr>
        <w:t xml:space="preserve"> </w:t>
      </w:r>
    </w:p>
    <w:p w14:paraId="70DC5AD7" w14:textId="77777777" w:rsidR="00583BB0" w:rsidRDefault="00743C34">
      <w:pPr>
        <w:ind w:left="720" w:hanging="720"/>
      </w:pPr>
      <w:r>
        <w:rPr>
          <w:noProof/>
        </w:rPr>
        <w:drawing>
          <wp:inline distT="114300" distB="114300" distL="114300" distR="114300" wp14:anchorId="70DC5CFC" wp14:editId="70DC5CFD">
            <wp:extent cx="5943600" cy="37846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5943600" cy="3784600"/>
                    </a:xfrm>
                    <a:prstGeom prst="rect">
                      <a:avLst/>
                    </a:prstGeom>
                    <a:ln/>
                  </pic:spPr>
                </pic:pic>
              </a:graphicData>
            </a:graphic>
          </wp:inline>
        </w:drawing>
      </w:r>
      <w:r>
        <w:br w:type="page"/>
      </w:r>
    </w:p>
    <w:p w14:paraId="70DC5AD9" w14:textId="3A2916B8" w:rsidR="00583BB0" w:rsidRPr="008B3639" w:rsidRDefault="00743C34" w:rsidP="008B3639">
      <w:pPr>
        <w:pStyle w:val="Heading1"/>
        <w:rPr>
          <w:b w:val="0"/>
        </w:rPr>
      </w:pPr>
      <w:r>
        <w:lastRenderedPageBreak/>
        <w:t>Anticipated Results and Benefits</w:t>
      </w:r>
      <w:r>
        <w:rPr>
          <w:highlight w:val="white"/>
        </w:rPr>
        <w:t xml:space="preserve"> </w:t>
      </w:r>
    </w:p>
    <w:p w14:paraId="70DC5ADA" w14:textId="5E17C17D" w:rsidR="00583BB0" w:rsidRDefault="00743C34">
      <w:pPr>
        <w:numPr>
          <w:ilvl w:val="0"/>
          <w:numId w:val="3"/>
        </w:numPr>
        <w:pBdr>
          <w:top w:val="nil"/>
          <w:left w:val="nil"/>
          <w:bottom w:val="nil"/>
          <w:right w:val="nil"/>
          <w:between w:val="nil"/>
        </w:pBdr>
        <w:rPr>
          <w:color w:val="000000"/>
          <w:highlight w:val="white"/>
        </w:rPr>
      </w:pPr>
      <w:r>
        <w:rPr>
          <w:color w:val="000000"/>
          <w:highlight w:val="white"/>
          <w:u w:val="single"/>
        </w:rPr>
        <w:t>Network of insect</w:t>
      </w:r>
      <w:r>
        <w:rPr>
          <w:highlight w:val="white"/>
          <w:u w:val="single"/>
        </w:rPr>
        <w:t xml:space="preserve">, </w:t>
      </w:r>
      <w:r>
        <w:rPr>
          <w:color w:val="000000"/>
          <w:highlight w:val="white"/>
          <w:u w:val="single"/>
        </w:rPr>
        <w:t>bird, nutrient and toxicolog</w:t>
      </w:r>
      <w:r>
        <w:rPr>
          <w:highlight w:val="white"/>
          <w:u w:val="single"/>
        </w:rPr>
        <w:t>y</w:t>
      </w:r>
      <w:r>
        <w:rPr>
          <w:color w:val="000000"/>
          <w:highlight w:val="white"/>
          <w:u w:val="single"/>
        </w:rPr>
        <w:t xml:space="preserve"> </w:t>
      </w:r>
      <w:r>
        <w:rPr>
          <w:highlight w:val="white"/>
          <w:u w:val="single"/>
        </w:rPr>
        <w:t>researchers</w:t>
      </w:r>
      <w:r>
        <w:rPr>
          <w:highlight w:val="white"/>
        </w:rPr>
        <w:t xml:space="preserve"> Food webs </w:t>
      </w:r>
      <w:proofErr w:type="gramStart"/>
      <w:r>
        <w:rPr>
          <w:highlight w:val="white"/>
        </w:rPr>
        <w:t>by definition include</w:t>
      </w:r>
      <w:proofErr w:type="gramEnd"/>
      <w:r>
        <w:rPr>
          <w:highlight w:val="white"/>
        </w:rPr>
        <w:t xml:space="preserve"> consumers and resources as well as fluxes of nutrients, fats, energy, and contaminants. One of the biggest benefits of our work is the bringing together of lines of research that are traditionally </w:t>
      </w:r>
      <w:proofErr w:type="gramStart"/>
      <w:r>
        <w:rPr>
          <w:highlight w:val="white"/>
        </w:rPr>
        <w:t>siloed</w:t>
      </w:r>
      <w:proofErr w:type="gramEnd"/>
      <w:r>
        <w:rPr>
          <w:highlight w:val="white"/>
        </w:rPr>
        <w:t xml:space="preserve"> to define fundamental questions in food web ecology. Our </w:t>
      </w:r>
      <w:r w:rsidR="001E65CB">
        <w:rPr>
          <w:highlight w:val="white"/>
        </w:rPr>
        <w:t>expert</w:t>
      </w:r>
      <w:r>
        <w:rPr>
          <w:highlight w:val="white"/>
        </w:rPr>
        <w:t xml:space="preserve"> team includes ornithologists, entomologists, ecotoxicologists, ecologists, geographers, </w:t>
      </w:r>
      <w:proofErr w:type="spellStart"/>
      <w:r>
        <w:rPr>
          <w:highlight w:val="white"/>
        </w:rPr>
        <w:t>modellers</w:t>
      </w:r>
      <w:proofErr w:type="spellEnd"/>
      <w:r>
        <w:rPr>
          <w:highlight w:val="white"/>
        </w:rPr>
        <w:t xml:space="preserve">, and field researchers. As a result, we will integrate approaches that provide a more nuanced understanding of contaminants effects on food webs (i.e., both through bioaccumulation and effects on resource quality and quantity, Carson, 1962) compared to more traditional research. </w:t>
      </w:r>
    </w:p>
    <w:p w14:paraId="70DC5ADB" w14:textId="77777777" w:rsidR="00583BB0" w:rsidRDefault="00583BB0">
      <w:pPr>
        <w:pBdr>
          <w:top w:val="nil"/>
          <w:left w:val="nil"/>
          <w:bottom w:val="nil"/>
          <w:right w:val="nil"/>
          <w:between w:val="nil"/>
        </w:pBdr>
        <w:ind w:left="360" w:firstLine="0"/>
        <w:rPr>
          <w:sz w:val="8"/>
          <w:szCs w:val="8"/>
          <w:highlight w:val="white"/>
        </w:rPr>
      </w:pPr>
    </w:p>
    <w:p w14:paraId="70DC5ADC" w14:textId="77777777" w:rsidR="00583BB0" w:rsidRDefault="00743C34">
      <w:pPr>
        <w:numPr>
          <w:ilvl w:val="0"/>
          <w:numId w:val="3"/>
        </w:numPr>
        <w:pBdr>
          <w:top w:val="nil"/>
          <w:left w:val="nil"/>
          <w:bottom w:val="nil"/>
          <w:right w:val="nil"/>
          <w:between w:val="nil"/>
        </w:pBdr>
        <w:rPr>
          <w:color w:val="000000"/>
          <w:highlight w:val="white"/>
        </w:rPr>
      </w:pPr>
      <w:r>
        <w:rPr>
          <w:highlight w:val="white"/>
          <w:u w:val="single"/>
        </w:rPr>
        <w:t>P</w:t>
      </w:r>
      <w:r>
        <w:rPr>
          <w:color w:val="000000"/>
          <w:highlight w:val="white"/>
          <w:u w:val="single"/>
        </w:rPr>
        <w:t>eer-review articles</w:t>
      </w:r>
      <w:r>
        <w:rPr>
          <w:color w:val="000000"/>
          <w:highlight w:val="white"/>
        </w:rPr>
        <w:t xml:space="preserve"> </w:t>
      </w:r>
    </w:p>
    <w:p w14:paraId="70DC5ADD" w14:textId="04B51E5F" w:rsidR="00583BB0" w:rsidRDefault="00743C34">
      <w:pPr>
        <w:numPr>
          <w:ilvl w:val="1"/>
          <w:numId w:val="3"/>
        </w:numPr>
        <w:pBdr>
          <w:top w:val="nil"/>
          <w:left w:val="nil"/>
          <w:bottom w:val="nil"/>
          <w:right w:val="nil"/>
          <w:between w:val="nil"/>
        </w:pBdr>
        <w:rPr>
          <w:highlight w:val="white"/>
        </w:rPr>
      </w:pPr>
      <w:r>
        <w:rPr>
          <w:highlight w:val="white"/>
        </w:rPr>
        <w:t>Prospective article identifying hotspots of diet</w:t>
      </w:r>
      <w:r w:rsidR="00BC47C8">
        <w:rPr>
          <w:highlight w:val="white"/>
        </w:rPr>
        <w:t>ary</w:t>
      </w:r>
      <w:r>
        <w:rPr>
          <w:highlight w:val="white"/>
        </w:rPr>
        <w:t xml:space="preserve"> contaminant risk to insectivorous birds in the U.S. and Europe and data gaps. Targeted to Science or Nature, this article would deliver </w:t>
      </w:r>
      <w:proofErr w:type="gramStart"/>
      <w:r>
        <w:rPr>
          <w:highlight w:val="white"/>
        </w:rPr>
        <w:t>the</w:t>
      </w:r>
      <w:proofErr w:type="gramEnd"/>
      <w:r>
        <w:rPr>
          <w:highlight w:val="white"/>
        </w:rPr>
        <w:t xml:space="preserve"> high-impact overview of the results from our working group.</w:t>
      </w:r>
    </w:p>
    <w:p w14:paraId="70DC5ADE" w14:textId="77777777" w:rsidR="00583BB0" w:rsidRDefault="00743C34">
      <w:pPr>
        <w:numPr>
          <w:ilvl w:val="1"/>
          <w:numId w:val="3"/>
        </w:numPr>
        <w:pBdr>
          <w:top w:val="nil"/>
          <w:left w:val="nil"/>
          <w:bottom w:val="nil"/>
          <w:right w:val="nil"/>
          <w:between w:val="nil"/>
        </w:pBdr>
        <w:rPr>
          <w:highlight w:val="white"/>
        </w:rPr>
      </w:pPr>
      <w:r>
        <w:rPr>
          <w:highlight w:val="white"/>
        </w:rPr>
        <w:t xml:space="preserve">Article describing interactive data </w:t>
      </w:r>
      <w:proofErr w:type="gramStart"/>
      <w:r>
        <w:rPr>
          <w:highlight w:val="white"/>
        </w:rPr>
        <w:t>dashboard</w:t>
      </w:r>
      <w:proofErr w:type="gramEnd"/>
      <w:r>
        <w:rPr>
          <w:highlight w:val="white"/>
        </w:rPr>
        <w:t xml:space="preserve"> as a tool for exploring, studying, and managing the dietary pathways of contaminant effects and their potential role in insectivore decline. Targeted to Journal of Applied Ecology.</w:t>
      </w:r>
    </w:p>
    <w:p w14:paraId="70DC5ADF" w14:textId="77777777" w:rsidR="00583BB0" w:rsidRDefault="00583BB0">
      <w:pPr>
        <w:pBdr>
          <w:top w:val="nil"/>
          <w:left w:val="nil"/>
          <w:bottom w:val="nil"/>
          <w:right w:val="nil"/>
          <w:between w:val="nil"/>
        </w:pBdr>
        <w:ind w:left="1080" w:firstLine="0"/>
        <w:rPr>
          <w:sz w:val="8"/>
          <w:szCs w:val="8"/>
          <w:highlight w:val="white"/>
        </w:rPr>
      </w:pPr>
    </w:p>
    <w:p w14:paraId="70DC5AE0" w14:textId="5766BC50" w:rsidR="00583BB0" w:rsidRDefault="00743C34">
      <w:pPr>
        <w:numPr>
          <w:ilvl w:val="0"/>
          <w:numId w:val="3"/>
        </w:numPr>
        <w:rPr>
          <w:highlight w:val="white"/>
        </w:rPr>
      </w:pPr>
      <w:r>
        <w:rPr>
          <w:highlight w:val="white"/>
          <w:u w:val="single"/>
        </w:rPr>
        <w:t xml:space="preserve">Training </w:t>
      </w:r>
      <w:proofErr w:type="gramStart"/>
      <w:r>
        <w:rPr>
          <w:highlight w:val="white"/>
          <w:u w:val="single"/>
        </w:rPr>
        <w:t>of</w:t>
      </w:r>
      <w:proofErr w:type="gramEnd"/>
      <w:r>
        <w:rPr>
          <w:highlight w:val="white"/>
          <w:u w:val="single"/>
        </w:rPr>
        <w:t xml:space="preserve"> Highly Qualified Personnel</w:t>
      </w:r>
      <w:r>
        <w:rPr>
          <w:highlight w:val="white"/>
        </w:rPr>
        <w:t xml:space="preserve"> This project will train one postdoc</w:t>
      </w:r>
      <w:r w:rsidR="001D577C">
        <w:rPr>
          <w:highlight w:val="white"/>
        </w:rPr>
        <w:t>toral fellow</w:t>
      </w:r>
      <w:r>
        <w:rPr>
          <w:highlight w:val="white"/>
        </w:rPr>
        <w:t xml:space="preserve"> in modelling, spatial statistics, and data interpolation using several large datasets. The postdoc</w:t>
      </w:r>
      <w:r w:rsidR="001D577C">
        <w:rPr>
          <w:highlight w:val="white"/>
        </w:rPr>
        <w:t>toral fellow</w:t>
      </w:r>
      <w:r>
        <w:rPr>
          <w:highlight w:val="white"/>
        </w:rPr>
        <w:t xml:space="preserve"> will be well supported with mentorship from the multiple PIs, participation and presentation of updates to gather feedback in regular meetings with the full research team, and dissemination of their work through publications and presentations to the scientific and stakeholder communities in different countries.  We anticipate that the postdoc</w:t>
      </w:r>
      <w:r w:rsidR="00C8133F">
        <w:rPr>
          <w:highlight w:val="white"/>
        </w:rPr>
        <w:t>toral fellow</w:t>
      </w:r>
      <w:r>
        <w:rPr>
          <w:highlight w:val="white"/>
        </w:rPr>
        <w:t xml:space="preserve"> will also help mentor one or more graduate students and possibly undergraduates. These students will assist with data mining or organization and several smaller side projects related to compiling datasets on aerial insectivore diet and foraging ecology, productivity, and avian toxicity reference values for use in generating species sensitivity distributions.  Given the nature of this interdisciplinary team of experts, this will be a rich and </w:t>
      </w:r>
      <w:r w:rsidR="00C96DDE">
        <w:rPr>
          <w:highlight w:val="white"/>
        </w:rPr>
        <w:t>excellent</w:t>
      </w:r>
      <w:r>
        <w:rPr>
          <w:highlight w:val="white"/>
        </w:rPr>
        <w:t xml:space="preserve"> training environment.</w:t>
      </w:r>
    </w:p>
    <w:p w14:paraId="70DC5AE1" w14:textId="77777777" w:rsidR="00583BB0" w:rsidRDefault="00583BB0">
      <w:pPr>
        <w:ind w:left="360" w:firstLine="0"/>
        <w:rPr>
          <w:sz w:val="8"/>
          <w:szCs w:val="8"/>
          <w:highlight w:val="white"/>
        </w:rPr>
      </w:pPr>
    </w:p>
    <w:p w14:paraId="70DC5AE2" w14:textId="77777777" w:rsidR="00583BB0" w:rsidRDefault="00743C34">
      <w:pPr>
        <w:numPr>
          <w:ilvl w:val="0"/>
          <w:numId w:val="3"/>
        </w:numPr>
        <w:pBdr>
          <w:top w:val="nil"/>
          <w:left w:val="nil"/>
          <w:bottom w:val="nil"/>
          <w:right w:val="nil"/>
          <w:between w:val="nil"/>
        </w:pBdr>
        <w:rPr>
          <w:color w:val="000000"/>
          <w:highlight w:val="white"/>
        </w:rPr>
      </w:pPr>
      <w:r>
        <w:rPr>
          <w:color w:val="000000"/>
          <w:highlight w:val="white"/>
          <w:u w:val="single"/>
        </w:rPr>
        <w:t>Benefits of the modelling approach(es)</w:t>
      </w:r>
      <w:r>
        <w:rPr>
          <w:highlight w:val="white"/>
        </w:rPr>
        <w:t xml:space="preserve"> Our hierarchical Bayesian modeling approach allows inference of contaminant flux and bird exposure risk to be made at multiple spatial scales, from the individual study sites to watersheds to continentals. Most importantly, our approach ensures that uncertainty is propagated through these different levels. This yields probabilistic predictions showing areas with </w:t>
      </w:r>
      <w:proofErr w:type="gramStart"/>
      <w:r>
        <w:rPr>
          <w:highlight w:val="white"/>
        </w:rPr>
        <w:t>more or less uncertainty</w:t>
      </w:r>
      <w:proofErr w:type="gramEnd"/>
      <w:r>
        <w:rPr>
          <w:highlight w:val="white"/>
        </w:rPr>
        <w:t xml:space="preserve"> in a given risk. That is crucial, as areas of high uncertainty may be the most beneficial areas to target future field studies, providing principled future direction for studies of aquatic-terrestrial contaminant transfer. The posterior distributions we provide can be used as prior distributions in those future studies.</w:t>
      </w:r>
    </w:p>
    <w:p w14:paraId="70DC5AE3" w14:textId="77777777" w:rsidR="00583BB0" w:rsidRDefault="00583BB0">
      <w:pPr>
        <w:pBdr>
          <w:top w:val="nil"/>
          <w:left w:val="nil"/>
          <w:bottom w:val="nil"/>
          <w:right w:val="nil"/>
          <w:between w:val="nil"/>
        </w:pBdr>
        <w:ind w:left="360" w:firstLine="0"/>
        <w:rPr>
          <w:sz w:val="8"/>
          <w:szCs w:val="8"/>
          <w:highlight w:val="white"/>
          <w:u w:val="single"/>
        </w:rPr>
      </w:pPr>
    </w:p>
    <w:p w14:paraId="70DC5AE4" w14:textId="7DFD9BC1" w:rsidR="00583BB0" w:rsidRDefault="00743C34">
      <w:pPr>
        <w:numPr>
          <w:ilvl w:val="0"/>
          <w:numId w:val="3"/>
        </w:numPr>
        <w:pBdr>
          <w:top w:val="nil"/>
          <w:left w:val="nil"/>
          <w:bottom w:val="nil"/>
          <w:right w:val="nil"/>
          <w:between w:val="nil"/>
        </w:pBdr>
        <w:rPr>
          <w:color w:val="000000"/>
          <w:highlight w:val="white"/>
        </w:rPr>
      </w:pPr>
      <w:r>
        <w:rPr>
          <w:color w:val="000000"/>
          <w:highlight w:val="white"/>
          <w:u w:val="single"/>
        </w:rPr>
        <w:t>Benefits of the public</w:t>
      </w:r>
      <w:r>
        <w:rPr>
          <w:highlight w:val="white"/>
          <w:u w:val="single"/>
        </w:rPr>
        <w:t>-</w:t>
      </w:r>
      <w:r>
        <w:rPr>
          <w:color w:val="000000"/>
          <w:highlight w:val="white"/>
          <w:u w:val="single"/>
        </w:rPr>
        <w:t xml:space="preserve">facing </w:t>
      </w:r>
      <w:r>
        <w:rPr>
          <w:highlight w:val="white"/>
          <w:u w:val="single"/>
        </w:rPr>
        <w:t>web application</w:t>
      </w:r>
      <w:r>
        <w:rPr>
          <w:highlight w:val="white"/>
        </w:rPr>
        <w:t xml:space="preserve"> </w:t>
      </w:r>
      <w:proofErr w:type="gramStart"/>
      <w:r>
        <w:rPr>
          <w:highlight w:val="white"/>
        </w:rPr>
        <w:t>By</w:t>
      </w:r>
      <w:proofErr w:type="gramEnd"/>
      <w:r>
        <w:rPr>
          <w:highlight w:val="white"/>
        </w:rPr>
        <w:t xml:space="preserve"> using a </w:t>
      </w:r>
      <w:proofErr w:type="spellStart"/>
      <w:r>
        <w:rPr>
          <w:highlight w:val="white"/>
        </w:rPr>
        <w:t>geonarrative</w:t>
      </w:r>
      <w:proofErr w:type="spellEnd"/>
      <w:r>
        <w:rPr>
          <w:highlight w:val="white"/>
        </w:rPr>
        <w:t xml:space="preserve"> to present our results, we will make them accessible and understandable to a wider audience. Specifically, this effort will benefit the public, </w:t>
      </w:r>
      <w:r w:rsidR="00E3022F">
        <w:rPr>
          <w:highlight w:val="white"/>
        </w:rPr>
        <w:t>researchers,</w:t>
      </w:r>
      <w:r>
        <w:rPr>
          <w:highlight w:val="white"/>
        </w:rPr>
        <w:t xml:space="preserve"> and managers to better understand the link between effects of contaminants on insects and aerial insectivore decline. </w:t>
      </w:r>
      <w:proofErr w:type="spellStart"/>
      <w:r>
        <w:rPr>
          <w:highlight w:val="white"/>
        </w:rPr>
        <w:t>Geonarratives</w:t>
      </w:r>
      <w:proofErr w:type="spellEnd"/>
      <w:r>
        <w:rPr>
          <w:highlight w:val="white"/>
        </w:rPr>
        <w:t xml:space="preserve"> are high-level syntheses of projects that allow scientists to highlight and communicate the key takeaways to the public and experts.</w:t>
      </w:r>
    </w:p>
    <w:p w14:paraId="70DC5AE5" w14:textId="77777777" w:rsidR="00583BB0" w:rsidRDefault="00583BB0">
      <w:pPr>
        <w:pBdr>
          <w:top w:val="nil"/>
          <w:left w:val="nil"/>
          <w:bottom w:val="nil"/>
          <w:right w:val="nil"/>
          <w:between w:val="nil"/>
        </w:pBdr>
        <w:ind w:left="360" w:firstLine="0"/>
        <w:rPr>
          <w:color w:val="000000"/>
          <w:sz w:val="8"/>
          <w:szCs w:val="8"/>
          <w:highlight w:val="white"/>
        </w:rPr>
      </w:pPr>
    </w:p>
    <w:p w14:paraId="70DC5AE6" w14:textId="77777777" w:rsidR="00583BB0" w:rsidRDefault="00743C34">
      <w:pPr>
        <w:numPr>
          <w:ilvl w:val="0"/>
          <w:numId w:val="3"/>
        </w:numPr>
        <w:pBdr>
          <w:top w:val="nil"/>
          <w:left w:val="nil"/>
          <w:bottom w:val="nil"/>
          <w:right w:val="nil"/>
          <w:between w:val="nil"/>
        </w:pBdr>
        <w:rPr>
          <w:color w:val="000000"/>
          <w:highlight w:val="white"/>
        </w:rPr>
      </w:pPr>
      <w:r>
        <w:rPr>
          <w:color w:val="000000"/>
          <w:highlight w:val="white"/>
          <w:u w:val="single"/>
        </w:rPr>
        <w:lastRenderedPageBreak/>
        <w:t xml:space="preserve">Data release and </w:t>
      </w:r>
      <w:r>
        <w:rPr>
          <w:highlight w:val="white"/>
          <w:u w:val="single"/>
        </w:rPr>
        <w:t>R-packages</w:t>
      </w:r>
      <w:r>
        <w:rPr>
          <w:highlight w:val="white"/>
        </w:rPr>
        <w:t xml:space="preserve"> </w:t>
      </w:r>
      <w:proofErr w:type="gramStart"/>
      <w:r>
        <w:rPr>
          <w:highlight w:val="white"/>
        </w:rPr>
        <w:t>For</w:t>
      </w:r>
      <w:proofErr w:type="gramEnd"/>
      <w:r>
        <w:rPr>
          <w:highlight w:val="white"/>
        </w:rPr>
        <w:t xml:space="preserve"> any Powell Center funded activities, we would release all data in an accessible, lasting, and public format following USGS guidelines. The data release would allow replication and building on our results. In addition to a data release, the working group will release any code and R packages developed for the work. PI Wesner has experience building packages in R (</w:t>
      </w:r>
      <w:hyperlink r:id="rId37">
        <w:r>
          <w:rPr>
            <w:color w:val="1155CC"/>
            <w:highlight w:val="white"/>
            <w:u w:val="single"/>
          </w:rPr>
          <w:t>https://github.com/jswesner/isdbayes</w:t>
        </w:r>
      </w:hyperlink>
      <w:r>
        <w:rPr>
          <w:highlight w:val="white"/>
        </w:rPr>
        <w:t>) as do several participants.</w:t>
      </w:r>
    </w:p>
    <w:p w14:paraId="70DC5AE7" w14:textId="77777777" w:rsidR="00583BB0" w:rsidRDefault="00743C34">
      <w:pPr>
        <w:pBdr>
          <w:top w:val="nil"/>
          <w:left w:val="nil"/>
          <w:bottom w:val="nil"/>
          <w:right w:val="nil"/>
          <w:between w:val="nil"/>
        </w:pBdr>
        <w:ind w:left="360" w:firstLine="0"/>
        <w:rPr>
          <w:color w:val="000000"/>
          <w:highlight w:val="white"/>
        </w:rPr>
      </w:pPr>
      <w:r>
        <w:br w:type="page"/>
      </w:r>
    </w:p>
    <w:p w14:paraId="168372DA" w14:textId="77777777" w:rsidR="005E3EC9" w:rsidRDefault="005E3EC9" w:rsidP="005E3EC9">
      <w:pPr>
        <w:pStyle w:val="Heading1"/>
      </w:pPr>
      <w:r>
        <w:lastRenderedPageBreak/>
        <w:t>Literature</w:t>
      </w:r>
      <w:r w:rsidRPr="00485D21">
        <w:t xml:space="preserve"> Cited</w:t>
      </w:r>
    </w:p>
    <w:p w14:paraId="1467F6B8" w14:textId="77777777" w:rsidR="00D614BE" w:rsidRPr="00D614BE" w:rsidRDefault="00D614BE" w:rsidP="00D614BE">
      <w:pPr>
        <w:ind w:firstLine="0"/>
        <w:rPr>
          <w:sz w:val="8"/>
          <w:szCs w:val="8"/>
        </w:rPr>
      </w:pPr>
    </w:p>
    <w:p w14:paraId="37081BC0" w14:textId="07CE3443" w:rsidR="003E295F" w:rsidRPr="003E295F" w:rsidRDefault="005E3EC9" w:rsidP="003E295F">
      <w:pPr>
        <w:pStyle w:val="EndNoteBibliography"/>
        <w:ind w:left="720" w:hanging="720"/>
      </w:pPr>
      <w:r>
        <w:rPr>
          <w:sz w:val="22"/>
          <w:szCs w:val="22"/>
        </w:rPr>
        <w:fldChar w:fldCharType="begin"/>
      </w:r>
      <w:r>
        <w:rPr>
          <w:sz w:val="22"/>
          <w:szCs w:val="22"/>
        </w:rPr>
        <w:instrText xml:space="preserve"> ADDIN EN.REFLIST </w:instrText>
      </w:r>
      <w:r>
        <w:rPr>
          <w:sz w:val="22"/>
          <w:szCs w:val="22"/>
        </w:rPr>
        <w:fldChar w:fldCharType="separate"/>
      </w:r>
      <w:r w:rsidR="003E295F" w:rsidRPr="003E295F">
        <w:t>1</w:t>
      </w:r>
      <w:r w:rsidR="003E295F" w:rsidRPr="003E295F">
        <w:tab/>
        <w:t xml:space="preserve">Stehle, S. &amp; Schulz, R. Agricultural insecticides threaten surface waters at the global scale. </w:t>
      </w:r>
      <w:r w:rsidR="003E295F" w:rsidRPr="003E295F">
        <w:rPr>
          <w:i/>
        </w:rPr>
        <w:t>Proceedings of the National Academy of Sciences</w:t>
      </w:r>
      <w:r w:rsidR="003E295F" w:rsidRPr="003E295F">
        <w:t xml:space="preserve"> </w:t>
      </w:r>
      <w:r w:rsidR="003E295F" w:rsidRPr="003E295F">
        <w:rPr>
          <w:b/>
        </w:rPr>
        <w:t>112</w:t>
      </w:r>
      <w:r w:rsidR="003E295F" w:rsidRPr="003E295F">
        <w:t xml:space="preserve">, 5750-5755 (2015). </w:t>
      </w:r>
      <w:hyperlink r:id="rId38" w:history="1">
        <w:r w:rsidR="003E295F" w:rsidRPr="003E295F">
          <w:rPr>
            <w:rStyle w:val="Hyperlink"/>
          </w:rPr>
          <w:t>https://doi.org/10.1073/pnas.1500232112</w:t>
        </w:r>
      </w:hyperlink>
    </w:p>
    <w:p w14:paraId="6587761B" w14:textId="07A4444E" w:rsidR="003E295F" w:rsidRPr="003E295F" w:rsidRDefault="003E295F" w:rsidP="003E295F">
      <w:pPr>
        <w:pStyle w:val="EndNoteBibliography"/>
        <w:ind w:left="720" w:hanging="720"/>
      </w:pPr>
      <w:r w:rsidRPr="003E295F">
        <w:t>2</w:t>
      </w:r>
      <w:r w:rsidRPr="003E295F">
        <w:tab/>
        <w:t xml:space="preserve">Bernhardt, E. S., Rosi, E. J. &amp; Gessner, M. O. Synthetic chemicals as agents of global change. </w:t>
      </w:r>
      <w:r w:rsidRPr="003E295F">
        <w:rPr>
          <w:i/>
        </w:rPr>
        <w:t>Frontiers in Ecology and the Environment</w:t>
      </w:r>
      <w:r w:rsidRPr="003E295F">
        <w:t xml:space="preserve"> </w:t>
      </w:r>
      <w:r w:rsidRPr="003E295F">
        <w:rPr>
          <w:b/>
        </w:rPr>
        <w:t>15</w:t>
      </w:r>
      <w:r w:rsidRPr="003E295F">
        <w:t xml:space="preserve">, 84-90 (2017). </w:t>
      </w:r>
      <w:hyperlink r:id="rId39" w:history="1">
        <w:r w:rsidRPr="003E295F">
          <w:rPr>
            <w:rStyle w:val="Hyperlink"/>
          </w:rPr>
          <w:t>https://doi.org/10.1002/fee.1450</w:t>
        </w:r>
      </w:hyperlink>
    </w:p>
    <w:p w14:paraId="33B22581" w14:textId="1F3E79CC" w:rsidR="003E295F" w:rsidRPr="003E295F" w:rsidRDefault="003E295F" w:rsidP="003E295F">
      <w:pPr>
        <w:pStyle w:val="EndNoteBibliography"/>
        <w:ind w:left="720" w:hanging="720"/>
      </w:pPr>
      <w:r w:rsidRPr="003E295F">
        <w:t>3</w:t>
      </w:r>
      <w:r w:rsidRPr="003E295F">
        <w:tab/>
        <w:t xml:space="preserve">Gibbons, D., Morrissey, C. &amp; Mineau, P. A review of the direct and indirect effects of neonicotinoids and fipronil on vertebrate wildlife. </w:t>
      </w:r>
      <w:r w:rsidRPr="003E295F">
        <w:rPr>
          <w:i/>
        </w:rPr>
        <w:t>Environ Sci Pollut Res Int</w:t>
      </w:r>
      <w:r w:rsidRPr="003E295F">
        <w:t xml:space="preserve"> </w:t>
      </w:r>
      <w:r w:rsidRPr="003E295F">
        <w:rPr>
          <w:b/>
        </w:rPr>
        <w:t>22</w:t>
      </w:r>
      <w:r w:rsidRPr="003E295F">
        <w:t xml:space="preserve">, 103-118 (2015). </w:t>
      </w:r>
      <w:hyperlink r:id="rId40" w:history="1">
        <w:r w:rsidRPr="003E295F">
          <w:rPr>
            <w:rStyle w:val="Hyperlink"/>
          </w:rPr>
          <w:t>https://doi.org/10.1007/s11356-014-3180-5</w:t>
        </w:r>
      </w:hyperlink>
    </w:p>
    <w:p w14:paraId="74BFA3D8" w14:textId="184E393B" w:rsidR="003E295F" w:rsidRPr="003E295F" w:rsidRDefault="003E295F" w:rsidP="003E295F">
      <w:pPr>
        <w:pStyle w:val="EndNoteBibliography"/>
        <w:ind w:left="720" w:hanging="720"/>
      </w:pPr>
      <w:r w:rsidRPr="003E295F">
        <w:t>4</w:t>
      </w:r>
      <w:r w:rsidRPr="003E295F">
        <w:tab/>
        <w:t>Richardson, K.</w:t>
      </w:r>
      <w:r w:rsidRPr="003E295F">
        <w:rPr>
          <w:i/>
        </w:rPr>
        <w:t xml:space="preserve"> et al.</w:t>
      </w:r>
      <w:r w:rsidRPr="003E295F">
        <w:t xml:space="preserve"> Earth beyond six of nine planetary boundaries. </w:t>
      </w:r>
      <w:r w:rsidRPr="003E295F">
        <w:rPr>
          <w:i/>
        </w:rPr>
        <w:t>Sci Adv</w:t>
      </w:r>
      <w:r w:rsidRPr="003E295F">
        <w:t xml:space="preserve"> </w:t>
      </w:r>
      <w:r w:rsidRPr="003E295F">
        <w:rPr>
          <w:b/>
        </w:rPr>
        <w:t>9</w:t>
      </w:r>
      <w:r w:rsidRPr="003E295F">
        <w:t xml:space="preserve">, eadh2458 (2023). </w:t>
      </w:r>
      <w:hyperlink r:id="rId41" w:history="1">
        <w:r w:rsidRPr="003E295F">
          <w:rPr>
            <w:rStyle w:val="Hyperlink"/>
          </w:rPr>
          <w:t>https://doi.org/10.1126/sciadv.adh2458</w:t>
        </w:r>
      </w:hyperlink>
    </w:p>
    <w:p w14:paraId="7686BA22" w14:textId="03534376" w:rsidR="003E295F" w:rsidRPr="003E295F" w:rsidRDefault="003E295F" w:rsidP="003E295F">
      <w:pPr>
        <w:pStyle w:val="EndNoteBibliography"/>
        <w:ind w:left="720" w:hanging="720"/>
      </w:pPr>
      <w:r w:rsidRPr="003E295F">
        <w:t>5</w:t>
      </w:r>
      <w:r w:rsidRPr="003E295F">
        <w:tab/>
        <w:t xml:space="preserve">Twining, C. W., Shipley, J. R. &amp; Winkler, D. W. Aquatic insects rich in omega-3 fatty acids drive breeding success in a widespread bird. </w:t>
      </w:r>
      <w:r w:rsidRPr="003E295F">
        <w:rPr>
          <w:i/>
        </w:rPr>
        <w:t>Ecology Letters</w:t>
      </w:r>
      <w:r w:rsidRPr="003E295F">
        <w:t xml:space="preserve"> </w:t>
      </w:r>
      <w:r w:rsidRPr="003E295F">
        <w:rPr>
          <w:b/>
        </w:rPr>
        <w:t>21</w:t>
      </w:r>
      <w:r w:rsidRPr="003E295F">
        <w:t xml:space="preserve">, 1812-1820 (2018). </w:t>
      </w:r>
      <w:hyperlink r:id="rId42" w:history="1">
        <w:r w:rsidRPr="003E295F">
          <w:rPr>
            <w:rStyle w:val="Hyperlink"/>
          </w:rPr>
          <w:t>https://doi.org/10.1111/ele.13156</w:t>
        </w:r>
      </w:hyperlink>
    </w:p>
    <w:p w14:paraId="4C2676C9" w14:textId="31805946" w:rsidR="003E295F" w:rsidRPr="003E295F" w:rsidRDefault="003E295F" w:rsidP="003E295F">
      <w:pPr>
        <w:pStyle w:val="EndNoteBibliography"/>
        <w:ind w:left="720" w:hanging="720"/>
      </w:pPr>
      <w:r w:rsidRPr="003E295F">
        <w:t>6</w:t>
      </w:r>
      <w:r w:rsidRPr="003E295F">
        <w:tab/>
        <w:t>Twining, C. W.</w:t>
      </w:r>
      <w:r w:rsidRPr="003E295F">
        <w:rPr>
          <w:i/>
        </w:rPr>
        <w:t xml:space="preserve"> et al.</w:t>
      </w:r>
      <w:r w:rsidRPr="003E295F">
        <w:t xml:space="preserve"> Aquatic and terrestrial resources are not nutritionally reciprocal for consumers. </w:t>
      </w:r>
      <w:r w:rsidRPr="003E295F">
        <w:rPr>
          <w:i/>
        </w:rPr>
        <w:t>Functional Ecology</w:t>
      </w:r>
      <w:r w:rsidRPr="003E295F">
        <w:t xml:space="preserve"> </w:t>
      </w:r>
      <w:r w:rsidRPr="003E295F">
        <w:rPr>
          <w:b/>
        </w:rPr>
        <w:t>33</w:t>
      </w:r>
      <w:r w:rsidRPr="003E295F">
        <w:t xml:space="preserve">, 2042-2052 (2019). </w:t>
      </w:r>
      <w:hyperlink r:id="rId43" w:history="1">
        <w:r w:rsidRPr="003E295F">
          <w:rPr>
            <w:rStyle w:val="Hyperlink"/>
          </w:rPr>
          <w:t>https://doi.org/10.1111/1365-2435.13401</w:t>
        </w:r>
      </w:hyperlink>
    </w:p>
    <w:p w14:paraId="4A576366" w14:textId="2DC971DE" w:rsidR="003E295F" w:rsidRPr="003E295F" w:rsidRDefault="003E295F" w:rsidP="003E295F">
      <w:pPr>
        <w:pStyle w:val="EndNoteBibliography"/>
        <w:ind w:left="720" w:hanging="720"/>
      </w:pPr>
      <w:r w:rsidRPr="003E295F">
        <w:t>7</w:t>
      </w:r>
      <w:r w:rsidRPr="003E295F">
        <w:tab/>
        <w:t xml:space="preserve">Génier, C. S. V., Guglielmo, C. G., Mitchell, G. W., Falconer, M. &amp; Hobson, K. A. Nutritional consequences of breeding away from riparian habitats in Bank Swallows: new evidence from multiple endogenous markers. </w:t>
      </w:r>
      <w:r w:rsidRPr="003E295F">
        <w:rPr>
          <w:i/>
        </w:rPr>
        <w:t>Conserv Physiol</w:t>
      </w:r>
      <w:r w:rsidRPr="003E295F">
        <w:t xml:space="preserve"> </w:t>
      </w:r>
      <w:r w:rsidRPr="003E295F">
        <w:rPr>
          <w:b/>
        </w:rPr>
        <w:t>9</w:t>
      </w:r>
      <w:r w:rsidRPr="003E295F">
        <w:t xml:space="preserve">, coaa140 (2021). </w:t>
      </w:r>
      <w:hyperlink r:id="rId44" w:history="1">
        <w:r w:rsidRPr="003E295F">
          <w:rPr>
            <w:rStyle w:val="Hyperlink"/>
          </w:rPr>
          <w:t>https://doi.org/10.1093/conphys/coaa140</w:t>
        </w:r>
      </w:hyperlink>
    </w:p>
    <w:p w14:paraId="091EDC8B" w14:textId="60A5D4A3" w:rsidR="003E295F" w:rsidRPr="003E295F" w:rsidRDefault="003E295F" w:rsidP="003E295F">
      <w:pPr>
        <w:pStyle w:val="EndNoteBibliography"/>
        <w:ind w:left="720" w:hanging="720"/>
      </w:pPr>
      <w:r w:rsidRPr="003E295F">
        <w:t>8</w:t>
      </w:r>
      <w:r w:rsidRPr="003E295F">
        <w:tab/>
        <w:t>Schulz, R.</w:t>
      </w:r>
      <w:r w:rsidRPr="003E295F">
        <w:rPr>
          <w:i/>
        </w:rPr>
        <w:t xml:space="preserve"> et al.</w:t>
      </w:r>
      <w:r w:rsidRPr="003E295F">
        <w:t xml:space="preserve"> A synthesis of anthropogenic stress effects on emergence-mediated aquatic-terrestrial linkages and riparian food webs. </w:t>
      </w:r>
      <w:r w:rsidRPr="003E295F">
        <w:rPr>
          <w:i/>
        </w:rPr>
        <w:t>Sci Total Environ</w:t>
      </w:r>
      <w:r w:rsidRPr="003E295F">
        <w:t xml:space="preserve"> </w:t>
      </w:r>
      <w:r w:rsidRPr="003E295F">
        <w:rPr>
          <w:b/>
        </w:rPr>
        <w:t>908</w:t>
      </w:r>
      <w:r w:rsidRPr="003E295F">
        <w:t xml:space="preserve">, 168186 (2024). </w:t>
      </w:r>
      <w:hyperlink r:id="rId45" w:history="1">
        <w:r w:rsidRPr="003E295F">
          <w:rPr>
            <w:rStyle w:val="Hyperlink"/>
          </w:rPr>
          <w:t>https://doi.org/10.1016/j.scitotenv.2023.168186</w:t>
        </w:r>
      </w:hyperlink>
    </w:p>
    <w:p w14:paraId="12FE1CC7" w14:textId="29B44671" w:rsidR="003E295F" w:rsidRPr="003E295F" w:rsidRDefault="003E295F" w:rsidP="003E295F">
      <w:pPr>
        <w:pStyle w:val="EndNoteBibliography"/>
        <w:ind w:left="720" w:hanging="720"/>
      </w:pPr>
      <w:r w:rsidRPr="003E295F">
        <w:t>9</w:t>
      </w:r>
      <w:r w:rsidRPr="003E295F">
        <w:tab/>
        <w:t>Morrissey, C. A.</w:t>
      </w:r>
      <w:r w:rsidRPr="003E295F">
        <w:rPr>
          <w:i/>
        </w:rPr>
        <w:t xml:space="preserve"> et al.</w:t>
      </w:r>
      <w:r w:rsidRPr="003E295F">
        <w:t xml:space="preserve"> Neonicotinoid contamination of global surface waters and associated risk to aquatic invertebrates: a review. </w:t>
      </w:r>
      <w:r w:rsidRPr="003E295F">
        <w:rPr>
          <w:i/>
        </w:rPr>
        <w:t>Environ Int</w:t>
      </w:r>
      <w:r w:rsidRPr="003E295F">
        <w:t xml:space="preserve"> </w:t>
      </w:r>
      <w:r w:rsidRPr="003E295F">
        <w:rPr>
          <w:b/>
        </w:rPr>
        <w:t>74</w:t>
      </w:r>
      <w:r w:rsidRPr="003E295F">
        <w:t xml:space="preserve">, 291-303 (2015). </w:t>
      </w:r>
      <w:hyperlink r:id="rId46" w:history="1">
        <w:r w:rsidRPr="003E295F">
          <w:rPr>
            <w:rStyle w:val="Hyperlink"/>
          </w:rPr>
          <w:t>https://doi.org/10.1016/j.envint.2014.10.024</w:t>
        </w:r>
      </w:hyperlink>
    </w:p>
    <w:p w14:paraId="5C1E8968" w14:textId="2D5B5C3D" w:rsidR="003E295F" w:rsidRPr="003E295F" w:rsidRDefault="003E295F" w:rsidP="003E295F">
      <w:pPr>
        <w:pStyle w:val="EndNoteBibliography"/>
        <w:ind w:left="720" w:hanging="720"/>
      </w:pPr>
      <w:r w:rsidRPr="003E295F">
        <w:t>10</w:t>
      </w:r>
      <w:r w:rsidRPr="003E295F">
        <w:tab/>
        <w:t xml:space="preserve">Kraus, J. M. Contaminants in linked aquatic–terrestrial ecosystems: Predicting effects of aquatic pollution on adult aquatic insects and terrestrial insectivores. </w:t>
      </w:r>
      <w:r w:rsidRPr="003E295F">
        <w:rPr>
          <w:i/>
        </w:rPr>
        <w:t>Freshwater Science</w:t>
      </w:r>
      <w:r w:rsidRPr="003E295F">
        <w:t xml:space="preserve"> </w:t>
      </w:r>
      <w:r w:rsidRPr="003E295F">
        <w:rPr>
          <w:b/>
        </w:rPr>
        <w:t>38</w:t>
      </w:r>
      <w:r w:rsidRPr="003E295F">
        <w:t xml:space="preserve">, 919-927 (2019). </w:t>
      </w:r>
      <w:hyperlink r:id="rId47" w:history="1">
        <w:r w:rsidRPr="003E295F">
          <w:rPr>
            <w:rStyle w:val="Hyperlink"/>
          </w:rPr>
          <w:t>https://doi.org/10.1086/705997</w:t>
        </w:r>
      </w:hyperlink>
    </w:p>
    <w:p w14:paraId="461F6642" w14:textId="77777777" w:rsidR="003E295F" w:rsidRPr="003E295F" w:rsidRDefault="003E295F" w:rsidP="003E295F">
      <w:pPr>
        <w:pStyle w:val="EndNoteBibliography"/>
        <w:ind w:left="720" w:hanging="720"/>
      </w:pPr>
      <w:r w:rsidRPr="003E295F">
        <w:t>11</w:t>
      </w:r>
      <w:r w:rsidRPr="003E295F">
        <w:tab/>
        <w:t xml:space="preserve">Kraus, J. M., Walters, D. M. &amp; Mills, M. A. </w:t>
      </w:r>
      <w:r w:rsidRPr="003E295F">
        <w:rPr>
          <w:i/>
        </w:rPr>
        <w:t>Contaminants and Ecological Subsidies</w:t>
      </w:r>
      <w:r w:rsidRPr="003E295F">
        <w:t>.  (Springer Nature, 2020).</w:t>
      </w:r>
    </w:p>
    <w:p w14:paraId="7DAC86C1" w14:textId="7BF42792" w:rsidR="003E295F" w:rsidRPr="003E295F" w:rsidRDefault="003E295F" w:rsidP="003E295F">
      <w:pPr>
        <w:pStyle w:val="EndNoteBibliography"/>
        <w:ind w:left="720" w:hanging="720"/>
      </w:pPr>
      <w:r w:rsidRPr="003E295F">
        <w:t>12</w:t>
      </w:r>
      <w:r w:rsidRPr="003E295F">
        <w:tab/>
        <w:t xml:space="preserve">Ackerman, J. T., Peterson, S. H., Herzog, M. P. &amp; Yee, J. L. Methylmercury effects on birds: A review, meta-analysis, and development of toxicity reference values for injury assessment based on tissue residues and diet. </w:t>
      </w:r>
      <w:r w:rsidRPr="003E295F">
        <w:rPr>
          <w:i/>
        </w:rPr>
        <w:t>Environmental Toxicology and Chemistry</w:t>
      </w:r>
      <w:r w:rsidRPr="003E295F">
        <w:t xml:space="preserve"> </w:t>
      </w:r>
      <w:r w:rsidRPr="003E295F">
        <w:rPr>
          <w:b/>
        </w:rPr>
        <w:t>43</w:t>
      </w:r>
      <w:r w:rsidRPr="003E295F">
        <w:t xml:space="preserve">, 1195-1241 (2024). </w:t>
      </w:r>
      <w:hyperlink r:id="rId48" w:history="1">
        <w:r w:rsidRPr="003E295F">
          <w:rPr>
            <w:rStyle w:val="Hyperlink"/>
          </w:rPr>
          <w:t>https://doi.org/10.1002/etc.5858</w:t>
        </w:r>
      </w:hyperlink>
    </w:p>
    <w:p w14:paraId="34AB4A9C" w14:textId="48C62DE2" w:rsidR="003E295F" w:rsidRPr="003E295F" w:rsidRDefault="003E295F" w:rsidP="003E295F">
      <w:pPr>
        <w:pStyle w:val="EndNoteBibliography"/>
        <w:ind w:left="720" w:hanging="720"/>
      </w:pPr>
      <w:r w:rsidRPr="003E295F">
        <w:t>13</w:t>
      </w:r>
      <w:r w:rsidRPr="003E295F">
        <w:tab/>
        <w:t>Evers, D. C.</w:t>
      </w:r>
      <w:r w:rsidRPr="003E295F">
        <w:rPr>
          <w:i/>
        </w:rPr>
        <w:t xml:space="preserve"> et al.</w:t>
      </w:r>
      <w:r w:rsidRPr="003E295F">
        <w:t xml:space="preserve"> Patterns and interpretation of mercury exposure in freshwater avian communities in northeastern north America. </w:t>
      </w:r>
      <w:r w:rsidRPr="003E295F">
        <w:rPr>
          <w:i/>
        </w:rPr>
        <w:t>Ecotoxicology</w:t>
      </w:r>
      <w:r w:rsidRPr="003E295F">
        <w:t xml:space="preserve"> </w:t>
      </w:r>
      <w:r w:rsidRPr="003E295F">
        <w:rPr>
          <w:b/>
        </w:rPr>
        <w:t>14</w:t>
      </w:r>
      <w:r w:rsidRPr="003E295F">
        <w:t xml:space="preserve">, 193-221 (2005). </w:t>
      </w:r>
      <w:hyperlink r:id="rId49" w:history="1">
        <w:r w:rsidRPr="003E295F">
          <w:rPr>
            <w:rStyle w:val="Hyperlink"/>
          </w:rPr>
          <w:t>https://doi.org/10.1007/s10646-004-6269-7</w:t>
        </w:r>
      </w:hyperlink>
    </w:p>
    <w:p w14:paraId="0088AEEE" w14:textId="6070A3D3" w:rsidR="003E295F" w:rsidRPr="003E295F" w:rsidRDefault="003E295F" w:rsidP="003E295F">
      <w:pPr>
        <w:pStyle w:val="EndNoteBibliography"/>
        <w:ind w:left="720" w:hanging="720"/>
      </w:pPr>
      <w:r w:rsidRPr="003E295F">
        <w:t>14</w:t>
      </w:r>
      <w:r w:rsidRPr="003E295F">
        <w:tab/>
        <w:t>Twining, C. W.</w:t>
      </w:r>
      <w:r w:rsidRPr="003E295F">
        <w:rPr>
          <w:i/>
        </w:rPr>
        <w:t xml:space="preserve"> et al.</w:t>
      </w:r>
      <w:r w:rsidRPr="003E295F">
        <w:t xml:space="preserve"> Emergent freshwater insects serve as subsidies of methylmercury and beneficial fatty acids for riparian predators across an agricultural gradient. </w:t>
      </w:r>
      <w:r w:rsidRPr="003E295F">
        <w:rPr>
          <w:i/>
        </w:rPr>
        <w:t>Environmental Science and Technology</w:t>
      </w:r>
      <w:r w:rsidRPr="003E295F">
        <w:t xml:space="preserve"> </w:t>
      </w:r>
      <w:r w:rsidRPr="003E295F">
        <w:rPr>
          <w:b/>
        </w:rPr>
        <w:t>55</w:t>
      </w:r>
      <w:r w:rsidRPr="003E295F">
        <w:t xml:space="preserve">, 5868-5877 (2021). </w:t>
      </w:r>
      <w:hyperlink r:id="rId50" w:history="1">
        <w:r w:rsidRPr="003E295F">
          <w:rPr>
            <w:rStyle w:val="Hyperlink"/>
          </w:rPr>
          <w:t>https://doi.org/10.1021/acs.est.0c07683</w:t>
        </w:r>
      </w:hyperlink>
    </w:p>
    <w:p w14:paraId="7AAB8BC6" w14:textId="763D1A90" w:rsidR="003E295F" w:rsidRPr="003E295F" w:rsidRDefault="003E295F" w:rsidP="003E295F">
      <w:pPr>
        <w:pStyle w:val="EndNoteBibliography"/>
        <w:ind w:left="720" w:hanging="720"/>
      </w:pPr>
      <w:r w:rsidRPr="003E295F">
        <w:lastRenderedPageBreak/>
        <w:t>15</w:t>
      </w:r>
      <w:r w:rsidRPr="003E295F">
        <w:tab/>
        <w:t xml:space="preserve">Moyo, S. Preliminary Estimations of Insect Mediated Transfers of Mercury and Physiologically Important Fatty Acids from Water to Land. </w:t>
      </w:r>
      <w:r w:rsidRPr="003E295F">
        <w:rPr>
          <w:i/>
        </w:rPr>
        <w:t>Biomolecules</w:t>
      </w:r>
      <w:r w:rsidRPr="003E295F">
        <w:t xml:space="preserve"> </w:t>
      </w:r>
      <w:r w:rsidRPr="003E295F">
        <w:rPr>
          <w:b/>
        </w:rPr>
        <w:t>10</w:t>
      </w:r>
      <w:r w:rsidRPr="003E295F">
        <w:t xml:space="preserve"> (2020). </w:t>
      </w:r>
      <w:hyperlink r:id="rId51" w:history="1">
        <w:r w:rsidRPr="003E295F">
          <w:rPr>
            <w:rStyle w:val="Hyperlink"/>
          </w:rPr>
          <w:t>https://doi.org/10.3390/biom10010129</w:t>
        </w:r>
      </w:hyperlink>
    </w:p>
    <w:p w14:paraId="7F110DA9" w14:textId="6C1ACB98" w:rsidR="003E295F" w:rsidRPr="003E295F" w:rsidRDefault="003E295F" w:rsidP="003E295F">
      <w:pPr>
        <w:pStyle w:val="EndNoteBibliography"/>
        <w:ind w:left="720" w:hanging="720"/>
      </w:pPr>
      <w:r w:rsidRPr="003E295F">
        <w:t>16</w:t>
      </w:r>
      <w:r w:rsidRPr="003E295F">
        <w:tab/>
        <w:t xml:space="preserve">Manning, D. W. P. &amp; Sullivan, S. M. P. Conservation across aquatic-terrestrial boundaries: Linking continental-scale water quality to emergent aquatic insects and declining aerial insectivorous birds. </w:t>
      </w:r>
      <w:r w:rsidRPr="003E295F">
        <w:rPr>
          <w:i/>
        </w:rPr>
        <w:t>Frontiers in Ecology and Evolution</w:t>
      </w:r>
      <w:r w:rsidRPr="003E295F">
        <w:t xml:space="preserve"> </w:t>
      </w:r>
      <w:r w:rsidRPr="003E295F">
        <w:rPr>
          <w:b/>
        </w:rPr>
        <w:t>9</w:t>
      </w:r>
      <w:r w:rsidRPr="003E295F">
        <w:t xml:space="preserve"> (2021). </w:t>
      </w:r>
      <w:hyperlink r:id="rId52" w:history="1">
        <w:r w:rsidRPr="003E295F">
          <w:rPr>
            <w:rStyle w:val="Hyperlink"/>
          </w:rPr>
          <w:t>https://doi.org/10.3389/fevo.2021.633160</w:t>
        </w:r>
      </w:hyperlink>
    </w:p>
    <w:p w14:paraId="692FFB6E" w14:textId="7E53FA41" w:rsidR="003E295F" w:rsidRPr="003E295F" w:rsidRDefault="003E295F" w:rsidP="003E295F">
      <w:pPr>
        <w:pStyle w:val="EndNoteBibliography"/>
        <w:ind w:left="720" w:hanging="720"/>
      </w:pPr>
      <w:r w:rsidRPr="003E295F">
        <w:t>17</w:t>
      </w:r>
      <w:r w:rsidRPr="003E295F">
        <w:tab/>
        <w:t>Shipley, J. R.</w:t>
      </w:r>
      <w:r w:rsidRPr="003E295F">
        <w:rPr>
          <w:i/>
        </w:rPr>
        <w:t xml:space="preserve"> et al.</w:t>
      </w:r>
      <w:r w:rsidRPr="003E295F">
        <w:t xml:space="preserve"> Consumer biodiversity increases organic nutrient availability across aquatic and terrestrial ecosystems. </w:t>
      </w:r>
      <w:r w:rsidRPr="003E295F">
        <w:rPr>
          <w:i/>
        </w:rPr>
        <w:t>Science</w:t>
      </w:r>
      <w:r w:rsidRPr="003E295F">
        <w:t xml:space="preserve"> </w:t>
      </w:r>
      <w:r w:rsidRPr="003E295F">
        <w:rPr>
          <w:b/>
        </w:rPr>
        <w:t>386</w:t>
      </w:r>
      <w:r w:rsidRPr="003E295F">
        <w:t xml:space="preserve">, 335-340 (2024). </w:t>
      </w:r>
      <w:hyperlink r:id="rId53" w:history="1">
        <w:r w:rsidRPr="003E295F">
          <w:rPr>
            <w:rStyle w:val="Hyperlink"/>
          </w:rPr>
          <w:t>https://doi.org/10.1126/science.adp6198</w:t>
        </w:r>
      </w:hyperlink>
    </w:p>
    <w:p w14:paraId="498C699F" w14:textId="2EA0416E" w:rsidR="003E295F" w:rsidRPr="003E295F" w:rsidRDefault="003E295F" w:rsidP="003E295F">
      <w:pPr>
        <w:pStyle w:val="EndNoteBibliography"/>
        <w:ind w:left="720" w:hanging="720"/>
      </w:pPr>
      <w:r w:rsidRPr="003E295F">
        <w:t>18</w:t>
      </w:r>
      <w:r w:rsidRPr="003E295F">
        <w:tab/>
        <w:t xml:space="preserve">Bowler, D. E., Heldbjerg, H., Fox, A. D., de Jong, M. &amp; Bohning-Gaese, K. Long-term declines of European insectivorous bird populations and potential causes. </w:t>
      </w:r>
      <w:r w:rsidRPr="003E295F">
        <w:rPr>
          <w:i/>
        </w:rPr>
        <w:t>Conserv Biol</w:t>
      </w:r>
      <w:r w:rsidRPr="003E295F">
        <w:t xml:space="preserve"> </w:t>
      </w:r>
      <w:r w:rsidRPr="003E295F">
        <w:rPr>
          <w:b/>
        </w:rPr>
        <w:t>33</w:t>
      </w:r>
      <w:r w:rsidRPr="003E295F">
        <w:t xml:space="preserve">, 1120-1130 (2019). </w:t>
      </w:r>
      <w:hyperlink r:id="rId54" w:history="1">
        <w:r w:rsidRPr="003E295F">
          <w:rPr>
            <w:rStyle w:val="Hyperlink"/>
          </w:rPr>
          <w:t>https://doi.org/10.1111/cobi.13307</w:t>
        </w:r>
      </w:hyperlink>
    </w:p>
    <w:p w14:paraId="66FB26A3" w14:textId="154BD299" w:rsidR="003E295F" w:rsidRPr="003E295F" w:rsidRDefault="003E295F" w:rsidP="003E295F">
      <w:pPr>
        <w:pStyle w:val="EndNoteBibliography"/>
        <w:ind w:left="720" w:hanging="720"/>
      </w:pPr>
      <w:r w:rsidRPr="003E295F">
        <w:t>19</w:t>
      </w:r>
      <w:r w:rsidRPr="003E295F">
        <w:tab/>
        <w:t>Nebel, S.</w:t>
      </w:r>
      <w:r w:rsidRPr="003E295F">
        <w:rPr>
          <w:i/>
        </w:rPr>
        <w:t xml:space="preserve"> et al.</w:t>
      </w:r>
      <w:r w:rsidRPr="003E295F">
        <w:t xml:space="preserve"> Falling through the policy cracks: implementing a roadmap to conserve aerial insectivores in North America. </w:t>
      </w:r>
      <w:r w:rsidRPr="003E295F">
        <w:rPr>
          <w:i/>
        </w:rPr>
        <w:t>Avian Conservation and Ecology</w:t>
      </w:r>
      <w:r w:rsidRPr="003E295F">
        <w:t xml:space="preserve"> </w:t>
      </w:r>
      <w:r w:rsidRPr="003E295F">
        <w:rPr>
          <w:b/>
        </w:rPr>
        <w:t>15</w:t>
      </w:r>
      <w:r w:rsidRPr="003E295F">
        <w:t xml:space="preserve"> (2020). </w:t>
      </w:r>
      <w:hyperlink r:id="rId55" w:history="1">
        <w:r w:rsidRPr="003E295F">
          <w:rPr>
            <w:rStyle w:val="Hyperlink"/>
          </w:rPr>
          <w:t>https://doi.org/10.5751/ace-01618-150123</w:t>
        </w:r>
      </w:hyperlink>
    </w:p>
    <w:p w14:paraId="3C036621" w14:textId="76DE171D" w:rsidR="003E295F" w:rsidRPr="003E295F" w:rsidRDefault="003E295F" w:rsidP="003E295F">
      <w:pPr>
        <w:pStyle w:val="EndNoteBibliography"/>
        <w:ind w:left="720" w:hanging="720"/>
      </w:pPr>
      <w:r w:rsidRPr="003E295F">
        <w:t>20</w:t>
      </w:r>
      <w:r w:rsidRPr="003E295F">
        <w:tab/>
        <w:t>Rigal, S.</w:t>
      </w:r>
      <w:r w:rsidRPr="003E295F">
        <w:rPr>
          <w:i/>
        </w:rPr>
        <w:t xml:space="preserve"> et al.</w:t>
      </w:r>
      <w:r w:rsidRPr="003E295F">
        <w:t xml:space="preserve"> Farmland practices are driving bird population decline across Europe. </w:t>
      </w:r>
      <w:r w:rsidRPr="003E295F">
        <w:rPr>
          <w:i/>
        </w:rPr>
        <w:t>Proc Natl Acad Sci U S A</w:t>
      </w:r>
      <w:r w:rsidRPr="003E295F">
        <w:t xml:space="preserve"> </w:t>
      </w:r>
      <w:r w:rsidRPr="003E295F">
        <w:rPr>
          <w:b/>
        </w:rPr>
        <w:t>120</w:t>
      </w:r>
      <w:r w:rsidRPr="003E295F">
        <w:t xml:space="preserve">, e2216573120 (2023). </w:t>
      </w:r>
      <w:hyperlink r:id="rId56" w:history="1">
        <w:r w:rsidRPr="003E295F">
          <w:rPr>
            <w:rStyle w:val="Hyperlink"/>
          </w:rPr>
          <w:t>https://doi.org/10.1073/pnas.2216573120</w:t>
        </w:r>
      </w:hyperlink>
    </w:p>
    <w:p w14:paraId="4F9ECD1C" w14:textId="45B336F8" w:rsidR="003E295F" w:rsidRPr="003E295F" w:rsidRDefault="003E295F" w:rsidP="003E295F">
      <w:pPr>
        <w:pStyle w:val="EndNoteBibliography"/>
        <w:ind w:left="720" w:hanging="720"/>
      </w:pPr>
      <w:r w:rsidRPr="003E295F">
        <w:t>21</w:t>
      </w:r>
      <w:r w:rsidRPr="003E295F">
        <w:tab/>
        <w:t>Rosenberg, K. V.</w:t>
      </w:r>
      <w:r w:rsidRPr="003E295F">
        <w:rPr>
          <w:i/>
        </w:rPr>
        <w:t xml:space="preserve"> et al.</w:t>
      </w:r>
      <w:r w:rsidRPr="003E295F">
        <w:t xml:space="preserve"> Decline of the North American avifauna. </w:t>
      </w:r>
      <w:r w:rsidRPr="003E295F">
        <w:rPr>
          <w:i/>
        </w:rPr>
        <w:t>Science</w:t>
      </w:r>
      <w:r w:rsidRPr="003E295F">
        <w:t xml:space="preserve"> </w:t>
      </w:r>
      <w:r w:rsidRPr="003E295F">
        <w:rPr>
          <w:b/>
        </w:rPr>
        <w:t>366</w:t>
      </w:r>
      <w:r w:rsidRPr="003E295F">
        <w:t xml:space="preserve">, 120-124 (2019). </w:t>
      </w:r>
      <w:hyperlink r:id="rId57" w:history="1">
        <w:r w:rsidRPr="003E295F">
          <w:rPr>
            <w:rStyle w:val="Hyperlink"/>
          </w:rPr>
          <w:t>https://doi.org/10.1126/science.aaw1313</w:t>
        </w:r>
      </w:hyperlink>
    </w:p>
    <w:p w14:paraId="2D08AA83" w14:textId="77777777" w:rsidR="003E295F" w:rsidRPr="003E295F" w:rsidRDefault="003E295F" w:rsidP="003E295F">
      <w:pPr>
        <w:pStyle w:val="EndNoteBibliography"/>
        <w:ind w:left="720" w:hanging="720"/>
      </w:pPr>
      <w:r w:rsidRPr="003E295F">
        <w:t>22</w:t>
      </w:r>
      <w:r w:rsidRPr="003E295F">
        <w:tab/>
        <w:t>Canada, B. &amp; Canada, E. a. C. C.     (2024).</w:t>
      </w:r>
    </w:p>
    <w:p w14:paraId="4A2D4C40" w14:textId="36D8322C" w:rsidR="003E295F" w:rsidRPr="003E295F" w:rsidRDefault="003E295F" w:rsidP="003E295F">
      <w:pPr>
        <w:pStyle w:val="EndNoteBibliography"/>
        <w:ind w:left="720" w:hanging="720"/>
      </w:pPr>
      <w:r w:rsidRPr="003E295F">
        <w:t>23</w:t>
      </w:r>
      <w:r w:rsidRPr="003E295F">
        <w:tab/>
        <w:t xml:space="preserve">Garrett, D. R., Pelletier, F., Garant, D. &amp; Bélisle, M. Combined influence of food availability and agricultural intensification on a declining aerial insectivore. </w:t>
      </w:r>
      <w:r w:rsidRPr="003E295F">
        <w:rPr>
          <w:i/>
        </w:rPr>
        <w:t>Ecological Monographs</w:t>
      </w:r>
      <w:r w:rsidRPr="003E295F">
        <w:t xml:space="preserve"> </w:t>
      </w:r>
      <w:r w:rsidRPr="003E295F">
        <w:rPr>
          <w:b/>
        </w:rPr>
        <w:t>92</w:t>
      </w:r>
      <w:r w:rsidRPr="003E295F">
        <w:t xml:space="preserve"> (2022). </w:t>
      </w:r>
      <w:hyperlink r:id="rId58" w:history="1">
        <w:r w:rsidRPr="003E295F">
          <w:rPr>
            <w:rStyle w:val="Hyperlink"/>
          </w:rPr>
          <w:t>https://doi.org/10.1002/ecm.1518</w:t>
        </w:r>
      </w:hyperlink>
    </w:p>
    <w:p w14:paraId="28B5C7F7" w14:textId="2B8E8D7D" w:rsidR="003E295F" w:rsidRPr="003E295F" w:rsidRDefault="003E295F" w:rsidP="003E295F">
      <w:pPr>
        <w:pStyle w:val="EndNoteBibliography"/>
        <w:ind w:left="720" w:hanging="720"/>
      </w:pPr>
      <w:r w:rsidRPr="003E295F">
        <w:t>24</w:t>
      </w:r>
      <w:r w:rsidRPr="003E295F">
        <w:tab/>
        <w:t xml:space="preserve">Stanton, R. L., Morrissey, C. A. &amp; Clark, R. G. Tree Swallow (Tachycineta bicolor) foraging responses to agricultural land use and abundance of insect prey. </w:t>
      </w:r>
      <w:r w:rsidRPr="003E295F">
        <w:rPr>
          <w:i/>
        </w:rPr>
        <w:t>Canadian Journal of Zoology</w:t>
      </w:r>
      <w:r w:rsidRPr="003E295F">
        <w:t xml:space="preserve"> </w:t>
      </w:r>
      <w:r w:rsidRPr="003E295F">
        <w:rPr>
          <w:b/>
        </w:rPr>
        <w:t>94</w:t>
      </w:r>
      <w:r w:rsidRPr="003E295F">
        <w:t xml:space="preserve">, 637-642 (2016). </w:t>
      </w:r>
      <w:hyperlink r:id="rId59" w:history="1">
        <w:r w:rsidRPr="003E295F">
          <w:rPr>
            <w:rStyle w:val="Hyperlink"/>
          </w:rPr>
          <w:t>https://doi.org/10.1139/cjz-2015-0238</w:t>
        </w:r>
      </w:hyperlink>
    </w:p>
    <w:p w14:paraId="269DF19A" w14:textId="1C58DF5A" w:rsidR="003E295F" w:rsidRPr="003E295F" w:rsidRDefault="003E295F" w:rsidP="003E295F">
      <w:pPr>
        <w:pStyle w:val="EndNoteBibliography"/>
        <w:ind w:left="720" w:hanging="720"/>
      </w:pPr>
      <w:r w:rsidRPr="003E295F">
        <w:t>25</w:t>
      </w:r>
      <w:r w:rsidRPr="003E295F">
        <w:tab/>
        <w:t>Shipley, J. R.</w:t>
      </w:r>
      <w:r w:rsidRPr="003E295F">
        <w:rPr>
          <w:i/>
        </w:rPr>
        <w:t xml:space="preserve"> et al.</w:t>
      </w:r>
      <w:r w:rsidRPr="003E295F">
        <w:t xml:space="preserve"> Birds advancing lay dates with warming springs face greater risk of chick mortality. </w:t>
      </w:r>
      <w:r w:rsidRPr="003E295F">
        <w:rPr>
          <w:i/>
        </w:rPr>
        <w:t>Proc Natl Acad Sci U S A</w:t>
      </w:r>
      <w:r w:rsidRPr="003E295F">
        <w:t xml:space="preserve"> </w:t>
      </w:r>
      <w:r w:rsidRPr="003E295F">
        <w:rPr>
          <w:b/>
        </w:rPr>
        <w:t>117</w:t>
      </w:r>
      <w:r w:rsidRPr="003E295F">
        <w:t xml:space="preserve">, 25590-25594 (2020). </w:t>
      </w:r>
      <w:hyperlink r:id="rId60" w:history="1">
        <w:r w:rsidRPr="003E295F">
          <w:rPr>
            <w:rStyle w:val="Hyperlink"/>
          </w:rPr>
          <w:t>https://doi.org/10.1073/pnas.2009864117</w:t>
        </w:r>
      </w:hyperlink>
    </w:p>
    <w:p w14:paraId="0491957D" w14:textId="1C6F6F7D" w:rsidR="003E295F" w:rsidRPr="003E295F" w:rsidRDefault="003E295F" w:rsidP="003E295F">
      <w:pPr>
        <w:pStyle w:val="EndNoteBibliography"/>
        <w:ind w:left="720" w:hanging="720"/>
      </w:pPr>
      <w:r w:rsidRPr="003E295F">
        <w:t>26</w:t>
      </w:r>
      <w:r w:rsidRPr="003E295F">
        <w:tab/>
        <w:t>Shipley, J. R.</w:t>
      </w:r>
      <w:r w:rsidRPr="003E295F">
        <w:rPr>
          <w:i/>
        </w:rPr>
        <w:t xml:space="preserve"> et al.</w:t>
      </w:r>
      <w:r w:rsidRPr="003E295F">
        <w:t xml:space="preserve"> Climate change shifts the timing of nutritional flux from aquatic insects. </w:t>
      </w:r>
      <w:r w:rsidRPr="003E295F">
        <w:rPr>
          <w:i/>
        </w:rPr>
        <w:t>Curr Biol</w:t>
      </w:r>
      <w:r w:rsidRPr="003E295F">
        <w:t xml:space="preserve"> </w:t>
      </w:r>
      <w:r w:rsidRPr="003E295F">
        <w:rPr>
          <w:b/>
        </w:rPr>
        <w:t>32</w:t>
      </w:r>
      <w:r w:rsidRPr="003E295F">
        <w:t xml:space="preserve">, 1342-1349 e1343 (2022). </w:t>
      </w:r>
      <w:hyperlink r:id="rId61" w:history="1">
        <w:r w:rsidRPr="003E295F">
          <w:rPr>
            <w:rStyle w:val="Hyperlink"/>
          </w:rPr>
          <w:t>https://doi.org/10.1016/j.cub.2022.01.057</w:t>
        </w:r>
      </w:hyperlink>
    </w:p>
    <w:p w14:paraId="5E92AE3C" w14:textId="66187893" w:rsidR="003E295F" w:rsidRPr="003E295F" w:rsidRDefault="003E295F" w:rsidP="003E295F">
      <w:pPr>
        <w:pStyle w:val="EndNoteBibliography"/>
        <w:ind w:left="720" w:hanging="720"/>
      </w:pPr>
      <w:r w:rsidRPr="003E295F">
        <w:t>27</w:t>
      </w:r>
      <w:r w:rsidRPr="003E295F">
        <w:tab/>
        <w:t>Dunn, P. O.</w:t>
      </w:r>
      <w:r w:rsidRPr="003E295F">
        <w:rPr>
          <w:i/>
        </w:rPr>
        <w:t xml:space="preserve"> et al.</w:t>
      </w:r>
      <w:r w:rsidRPr="003E295F">
        <w:t xml:space="preserve"> Extensive regional variation in the phenology of insects and their response to temperature across North America. </w:t>
      </w:r>
      <w:r w:rsidRPr="003E295F">
        <w:rPr>
          <w:i/>
        </w:rPr>
        <w:t>Ecology</w:t>
      </w:r>
      <w:r w:rsidRPr="003E295F">
        <w:t xml:space="preserve"> </w:t>
      </w:r>
      <w:r w:rsidRPr="003E295F">
        <w:rPr>
          <w:b/>
        </w:rPr>
        <w:t>104</w:t>
      </w:r>
      <w:r w:rsidRPr="003E295F">
        <w:t xml:space="preserve">, e4036 (2023). </w:t>
      </w:r>
      <w:hyperlink r:id="rId62" w:history="1">
        <w:r w:rsidRPr="003E295F">
          <w:rPr>
            <w:rStyle w:val="Hyperlink"/>
          </w:rPr>
          <w:t>https://doi.org/10.1002/ecy.4036</w:t>
        </w:r>
      </w:hyperlink>
    </w:p>
    <w:p w14:paraId="4D5D18C6" w14:textId="02B48B1E" w:rsidR="003E295F" w:rsidRPr="003E295F" w:rsidRDefault="003E295F" w:rsidP="003E295F">
      <w:pPr>
        <w:pStyle w:val="EndNoteBibliography"/>
        <w:ind w:left="720" w:hanging="720"/>
      </w:pPr>
      <w:r w:rsidRPr="003E295F">
        <w:t>28</w:t>
      </w:r>
      <w:r w:rsidRPr="003E295F">
        <w:tab/>
        <w:t>Malaj, E.</w:t>
      </w:r>
      <w:r w:rsidRPr="003E295F">
        <w:rPr>
          <w:i/>
        </w:rPr>
        <w:t xml:space="preserve"> et al.</w:t>
      </w:r>
      <w:r w:rsidRPr="003E295F">
        <w:t xml:space="preserve"> Organic chemicals jeopardize the health of freshwater ecosystems on the continental scale. </w:t>
      </w:r>
      <w:r w:rsidRPr="003E295F">
        <w:rPr>
          <w:i/>
        </w:rPr>
        <w:t>Proc Natl Acad Sci U S A</w:t>
      </w:r>
      <w:r w:rsidRPr="003E295F">
        <w:t xml:space="preserve"> </w:t>
      </w:r>
      <w:r w:rsidRPr="003E295F">
        <w:rPr>
          <w:b/>
        </w:rPr>
        <w:t>111</w:t>
      </w:r>
      <w:r w:rsidRPr="003E295F">
        <w:t xml:space="preserve">, 9549-9554 (2014). </w:t>
      </w:r>
      <w:hyperlink r:id="rId63" w:history="1">
        <w:r w:rsidRPr="003E295F">
          <w:rPr>
            <w:rStyle w:val="Hyperlink"/>
          </w:rPr>
          <w:t>https://doi.org/10.1073/pnas.1321082111</w:t>
        </w:r>
      </w:hyperlink>
    </w:p>
    <w:p w14:paraId="123F8809" w14:textId="44082FB4" w:rsidR="003E295F" w:rsidRPr="003E295F" w:rsidRDefault="003E295F" w:rsidP="003E295F">
      <w:pPr>
        <w:pStyle w:val="EndNoteBibliography"/>
        <w:ind w:left="720" w:hanging="720"/>
      </w:pPr>
      <w:r w:rsidRPr="003E295F">
        <w:t>29</w:t>
      </w:r>
      <w:r w:rsidRPr="003E295F">
        <w:tab/>
        <w:t>Betini, G. S.</w:t>
      </w:r>
      <w:r w:rsidRPr="003E295F">
        <w:rPr>
          <w:i/>
        </w:rPr>
        <w:t xml:space="preserve"> et al.</w:t>
      </w:r>
      <w:r w:rsidRPr="003E295F">
        <w:t xml:space="preserve"> Spatial variation in the association between agricultural activities and bird communities in Canada. </w:t>
      </w:r>
      <w:r w:rsidRPr="003E295F">
        <w:rPr>
          <w:i/>
        </w:rPr>
        <w:t>Sci Total Environ</w:t>
      </w:r>
      <w:r w:rsidRPr="003E295F">
        <w:t xml:space="preserve"> </w:t>
      </w:r>
      <w:r w:rsidRPr="003E295F">
        <w:rPr>
          <w:b/>
        </w:rPr>
        <w:t>881</w:t>
      </w:r>
      <w:r w:rsidRPr="003E295F">
        <w:t xml:space="preserve">, 163413 (2023). </w:t>
      </w:r>
      <w:hyperlink r:id="rId64" w:history="1">
        <w:r w:rsidRPr="003E295F">
          <w:rPr>
            <w:rStyle w:val="Hyperlink"/>
          </w:rPr>
          <w:t>https://doi.org/10.1016/j.scitotenv.2023.163413</w:t>
        </w:r>
      </w:hyperlink>
    </w:p>
    <w:p w14:paraId="40131938" w14:textId="787D4B61" w:rsidR="003E295F" w:rsidRPr="003E295F" w:rsidRDefault="003E295F" w:rsidP="003E295F">
      <w:pPr>
        <w:pStyle w:val="EndNoteBibliography"/>
        <w:ind w:left="720" w:hanging="720"/>
      </w:pPr>
      <w:r w:rsidRPr="003E295F">
        <w:t>30</w:t>
      </w:r>
      <w:r w:rsidRPr="003E295F">
        <w:tab/>
        <w:t xml:space="preserve">Malaj, E., Liber, K. &amp; Morrissey, C. A. Spatial distribution of agricultural pesticide use and predicted wetland exposure in the Canadian Prairie Pothole Region. </w:t>
      </w:r>
      <w:r w:rsidRPr="003E295F">
        <w:rPr>
          <w:i/>
        </w:rPr>
        <w:t>Sci Total Environ</w:t>
      </w:r>
      <w:r w:rsidRPr="003E295F">
        <w:t xml:space="preserve"> </w:t>
      </w:r>
      <w:r w:rsidRPr="003E295F">
        <w:rPr>
          <w:b/>
        </w:rPr>
        <w:t>718</w:t>
      </w:r>
      <w:r w:rsidRPr="003E295F">
        <w:t xml:space="preserve">, 134765 (2020). </w:t>
      </w:r>
      <w:hyperlink r:id="rId65" w:history="1">
        <w:r w:rsidRPr="003E295F">
          <w:rPr>
            <w:rStyle w:val="Hyperlink"/>
          </w:rPr>
          <w:t>https://doi.org/10.1016/j.scitotenv.2019.134765</w:t>
        </w:r>
      </w:hyperlink>
    </w:p>
    <w:p w14:paraId="6EF8079B" w14:textId="38D1E252" w:rsidR="003E295F" w:rsidRPr="003E295F" w:rsidRDefault="003E295F" w:rsidP="003E295F">
      <w:pPr>
        <w:pStyle w:val="EndNoteBibliography"/>
        <w:ind w:left="720" w:hanging="720"/>
      </w:pPr>
      <w:r w:rsidRPr="003E295F">
        <w:lastRenderedPageBreak/>
        <w:t>31</w:t>
      </w:r>
      <w:r w:rsidRPr="003E295F">
        <w:tab/>
        <w:t xml:space="preserve">Wolfram, J., Stehle, S., Bub, S., Petschick, L. L. &amp; Schulz, R. Water quality and ecological risks in European surface waters - Monitoring improves while water quality decreases. </w:t>
      </w:r>
      <w:r w:rsidRPr="003E295F">
        <w:rPr>
          <w:i/>
        </w:rPr>
        <w:t>Environ Int</w:t>
      </w:r>
      <w:r w:rsidRPr="003E295F">
        <w:t xml:space="preserve"> </w:t>
      </w:r>
      <w:r w:rsidRPr="003E295F">
        <w:rPr>
          <w:b/>
        </w:rPr>
        <w:t>152</w:t>
      </w:r>
      <w:r w:rsidRPr="003E295F">
        <w:t xml:space="preserve">, 106479 (2021). </w:t>
      </w:r>
      <w:hyperlink r:id="rId66" w:history="1">
        <w:r w:rsidRPr="003E295F">
          <w:rPr>
            <w:rStyle w:val="Hyperlink"/>
          </w:rPr>
          <w:t>https://doi.org/10.1016/j.envint.2021.106479</w:t>
        </w:r>
      </w:hyperlink>
    </w:p>
    <w:p w14:paraId="4CF9A9B0" w14:textId="060831A6" w:rsidR="003E295F" w:rsidRPr="003E295F" w:rsidRDefault="003E295F" w:rsidP="003E295F">
      <w:pPr>
        <w:pStyle w:val="EndNoteBibliography"/>
        <w:ind w:left="720" w:hanging="720"/>
      </w:pPr>
      <w:r w:rsidRPr="003E295F">
        <w:t>32</w:t>
      </w:r>
      <w:r w:rsidRPr="003E295F">
        <w:tab/>
        <w:t xml:space="preserve">Molenaar, E., Viechtbauer, W., van de Crommenacker, J. &amp; Kingma, S. A. Neonicotinoids Impact All Aspects of Bird Life: A Meta-Analysis. </w:t>
      </w:r>
      <w:r w:rsidRPr="003E295F">
        <w:rPr>
          <w:i/>
        </w:rPr>
        <w:t>Ecol Lett</w:t>
      </w:r>
      <w:r w:rsidRPr="003E295F">
        <w:t xml:space="preserve"> </w:t>
      </w:r>
      <w:r w:rsidRPr="003E295F">
        <w:rPr>
          <w:b/>
        </w:rPr>
        <w:t>27</w:t>
      </w:r>
      <w:r w:rsidRPr="003E295F">
        <w:t xml:space="preserve">, e14534 (2024). </w:t>
      </w:r>
      <w:hyperlink r:id="rId67" w:history="1">
        <w:r w:rsidRPr="003E295F">
          <w:rPr>
            <w:rStyle w:val="Hyperlink"/>
          </w:rPr>
          <w:t>https://doi.org/10.1111/ele.14534</w:t>
        </w:r>
      </w:hyperlink>
    </w:p>
    <w:p w14:paraId="05C10F8E" w14:textId="75B16737" w:rsidR="003E295F" w:rsidRPr="003E295F" w:rsidRDefault="003E295F" w:rsidP="003E295F">
      <w:pPr>
        <w:pStyle w:val="EndNoteBibliography"/>
        <w:ind w:left="720" w:hanging="720"/>
      </w:pPr>
      <w:r w:rsidRPr="003E295F">
        <w:t>33</w:t>
      </w:r>
      <w:r w:rsidRPr="003E295F">
        <w:tab/>
        <w:t xml:space="preserve">Hallinger, K. K., Cornell, K. L., Brasso, R. L. &amp; Cristol, D. A. Mercury exposure and survival in free-living tree swallows (Tachycineta bicolor). </w:t>
      </w:r>
      <w:r w:rsidRPr="003E295F">
        <w:rPr>
          <w:i/>
        </w:rPr>
        <w:t>Ecotoxicology</w:t>
      </w:r>
      <w:r w:rsidRPr="003E295F">
        <w:t xml:space="preserve"> </w:t>
      </w:r>
      <w:r w:rsidRPr="003E295F">
        <w:rPr>
          <w:b/>
        </w:rPr>
        <w:t>20</w:t>
      </w:r>
      <w:r w:rsidRPr="003E295F">
        <w:t xml:space="preserve">, 39-46 (2011). </w:t>
      </w:r>
      <w:hyperlink r:id="rId68" w:history="1">
        <w:r w:rsidRPr="003E295F">
          <w:rPr>
            <w:rStyle w:val="Hyperlink"/>
          </w:rPr>
          <w:t>https://doi.org/10.1007/s10646-010-0554-4</w:t>
        </w:r>
      </w:hyperlink>
    </w:p>
    <w:p w14:paraId="3E121BD7" w14:textId="6082A905" w:rsidR="003E295F" w:rsidRPr="003E295F" w:rsidRDefault="003E295F" w:rsidP="003E295F">
      <w:pPr>
        <w:pStyle w:val="EndNoteBibliography"/>
        <w:ind w:left="720" w:hanging="720"/>
      </w:pPr>
      <w:r w:rsidRPr="003E295F">
        <w:t>34</w:t>
      </w:r>
      <w:r w:rsidRPr="003E295F">
        <w:tab/>
        <w:t>Cristol, D. A.</w:t>
      </w:r>
      <w:r w:rsidRPr="003E295F">
        <w:rPr>
          <w:i/>
        </w:rPr>
        <w:t xml:space="preserve"> et al.</w:t>
      </w:r>
      <w:r w:rsidRPr="003E295F">
        <w:t xml:space="preserve"> The movement of aquatic mercury through terrestrial food webs. </w:t>
      </w:r>
      <w:r w:rsidRPr="003E295F">
        <w:rPr>
          <w:i/>
        </w:rPr>
        <w:t>Science</w:t>
      </w:r>
      <w:r w:rsidRPr="003E295F">
        <w:t xml:space="preserve"> </w:t>
      </w:r>
      <w:r w:rsidRPr="003E295F">
        <w:rPr>
          <w:b/>
        </w:rPr>
        <w:t>320</w:t>
      </w:r>
      <w:r w:rsidRPr="003E295F">
        <w:t xml:space="preserve">, 335 (2008). </w:t>
      </w:r>
      <w:hyperlink r:id="rId69" w:history="1">
        <w:r w:rsidRPr="003E295F">
          <w:rPr>
            <w:rStyle w:val="Hyperlink"/>
          </w:rPr>
          <w:t>https://doi.org/10.1126/science.1154082</w:t>
        </w:r>
      </w:hyperlink>
    </w:p>
    <w:p w14:paraId="4A1737CD" w14:textId="0E676C8A" w:rsidR="003E295F" w:rsidRPr="003E295F" w:rsidRDefault="003E295F" w:rsidP="003E295F">
      <w:pPr>
        <w:pStyle w:val="EndNoteBibliography"/>
        <w:ind w:left="720" w:hanging="720"/>
      </w:pPr>
      <w:r w:rsidRPr="003E295F">
        <w:t>35</w:t>
      </w:r>
      <w:r w:rsidRPr="003E295F">
        <w:tab/>
        <w:t xml:space="preserve">Garrett, D. R., Pelletier, F., Garant, D. &amp; Bélisle, M. Negative effects of agricultural intensification on the food provisioning rate of a declining aerial insectivore. </w:t>
      </w:r>
      <w:r w:rsidRPr="003E295F">
        <w:rPr>
          <w:i/>
        </w:rPr>
        <w:t>Ecosphere</w:t>
      </w:r>
      <w:r w:rsidRPr="003E295F">
        <w:t xml:space="preserve"> </w:t>
      </w:r>
      <w:r w:rsidRPr="003E295F">
        <w:rPr>
          <w:b/>
        </w:rPr>
        <w:t>13</w:t>
      </w:r>
      <w:r w:rsidRPr="003E295F">
        <w:t xml:space="preserve"> (2022). </w:t>
      </w:r>
      <w:hyperlink r:id="rId70" w:history="1">
        <w:r w:rsidRPr="003E295F">
          <w:rPr>
            <w:rStyle w:val="Hyperlink"/>
          </w:rPr>
          <w:t>https://doi.org/10.1002/ecs2.4227</w:t>
        </w:r>
      </w:hyperlink>
    </w:p>
    <w:p w14:paraId="567A2A67" w14:textId="1EEE5696" w:rsidR="003E295F" w:rsidRPr="003E295F" w:rsidRDefault="003E295F" w:rsidP="003E295F">
      <w:pPr>
        <w:pStyle w:val="EndNoteBibliography"/>
        <w:ind w:left="720" w:hanging="720"/>
      </w:pPr>
      <w:r w:rsidRPr="003E295F">
        <w:t>36</w:t>
      </w:r>
      <w:r w:rsidRPr="003E295F">
        <w:tab/>
        <w:t>Poisson, M. C.</w:t>
      </w:r>
      <w:r w:rsidRPr="003E295F">
        <w:rPr>
          <w:i/>
        </w:rPr>
        <w:t xml:space="preserve"> et al.</w:t>
      </w:r>
      <w:r w:rsidRPr="003E295F">
        <w:t xml:space="preserve"> Assessing pesticides exposure effects on the reproductive performance of a declining aerial insectivore. </w:t>
      </w:r>
      <w:r w:rsidRPr="003E295F">
        <w:rPr>
          <w:i/>
        </w:rPr>
        <w:t>Ecol Appl</w:t>
      </w:r>
      <w:r w:rsidRPr="003E295F">
        <w:t xml:space="preserve"> </w:t>
      </w:r>
      <w:r w:rsidRPr="003E295F">
        <w:rPr>
          <w:b/>
        </w:rPr>
        <w:t>31</w:t>
      </w:r>
      <w:r w:rsidRPr="003E295F">
        <w:t xml:space="preserve">, e02415 (2021). </w:t>
      </w:r>
      <w:hyperlink r:id="rId71" w:history="1">
        <w:r w:rsidRPr="003E295F">
          <w:rPr>
            <w:rStyle w:val="Hyperlink"/>
          </w:rPr>
          <w:t>https://doi.org/10.1002/eap.2415</w:t>
        </w:r>
      </w:hyperlink>
    </w:p>
    <w:p w14:paraId="4DCCA81F" w14:textId="27EC0E79" w:rsidR="003E295F" w:rsidRPr="003E295F" w:rsidRDefault="003E295F" w:rsidP="003E295F">
      <w:pPr>
        <w:pStyle w:val="EndNoteBibliography"/>
        <w:ind w:left="720" w:hanging="720"/>
      </w:pPr>
      <w:r w:rsidRPr="003E295F">
        <w:t>37</w:t>
      </w:r>
      <w:r w:rsidRPr="003E295F">
        <w:tab/>
        <w:t xml:space="preserve">Stanton, R. L., Morrissey, C. A. &amp; Clark, R. G. Analysis of trends and agricultural drivers of farmland bird declines in North America: A review. </w:t>
      </w:r>
      <w:r w:rsidRPr="003E295F">
        <w:rPr>
          <w:i/>
        </w:rPr>
        <w:t>Agriculture, Ecosystems &amp; Environment</w:t>
      </w:r>
      <w:r w:rsidRPr="003E295F">
        <w:t xml:space="preserve"> </w:t>
      </w:r>
      <w:r w:rsidRPr="003E295F">
        <w:rPr>
          <w:b/>
        </w:rPr>
        <w:t>254</w:t>
      </w:r>
      <w:r w:rsidRPr="003E295F">
        <w:t xml:space="preserve">, 244-254 (2018). </w:t>
      </w:r>
      <w:hyperlink r:id="rId72" w:history="1">
        <w:r w:rsidRPr="003E295F">
          <w:rPr>
            <w:rStyle w:val="Hyperlink"/>
          </w:rPr>
          <w:t>https://doi.org/10.1016/j.agee.2017.11.028</w:t>
        </w:r>
      </w:hyperlink>
    </w:p>
    <w:p w14:paraId="6EC3215B" w14:textId="383F2ABC" w:rsidR="003E295F" w:rsidRPr="003E295F" w:rsidRDefault="003E295F" w:rsidP="003E295F">
      <w:pPr>
        <w:pStyle w:val="EndNoteBibliography"/>
        <w:ind w:left="720" w:hanging="720"/>
      </w:pPr>
      <w:r w:rsidRPr="003E295F">
        <w:t>38</w:t>
      </w:r>
      <w:r w:rsidRPr="003E295F">
        <w:tab/>
        <w:t xml:space="preserve">Michelson, C. I., Clark, R. G. &amp; Morrissey, C. A. Agricultural land cover does not affect the diet of Tree Swallows in wetland-dominated habitats. </w:t>
      </w:r>
      <w:r w:rsidRPr="003E295F">
        <w:rPr>
          <w:i/>
        </w:rPr>
        <w:t>The Condor</w:t>
      </w:r>
      <w:r w:rsidRPr="003E295F">
        <w:t xml:space="preserve"> </w:t>
      </w:r>
      <w:r w:rsidRPr="003E295F">
        <w:rPr>
          <w:b/>
        </w:rPr>
        <w:t>120</w:t>
      </w:r>
      <w:r w:rsidRPr="003E295F">
        <w:t xml:space="preserve">, 751-764 (2018). </w:t>
      </w:r>
      <w:hyperlink r:id="rId73" w:history="1">
        <w:r w:rsidRPr="003E295F">
          <w:rPr>
            <w:rStyle w:val="Hyperlink"/>
          </w:rPr>
          <w:t>https://doi.org/10.1650/condor-18-16.1</w:t>
        </w:r>
      </w:hyperlink>
    </w:p>
    <w:p w14:paraId="6821B6BE" w14:textId="3E6AA7A6" w:rsidR="003E295F" w:rsidRPr="003E295F" w:rsidRDefault="003E295F" w:rsidP="003E295F">
      <w:pPr>
        <w:pStyle w:val="EndNoteBibliography"/>
        <w:ind w:left="720" w:hanging="720"/>
      </w:pPr>
      <w:r w:rsidRPr="003E295F">
        <w:t>39</w:t>
      </w:r>
      <w:r w:rsidRPr="003E295F">
        <w:tab/>
        <w:t xml:space="preserve">Cox, A. R., Robertson, R. J., Rendell, W. B. &amp; Bonier, F. Population decline in tree swallows (Tachycineta bicolor) linked to climate change and inclement weather on the breeding ground. </w:t>
      </w:r>
      <w:r w:rsidRPr="003E295F">
        <w:rPr>
          <w:i/>
        </w:rPr>
        <w:t>Oecologia</w:t>
      </w:r>
      <w:r w:rsidRPr="003E295F">
        <w:t xml:space="preserve"> </w:t>
      </w:r>
      <w:r w:rsidRPr="003E295F">
        <w:rPr>
          <w:b/>
        </w:rPr>
        <w:t>192</w:t>
      </w:r>
      <w:r w:rsidRPr="003E295F">
        <w:t xml:space="preserve">, 713-722 (2020). </w:t>
      </w:r>
      <w:hyperlink r:id="rId74" w:history="1">
        <w:r w:rsidRPr="003E295F">
          <w:rPr>
            <w:rStyle w:val="Hyperlink"/>
          </w:rPr>
          <w:t>https://doi.org/10.1007/s00442-020-04618-8</w:t>
        </w:r>
      </w:hyperlink>
    </w:p>
    <w:p w14:paraId="78BE55AD" w14:textId="629FAE25" w:rsidR="003E295F" w:rsidRPr="003E295F" w:rsidRDefault="003E295F" w:rsidP="003E295F">
      <w:pPr>
        <w:pStyle w:val="EndNoteBibliography"/>
        <w:ind w:left="720" w:hanging="720"/>
      </w:pPr>
      <w:r w:rsidRPr="003E295F">
        <w:t>40</w:t>
      </w:r>
      <w:r w:rsidRPr="003E295F">
        <w:tab/>
        <w:t xml:space="preserve">Taylor, L. U., Woodworth, B. K., Sandercock, B. K. &amp; Wheelwright, N. T. Demographic drivers of collapse in an island population of Tree Swallows. </w:t>
      </w:r>
      <w:r w:rsidRPr="003E295F">
        <w:rPr>
          <w:i/>
        </w:rPr>
        <w:t>The Condor</w:t>
      </w:r>
      <w:r w:rsidRPr="003E295F">
        <w:t xml:space="preserve"> </w:t>
      </w:r>
      <w:r w:rsidRPr="003E295F">
        <w:rPr>
          <w:b/>
        </w:rPr>
        <w:t>120</w:t>
      </w:r>
      <w:r w:rsidRPr="003E295F">
        <w:t xml:space="preserve">, 828-841 (2018). </w:t>
      </w:r>
      <w:hyperlink r:id="rId75" w:history="1">
        <w:r w:rsidRPr="003E295F">
          <w:rPr>
            <w:rStyle w:val="Hyperlink"/>
          </w:rPr>
          <w:t>https://doi.org/10.1650/condor-18-75.1</w:t>
        </w:r>
      </w:hyperlink>
    </w:p>
    <w:p w14:paraId="7E2DA80C" w14:textId="72685A2B" w:rsidR="003E295F" w:rsidRPr="003E295F" w:rsidRDefault="003E295F" w:rsidP="003E295F">
      <w:pPr>
        <w:pStyle w:val="EndNoteBibliography"/>
        <w:ind w:left="720" w:hanging="720"/>
      </w:pPr>
      <w:r w:rsidRPr="003E295F">
        <w:t>41</w:t>
      </w:r>
      <w:r w:rsidRPr="003E295F">
        <w:tab/>
        <w:t>Evers, D. C.</w:t>
      </w:r>
      <w:r w:rsidRPr="003E295F">
        <w:rPr>
          <w:i/>
        </w:rPr>
        <w:t xml:space="preserve"> et al.</w:t>
      </w:r>
      <w:r w:rsidRPr="003E295F">
        <w:t xml:space="preserve"> Biological mercury hotspots in the northeastern United States and southeastern Canada. </w:t>
      </w:r>
      <w:r w:rsidRPr="003E295F">
        <w:rPr>
          <w:i/>
        </w:rPr>
        <w:t>BioScience</w:t>
      </w:r>
      <w:r w:rsidRPr="003E295F">
        <w:t xml:space="preserve"> </w:t>
      </w:r>
      <w:r w:rsidRPr="003E295F">
        <w:rPr>
          <w:b/>
        </w:rPr>
        <w:t>57</w:t>
      </w:r>
      <w:r w:rsidRPr="003E295F">
        <w:t xml:space="preserve">, 29-43 (2007). </w:t>
      </w:r>
      <w:hyperlink r:id="rId76" w:history="1">
        <w:r w:rsidRPr="003E295F">
          <w:rPr>
            <w:rStyle w:val="Hyperlink"/>
          </w:rPr>
          <w:t>https://doi.org/10.1641/b570107</w:t>
        </w:r>
      </w:hyperlink>
    </w:p>
    <w:p w14:paraId="63B37039" w14:textId="1C070E52" w:rsidR="003E295F" w:rsidRPr="003E295F" w:rsidRDefault="003E295F" w:rsidP="003E295F">
      <w:pPr>
        <w:pStyle w:val="EndNoteBibliography"/>
        <w:ind w:left="720" w:hanging="720"/>
      </w:pPr>
      <w:r w:rsidRPr="003E295F">
        <w:t>42</w:t>
      </w:r>
      <w:r w:rsidRPr="003E295F">
        <w:tab/>
        <w:t>Kraus, J. M.</w:t>
      </w:r>
      <w:r w:rsidRPr="003E295F">
        <w:rPr>
          <w:i/>
        </w:rPr>
        <w:t xml:space="preserve"> et al.</w:t>
      </w:r>
      <w:r w:rsidRPr="003E295F">
        <w:t xml:space="preserve"> Ecological harm and economic damages of chemical contamination to linked aquatic-terrestrial food webs: A study-design tool for practitioners. </w:t>
      </w:r>
      <w:r w:rsidRPr="003E295F">
        <w:rPr>
          <w:i/>
        </w:rPr>
        <w:t>Environ Toxicol Chem</w:t>
      </w:r>
      <w:r w:rsidRPr="003E295F">
        <w:t xml:space="preserve"> (2023). </w:t>
      </w:r>
      <w:hyperlink r:id="rId77" w:history="1">
        <w:r w:rsidRPr="003E295F">
          <w:rPr>
            <w:rStyle w:val="Hyperlink"/>
          </w:rPr>
          <w:t>https://doi.org/10.1002/etc.5609</w:t>
        </w:r>
      </w:hyperlink>
    </w:p>
    <w:p w14:paraId="3860DE86" w14:textId="76DA34ED" w:rsidR="003E295F" w:rsidRPr="003E295F" w:rsidRDefault="003E295F" w:rsidP="003E295F">
      <w:pPr>
        <w:pStyle w:val="EndNoteBibliography"/>
        <w:ind w:left="720" w:hanging="720"/>
      </w:pPr>
      <w:r w:rsidRPr="003E295F">
        <w:t>43</w:t>
      </w:r>
      <w:r w:rsidRPr="003E295F">
        <w:tab/>
        <w:t>Kraus, J. M.</w:t>
      </w:r>
      <w:r w:rsidRPr="003E295F">
        <w:rPr>
          <w:i/>
        </w:rPr>
        <w:t xml:space="preserve"> et al.</w:t>
      </w:r>
      <w:r w:rsidRPr="003E295F">
        <w:t xml:space="preserve"> Cross-ecosystem impacts of stream pollution reduce resource and contaminant flux to riparian food webs. </w:t>
      </w:r>
      <w:r w:rsidRPr="003E295F">
        <w:rPr>
          <w:i/>
        </w:rPr>
        <w:t>Ecological Applications</w:t>
      </w:r>
      <w:r w:rsidRPr="003E295F">
        <w:t xml:space="preserve"> </w:t>
      </w:r>
      <w:r w:rsidRPr="003E295F">
        <w:rPr>
          <w:b/>
        </w:rPr>
        <w:t>24</w:t>
      </w:r>
      <w:r w:rsidRPr="003E295F">
        <w:t xml:space="preserve">, 235-243 (2014). </w:t>
      </w:r>
      <w:hyperlink r:id="rId78" w:history="1">
        <w:r w:rsidRPr="003E295F">
          <w:rPr>
            <w:rStyle w:val="Hyperlink"/>
          </w:rPr>
          <w:t>https://doi.org/10.1890/13-0252.1</w:t>
        </w:r>
      </w:hyperlink>
    </w:p>
    <w:p w14:paraId="77A339E2" w14:textId="44259081" w:rsidR="003E295F" w:rsidRPr="003E295F" w:rsidRDefault="003E295F" w:rsidP="003E295F">
      <w:pPr>
        <w:pStyle w:val="EndNoteBibliography"/>
        <w:ind w:left="720" w:hanging="720"/>
      </w:pPr>
      <w:r w:rsidRPr="003E295F">
        <w:t>44</w:t>
      </w:r>
      <w:r w:rsidRPr="003E295F">
        <w:tab/>
        <w:t>Kraus, J. M.</w:t>
      </w:r>
      <w:r w:rsidRPr="003E295F">
        <w:rPr>
          <w:i/>
        </w:rPr>
        <w:t xml:space="preserve"> et al.</w:t>
      </w:r>
      <w:r w:rsidRPr="003E295F">
        <w:t xml:space="preserve"> Metamorphosis alters contaminants and chemical tracers in insects: implications for food webs. </w:t>
      </w:r>
      <w:r w:rsidRPr="003E295F">
        <w:rPr>
          <w:i/>
        </w:rPr>
        <w:t>Environmental Science and Technology</w:t>
      </w:r>
      <w:r w:rsidRPr="003E295F">
        <w:t xml:space="preserve"> </w:t>
      </w:r>
      <w:r w:rsidRPr="003E295F">
        <w:rPr>
          <w:b/>
        </w:rPr>
        <w:t>48</w:t>
      </w:r>
      <w:r w:rsidRPr="003E295F">
        <w:t xml:space="preserve">, 10957-10965 (2014). </w:t>
      </w:r>
      <w:hyperlink r:id="rId79" w:history="1">
        <w:r w:rsidRPr="003E295F">
          <w:rPr>
            <w:rStyle w:val="Hyperlink"/>
          </w:rPr>
          <w:t>https://doi.org/10.1021/es502970b</w:t>
        </w:r>
      </w:hyperlink>
    </w:p>
    <w:p w14:paraId="64B2BAA4" w14:textId="103AB74B" w:rsidR="003E295F" w:rsidRPr="003E295F" w:rsidRDefault="003E295F" w:rsidP="003E295F">
      <w:pPr>
        <w:pStyle w:val="EndNoteBibliography"/>
        <w:ind w:left="720" w:hanging="720"/>
      </w:pPr>
      <w:r w:rsidRPr="003E295F">
        <w:t>45</w:t>
      </w:r>
      <w:r w:rsidRPr="003E295F">
        <w:tab/>
        <w:t xml:space="preserve">Bundschuh, M., Pietz, S., Roodt, A. P. &amp; Kraus, J. M. Contaminant fluxes across ecosystems mediated by aquatic insects. </w:t>
      </w:r>
      <w:r w:rsidRPr="003E295F">
        <w:rPr>
          <w:i/>
        </w:rPr>
        <w:t>Curr Opin Insect Sci</w:t>
      </w:r>
      <w:r w:rsidRPr="003E295F">
        <w:t xml:space="preserve"> </w:t>
      </w:r>
      <w:r w:rsidRPr="003E295F">
        <w:rPr>
          <w:b/>
        </w:rPr>
        <w:t>50</w:t>
      </w:r>
      <w:r w:rsidRPr="003E295F">
        <w:t xml:space="preserve">, 100885 (2022). </w:t>
      </w:r>
      <w:hyperlink r:id="rId80" w:history="1">
        <w:r w:rsidRPr="003E295F">
          <w:rPr>
            <w:rStyle w:val="Hyperlink"/>
          </w:rPr>
          <w:t>https://doi.org/10.1016/j.cois.2022.100885</w:t>
        </w:r>
      </w:hyperlink>
    </w:p>
    <w:p w14:paraId="6E1888DC" w14:textId="372C22EE" w:rsidR="003E295F" w:rsidRPr="003E295F" w:rsidRDefault="003E295F" w:rsidP="003E295F">
      <w:pPr>
        <w:pStyle w:val="EndNoteBibliography"/>
        <w:ind w:left="720" w:hanging="720"/>
      </w:pPr>
      <w:r w:rsidRPr="003E295F">
        <w:lastRenderedPageBreak/>
        <w:t>46</w:t>
      </w:r>
      <w:r w:rsidRPr="003E295F">
        <w:tab/>
        <w:t>Kraus, J. M.</w:t>
      </w:r>
      <w:r w:rsidRPr="003E295F">
        <w:rPr>
          <w:i/>
        </w:rPr>
        <w:t xml:space="preserve"> et al.</w:t>
      </w:r>
      <w:r w:rsidRPr="003E295F">
        <w:t xml:space="preserve"> Cross-ecosystem fluxes of pesticides from prairie wetlands mediated by aquatic insect emergence: implications for terrestrial insectivores. </w:t>
      </w:r>
      <w:r w:rsidRPr="003E295F">
        <w:rPr>
          <w:i/>
        </w:rPr>
        <w:t>Environmental Toxicology and Chemistry</w:t>
      </w:r>
      <w:r w:rsidRPr="003E295F">
        <w:t xml:space="preserve"> </w:t>
      </w:r>
      <w:r w:rsidRPr="003E295F">
        <w:rPr>
          <w:b/>
        </w:rPr>
        <w:t>40</w:t>
      </w:r>
      <w:r w:rsidRPr="003E295F">
        <w:t xml:space="preserve">, 2282-2296 (2021). </w:t>
      </w:r>
      <w:hyperlink r:id="rId81" w:history="1">
        <w:r w:rsidRPr="003E295F">
          <w:rPr>
            <w:rStyle w:val="Hyperlink"/>
          </w:rPr>
          <w:t>https://doi.org/10.1002/etc.5111</w:t>
        </w:r>
      </w:hyperlink>
    </w:p>
    <w:p w14:paraId="535F1C06" w14:textId="41457D0B" w:rsidR="003E295F" w:rsidRPr="003E295F" w:rsidRDefault="003E295F" w:rsidP="003E295F">
      <w:pPr>
        <w:pStyle w:val="EndNoteBibliography"/>
        <w:ind w:left="720" w:hanging="720"/>
      </w:pPr>
      <w:r w:rsidRPr="003E295F">
        <w:t>47</w:t>
      </w:r>
      <w:r w:rsidRPr="003E295F">
        <w:tab/>
        <w:t xml:space="preserve">Eng, M. L., Stutchbury, B. J. M. &amp; Morrissey, C. A. A neonicotinoid insecticide reduces fueling and delays migration in songbirds. </w:t>
      </w:r>
      <w:r w:rsidRPr="003E295F">
        <w:rPr>
          <w:i/>
        </w:rPr>
        <w:t>Science</w:t>
      </w:r>
      <w:r w:rsidRPr="003E295F">
        <w:t xml:space="preserve"> </w:t>
      </w:r>
      <w:r w:rsidRPr="003E295F">
        <w:rPr>
          <w:b/>
        </w:rPr>
        <w:t>365</w:t>
      </w:r>
      <w:r w:rsidRPr="003E295F">
        <w:t xml:space="preserve">, 1177-1180 (2019). </w:t>
      </w:r>
      <w:hyperlink r:id="rId82" w:history="1">
        <w:r w:rsidRPr="003E295F">
          <w:rPr>
            <w:rStyle w:val="Hyperlink"/>
          </w:rPr>
          <w:t>https://doi.org/10.1126/science.aaw9419</w:t>
        </w:r>
      </w:hyperlink>
    </w:p>
    <w:p w14:paraId="13C88A4B" w14:textId="78D7DB37" w:rsidR="003E295F" w:rsidRPr="003E295F" w:rsidRDefault="003E295F" w:rsidP="003E295F">
      <w:pPr>
        <w:pStyle w:val="EndNoteBibliography"/>
        <w:ind w:left="720" w:hanging="720"/>
      </w:pPr>
      <w:r w:rsidRPr="003E295F">
        <w:t>48</w:t>
      </w:r>
      <w:r w:rsidRPr="003E295F">
        <w:tab/>
        <w:t xml:space="preserve">Roodt, A. P., Huszarik, M., Entling, M. H. &amp; Schulz, R. Aquatic-terrestrial transfer of neonicotinoid insecticides in riparian food webs. </w:t>
      </w:r>
      <w:r w:rsidRPr="003E295F">
        <w:rPr>
          <w:i/>
        </w:rPr>
        <w:t>J Hazard Mater</w:t>
      </w:r>
      <w:r w:rsidRPr="003E295F">
        <w:t xml:space="preserve"> </w:t>
      </w:r>
      <w:r w:rsidRPr="003E295F">
        <w:rPr>
          <w:b/>
        </w:rPr>
        <w:t>455</w:t>
      </w:r>
      <w:r w:rsidRPr="003E295F">
        <w:t xml:space="preserve">, 131635 (2023). </w:t>
      </w:r>
      <w:hyperlink r:id="rId83" w:history="1">
        <w:r w:rsidRPr="003E295F">
          <w:rPr>
            <w:rStyle w:val="Hyperlink"/>
          </w:rPr>
          <w:t>https://doi.org/10.1016/j.jhazmat.2023.131635</w:t>
        </w:r>
      </w:hyperlink>
    </w:p>
    <w:p w14:paraId="0CF369AE" w14:textId="73CE9402" w:rsidR="003E295F" w:rsidRPr="003E295F" w:rsidRDefault="003E295F" w:rsidP="003E295F">
      <w:pPr>
        <w:pStyle w:val="EndNoteBibliography"/>
        <w:ind w:left="720" w:hanging="720"/>
      </w:pPr>
      <w:r w:rsidRPr="003E295F">
        <w:t>49</w:t>
      </w:r>
      <w:r w:rsidRPr="003E295F">
        <w:tab/>
        <w:t>Huszarik, M.</w:t>
      </w:r>
      <w:r w:rsidRPr="003E295F">
        <w:rPr>
          <w:i/>
        </w:rPr>
        <w:t xml:space="preserve"> et al.</w:t>
      </w:r>
      <w:r w:rsidRPr="003E295F">
        <w:t xml:space="preserve"> Increased bat hunting at polluted streams suggests chemical exposure rather than prey shortage. </w:t>
      </w:r>
      <w:r w:rsidRPr="003E295F">
        <w:rPr>
          <w:i/>
        </w:rPr>
        <w:t>Sci Total Environ</w:t>
      </w:r>
      <w:r w:rsidRPr="003E295F">
        <w:t xml:space="preserve"> </w:t>
      </w:r>
      <w:r w:rsidRPr="003E295F">
        <w:rPr>
          <w:b/>
        </w:rPr>
        <w:t>905</w:t>
      </w:r>
      <w:r w:rsidRPr="003E295F">
        <w:t xml:space="preserve">, 167080 (2023). </w:t>
      </w:r>
      <w:hyperlink r:id="rId84" w:history="1">
        <w:r w:rsidRPr="003E295F">
          <w:rPr>
            <w:rStyle w:val="Hyperlink"/>
          </w:rPr>
          <w:t>https://doi.org/10.1016/j.scitotenv.2023.167080</w:t>
        </w:r>
      </w:hyperlink>
    </w:p>
    <w:p w14:paraId="1C7E12EE" w14:textId="41E34A4D" w:rsidR="003E295F" w:rsidRPr="003E295F" w:rsidRDefault="003E295F" w:rsidP="003E295F">
      <w:pPr>
        <w:pStyle w:val="EndNoteBibliography"/>
        <w:ind w:left="720" w:hanging="720"/>
      </w:pPr>
      <w:r w:rsidRPr="003E295F">
        <w:t>50</w:t>
      </w:r>
      <w:r w:rsidRPr="003E295F">
        <w:tab/>
        <w:t xml:space="preserve">Walters, D. M., Mills, M. A., Fritz, K. M. &amp; Raikow, D. F. Spider-mediated flux of PCBs from contaminated sediments to terrestrial ecosystems and potential risks to arachnivorous birds. </w:t>
      </w:r>
      <w:r w:rsidRPr="003E295F">
        <w:rPr>
          <w:i/>
        </w:rPr>
        <w:t>Environmental Science and Technology</w:t>
      </w:r>
      <w:r w:rsidRPr="003E295F">
        <w:t xml:space="preserve"> </w:t>
      </w:r>
      <w:r w:rsidRPr="003E295F">
        <w:rPr>
          <w:b/>
        </w:rPr>
        <w:t>44</w:t>
      </w:r>
      <w:r w:rsidRPr="003E295F">
        <w:t xml:space="preserve">, 2849-2856 (2010). </w:t>
      </w:r>
      <w:hyperlink r:id="rId85" w:history="1">
        <w:r w:rsidRPr="003E295F">
          <w:rPr>
            <w:rStyle w:val="Hyperlink"/>
          </w:rPr>
          <w:t>https://doi.org/10.1021/es9023139</w:t>
        </w:r>
      </w:hyperlink>
    </w:p>
    <w:p w14:paraId="182830B3" w14:textId="6734787F" w:rsidR="003E295F" w:rsidRPr="003E295F" w:rsidRDefault="003E295F" w:rsidP="003E295F">
      <w:pPr>
        <w:pStyle w:val="EndNoteBibliography"/>
        <w:ind w:left="720" w:hanging="720"/>
      </w:pPr>
      <w:r w:rsidRPr="003E295F">
        <w:t>51</w:t>
      </w:r>
      <w:r w:rsidRPr="003E295F">
        <w:tab/>
        <w:t xml:space="preserve">Chumchal, M. M. &amp; Drenner, R. W. An environmental problem hidden in plain sight? Small human-made ponds, emergent insects, and mercury contamination of biota in the Great Plains. </w:t>
      </w:r>
      <w:r w:rsidRPr="003E295F">
        <w:rPr>
          <w:i/>
        </w:rPr>
        <w:t>Environmental Toxicology and Chemistry</w:t>
      </w:r>
      <w:r w:rsidRPr="003E295F">
        <w:t xml:space="preserve"> </w:t>
      </w:r>
      <w:r w:rsidRPr="003E295F">
        <w:rPr>
          <w:b/>
        </w:rPr>
        <w:t>34</w:t>
      </w:r>
      <w:r w:rsidRPr="003E295F">
        <w:t xml:space="preserve">, 1197-1205 (2015). </w:t>
      </w:r>
      <w:hyperlink r:id="rId86" w:history="1">
        <w:r w:rsidRPr="003E295F">
          <w:rPr>
            <w:rStyle w:val="Hyperlink"/>
          </w:rPr>
          <w:t>https://doi.org/10.1002/etc.2954</w:t>
        </w:r>
      </w:hyperlink>
    </w:p>
    <w:p w14:paraId="7E7761FB" w14:textId="70786DB5" w:rsidR="003E295F" w:rsidRPr="003E295F" w:rsidRDefault="003E295F" w:rsidP="003E295F">
      <w:pPr>
        <w:pStyle w:val="EndNoteBibliography"/>
        <w:ind w:left="720" w:hanging="720"/>
      </w:pPr>
      <w:r w:rsidRPr="003E295F">
        <w:t>52</w:t>
      </w:r>
      <w:r w:rsidRPr="003E295F">
        <w:tab/>
        <w:t xml:space="preserve">Stanton, R., Clark, R. G. &amp; Morrissey, C. A. Intensive agriculture and insect prey availability influence oxidative status and return rates of an aerial insectivore. </w:t>
      </w:r>
      <w:r w:rsidRPr="003E295F">
        <w:rPr>
          <w:i/>
        </w:rPr>
        <w:t>Ecosphere</w:t>
      </w:r>
      <w:r w:rsidRPr="003E295F">
        <w:t xml:space="preserve"> </w:t>
      </w:r>
      <w:r w:rsidRPr="003E295F">
        <w:rPr>
          <w:b/>
        </w:rPr>
        <w:t>8</w:t>
      </w:r>
      <w:r w:rsidRPr="003E295F">
        <w:t xml:space="preserve"> (2017). </w:t>
      </w:r>
      <w:hyperlink r:id="rId87" w:history="1">
        <w:r w:rsidRPr="003E295F">
          <w:rPr>
            <w:rStyle w:val="Hyperlink"/>
          </w:rPr>
          <w:t>https://doi.org/10.1002/ecs2.1746</w:t>
        </w:r>
      </w:hyperlink>
    </w:p>
    <w:p w14:paraId="27CBE691" w14:textId="4CF3E63F" w:rsidR="003E295F" w:rsidRPr="003E295F" w:rsidRDefault="003E295F" w:rsidP="003E295F">
      <w:pPr>
        <w:pStyle w:val="EndNoteBibliography"/>
        <w:ind w:left="720" w:hanging="720"/>
      </w:pPr>
      <w:r w:rsidRPr="003E295F">
        <w:t>53</w:t>
      </w:r>
      <w:r w:rsidRPr="003E295F">
        <w:tab/>
        <w:t xml:space="preserve">McKinnon, L., Picotin, M., Bolduc, E., Juillet, C. &amp; Bêty, J. Timing of breeding, peak food availability, and effects of mismatch on chick growth in birds nesting in the High Arctic. </w:t>
      </w:r>
      <w:r w:rsidRPr="003E295F">
        <w:rPr>
          <w:i/>
        </w:rPr>
        <w:t>Canadian Journal of Zoology</w:t>
      </w:r>
      <w:r w:rsidRPr="003E295F">
        <w:t xml:space="preserve"> </w:t>
      </w:r>
      <w:r w:rsidRPr="003E295F">
        <w:rPr>
          <w:b/>
        </w:rPr>
        <w:t>90</w:t>
      </w:r>
      <w:r w:rsidRPr="003E295F">
        <w:t xml:space="preserve">, 961-971 (2012). </w:t>
      </w:r>
      <w:hyperlink r:id="rId88" w:history="1">
        <w:r w:rsidRPr="003E295F">
          <w:rPr>
            <w:rStyle w:val="Hyperlink"/>
          </w:rPr>
          <w:t>https://doi.org/10.1139/z2012-064</w:t>
        </w:r>
      </w:hyperlink>
    </w:p>
    <w:p w14:paraId="100F9CF1" w14:textId="53456080" w:rsidR="003E295F" w:rsidRPr="003E295F" w:rsidRDefault="003E295F" w:rsidP="003E295F">
      <w:pPr>
        <w:pStyle w:val="EndNoteBibliography"/>
        <w:ind w:left="720" w:hanging="720"/>
      </w:pPr>
      <w:r w:rsidRPr="003E295F">
        <w:t>54</w:t>
      </w:r>
      <w:r w:rsidRPr="003E295F">
        <w:tab/>
        <w:t>Lewis-Phillips, J.</w:t>
      </w:r>
      <w:r w:rsidRPr="003E295F">
        <w:rPr>
          <w:i/>
        </w:rPr>
        <w:t xml:space="preserve"> et al.</w:t>
      </w:r>
      <w:r w:rsidRPr="003E295F">
        <w:t xml:space="preserve"> Ponds as insect chimneys: Restoring overgrown farmland ponds benefits birds through elevated productivity of emerging aquatic insects. </w:t>
      </w:r>
      <w:r w:rsidRPr="003E295F">
        <w:rPr>
          <w:i/>
        </w:rPr>
        <w:t>Biological Conservation</w:t>
      </w:r>
      <w:r w:rsidRPr="003E295F">
        <w:t xml:space="preserve"> </w:t>
      </w:r>
      <w:r w:rsidRPr="003E295F">
        <w:rPr>
          <w:b/>
        </w:rPr>
        <w:t>241</w:t>
      </w:r>
      <w:r w:rsidRPr="003E295F">
        <w:t xml:space="preserve"> (2020). </w:t>
      </w:r>
      <w:hyperlink r:id="rId89" w:history="1">
        <w:r w:rsidRPr="003E295F">
          <w:rPr>
            <w:rStyle w:val="Hyperlink"/>
          </w:rPr>
          <w:t>https://doi.org/10.1016/j.biocon.2019.108253</w:t>
        </w:r>
      </w:hyperlink>
    </w:p>
    <w:p w14:paraId="163ADB67" w14:textId="47936541" w:rsidR="003E295F" w:rsidRPr="003E295F" w:rsidRDefault="003E295F" w:rsidP="003E295F">
      <w:pPr>
        <w:pStyle w:val="EndNoteBibliography"/>
        <w:ind w:left="720" w:hanging="720"/>
      </w:pPr>
      <w:r w:rsidRPr="003E295F">
        <w:t>55</w:t>
      </w:r>
      <w:r w:rsidRPr="003E295F">
        <w:tab/>
        <w:t xml:space="preserve">Hallmann, C. A., Foppen, R. P., van Turnhout, C. A., de Kroon, H. &amp; Jongejans, E. Declines in insectivorous birds are associated with high neonicotinoid concentrations. </w:t>
      </w:r>
      <w:r w:rsidRPr="003E295F">
        <w:rPr>
          <w:i/>
        </w:rPr>
        <w:t>Nature</w:t>
      </w:r>
      <w:r w:rsidRPr="003E295F">
        <w:t xml:space="preserve"> </w:t>
      </w:r>
      <w:r w:rsidRPr="003E295F">
        <w:rPr>
          <w:b/>
        </w:rPr>
        <w:t>511</w:t>
      </w:r>
      <w:r w:rsidRPr="003E295F">
        <w:t xml:space="preserve">, 341-343 (2014). </w:t>
      </w:r>
      <w:hyperlink r:id="rId90" w:history="1">
        <w:r w:rsidRPr="003E295F">
          <w:rPr>
            <w:rStyle w:val="Hyperlink"/>
          </w:rPr>
          <w:t>https://doi.org/10.1038/nature13531</w:t>
        </w:r>
      </w:hyperlink>
    </w:p>
    <w:p w14:paraId="06B6D2DE" w14:textId="160762D1" w:rsidR="003E295F" w:rsidRPr="003E295F" w:rsidRDefault="003E295F" w:rsidP="003E295F">
      <w:pPr>
        <w:pStyle w:val="EndNoteBibliography"/>
        <w:ind w:left="720" w:hanging="720"/>
      </w:pPr>
      <w:r w:rsidRPr="003E295F">
        <w:t>56</w:t>
      </w:r>
      <w:r w:rsidRPr="003E295F">
        <w:tab/>
        <w:t xml:space="preserve">Spiller, K. J. &amp; Dettmers, R. Evidence for multiple drivers of aerial insectivore declines in North America. </w:t>
      </w:r>
      <w:r w:rsidRPr="003E295F">
        <w:rPr>
          <w:i/>
        </w:rPr>
        <w:t>The Condor</w:t>
      </w:r>
      <w:r w:rsidRPr="003E295F">
        <w:t xml:space="preserve"> </w:t>
      </w:r>
      <w:r w:rsidRPr="003E295F">
        <w:rPr>
          <w:b/>
        </w:rPr>
        <w:t>121</w:t>
      </w:r>
      <w:r w:rsidRPr="003E295F">
        <w:t xml:space="preserve"> (2019). </w:t>
      </w:r>
      <w:hyperlink r:id="rId91" w:history="1">
        <w:r w:rsidRPr="003E295F">
          <w:rPr>
            <w:rStyle w:val="Hyperlink"/>
          </w:rPr>
          <w:t>https://doi.org/10.1093/condor/duz010</w:t>
        </w:r>
      </w:hyperlink>
    </w:p>
    <w:p w14:paraId="1DABBD39" w14:textId="5B554438" w:rsidR="003E295F" w:rsidRPr="003E295F" w:rsidRDefault="003E295F" w:rsidP="003E295F">
      <w:pPr>
        <w:pStyle w:val="EndNoteBibliography"/>
        <w:ind w:left="720" w:hanging="720"/>
      </w:pPr>
      <w:r w:rsidRPr="003E295F">
        <w:t>57</w:t>
      </w:r>
      <w:r w:rsidRPr="003E295F">
        <w:tab/>
        <w:t>Custer, C. M.</w:t>
      </w:r>
      <w:r w:rsidRPr="003E295F">
        <w:rPr>
          <w:i/>
        </w:rPr>
        <w:t xml:space="preserve"> et al.</w:t>
      </w:r>
      <w:r w:rsidRPr="003E295F">
        <w:t xml:space="preserve"> Exposure of insects and insectivorous birds to metals and other elements from abandoned mine tailings in three Summit County drainages, Colorado. </w:t>
      </w:r>
      <w:r w:rsidRPr="003E295F">
        <w:rPr>
          <w:i/>
        </w:rPr>
        <w:t>Environmental Monitoring and Assessment</w:t>
      </w:r>
      <w:r w:rsidRPr="003E295F">
        <w:t xml:space="preserve"> </w:t>
      </w:r>
      <w:r w:rsidRPr="003E295F">
        <w:rPr>
          <w:b/>
        </w:rPr>
        <w:t>153</w:t>
      </w:r>
      <w:r w:rsidRPr="003E295F">
        <w:t xml:space="preserve">, 161-177 (2009). </w:t>
      </w:r>
      <w:hyperlink r:id="rId92" w:history="1">
        <w:r w:rsidRPr="003E295F">
          <w:rPr>
            <w:rStyle w:val="Hyperlink"/>
          </w:rPr>
          <w:t>https://doi.org/10.1007/s10661-008-0346-y</w:t>
        </w:r>
      </w:hyperlink>
    </w:p>
    <w:p w14:paraId="6420E0D4" w14:textId="0B7D5C36" w:rsidR="003E295F" w:rsidRPr="003E295F" w:rsidRDefault="003E295F" w:rsidP="003E295F">
      <w:pPr>
        <w:pStyle w:val="EndNoteBibliography"/>
        <w:ind w:left="720" w:hanging="720"/>
      </w:pPr>
      <w:r w:rsidRPr="003E295F">
        <w:t>58</w:t>
      </w:r>
      <w:r w:rsidRPr="003E295F">
        <w:tab/>
        <w:t>Lidman, J., Jonsson, M. &amp; Berglund, A. M. M. Availability of specific prey types impact pied flycatcher (</w:t>
      </w:r>
      <w:r w:rsidRPr="003E295F">
        <w:rPr>
          <w:i/>
        </w:rPr>
        <w:t>Ficedula hypoleuca</w:t>
      </w:r>
      <w:r w:rsidRPr="003E295F">
        <w:t xml:space="preserve">) nestling health in a moderately lead contaminated environment in northern Sweden. </w:t>
      </w:r>
      <w:r w:rsidRPr="003E295F">
        <w:rPr>
          <w:i/>
        </w:rPr>
        <w:t>Environmental Pollution</w:t>
      </w:r>
      <w:r w:rsidRPr="003E295F">
        <w:t xml:space="preserve"> </w:t>
      </w:r>
      <w:r w:rsidRPr="003E295F">
        <w:rPr>
          <w:b/>
        </w:rPr>
        <w:t>257</w:t>
      </w:r>
      <w:r w:rsidRPr="003E295F">
        <w:t xml:space="preserve">, 113478 (2020). </w:t>
      </w:r>
      <w:hyperlink r:id="rId93" w:history="1">
        <w:r w:rsidRPr="003E295F">
          <w:rPr>
            <w:rStyle w:val="Hyperlink"/>
          </w:rPr>
          <w:t>https://doi.org/10.1016/j.envpol.2019.113478</w:t>
        </w:r>
      </w:hyperlink>
    </w:p>
    <w:p w14:paraId="32E30204" w14:textId="5FF5A983" w:rsidR="003E295F" w:rsidRPr="003E295F" w:rsidRDefault="003E295F" w:rsidP="003E295F">
      <w:pPr>
        <w:pStyle w:val="EndNoteBibliography"/>
        <w:ind w:left="720" w:hanging="720"/>
      </w:pPr>
      <w:r w:rsidRPr="003E295F">
        <w:t>59</w:t>
      </w:r>
      <w:r w:rsidRPr="003E295F">
        <w:tab/>
        <w:t xml:space="preserve">Henry, B. L. &amp; Wesner, J. S. Severing ties: Different responses of larval and adult aquatic insects to atrazine and selenium. </w:t>
      </w:r>
      <w:r w:rsidRPr="003E295F">
        <w:rPr>
          <w:i/>
        </w:rPr>
        <w:t>Environ Sci Technol</w:t>
      </w:r>
      <w:r w:rsidRPr="003E295F">
        <w:t xml:space="preserve"> </w:t>
      </w:r>
      <w:r w:rsidRPr="003E295F">
        <w:rPr>
          <w:b/>
        </w:rPr>
        <w:t>52</w:t>
      </w:r>
      <w:r w:rsidRPr="003E295F">
        <w:t xml:space="preserve">, 8848-8857 (2018). </w:t>
      </w:r>
      <w:hyperlink r:id="rId94" w:history="1">
        <w:r w:rsidRPr="003E295F">
          <w:rPr>
            <w:rStyle w:val="Hyperlink"/>
          </w:rPr>
          <w:t>https://doi.org/10.1021/acs.est.8b01791</w:t>
        </w:r>
      </w:hyperlink>
    </w:p>
    <w:p w14:paraId="77565857" w14:textId="77777777" w:rsidR="003E295F" w:rsidRPr="003E295F" w:rsidRDefault="003E295F" w:rsidP="003E295F">
      <w:pPr>
        <w:pStyle w:val="EndNoteBibliography"/>
        <w:ind w:left="720" w:hanging="720"/>
      </w:pPr>
      <w:r w:rsidRPr="003E295F">
        <w:lastRenderedPageBreak/>
        <w:t>60</w:t>
      </w:r>
      <w:r w:rsidRPr="003E295F">
        <w:tab/>
        <w:t xml:space="preserve">Chumchal, M. M. &amp; Drenner, R. W. in </w:t>
      </w:r>
      <w:r w:rsidRPr="003E295F">
        <w:rPr>
          <w:i/>
        </w:rPr>
        <w:t>Contaminants and Ecological Subsidies</w:t>
      </w:r>
      <w:r w:rsidRPr="003E295F">
        <w:t xml:space="preserve">    Ch. Chapter 2, 17-33 (2020).</w:t>
      </w:r>
    </w:p>
    <w:p w14:paraId="1A6E5DCF" w14:textId="23DEC384" w:rsidR="003E295F" w:rsidRPr="003E295F" w:rsidRDefault="003E295F" w:rsidP="003E295F">
      <w:pPr>
        <w:pStyle w:val="EndNoteBibliography"/>
        <w:ind w:left="720" w:hanging="720"/>
      </w:pPr>
      <w:r w:rsidRPr="003E295F">
        <w:t>61</w:t>
      </w:r>
      <w:r w:rsidRPr="003E295F">
        <w:tab/>
        <w:t xml:space="preserve">Spallholz, J. E. &amp; Hoffman, D. J. Selenium toxicity: cause and effects in aquatic birds. </w:t>
      </w:r>
      <w:r w:rsidRPr="003E295F">
        <w:rPr>
          <w:i/>
        </w:rPr>
        <w:t>Aquat Toxicol</w:t>
      </w:r>
      <w:r w:rsidRPr="003E295F">
        <w:t xml:space="preserve"> </w:t>
      </w:r>
      <w:r w:rsidRPr="003E295F">
        <w:rPr>
          <w:b/>
        </w:rPr>
        <w:t>57</w:t>
      </w:r>
      <w:r w:rsidRPr="003E295F">
        <w:t xml:space="preserve">, 27-37 (2002). </w:t>
      </w:r>
      <w:hyperlink r:id="rId95" w:history="1">
        <w:r w:rsidRPr="003E295F">
          <w:rPr>
            <w:rStyle w:val="Hyperlink"/>
          </w:rPr>
          <w:t>https://doi.org/10.1016/s0166-445x(01)00268-5</w:t>
        </w:r>
      </w:hyperlink>
    </w:p>
    <w:p w14:paraId="6E0DEF0F" w14:textId="5200A36C" w:rsidR="003E295F" w:rsidRPr="003E295F" w:rsidRDefault="003E295F" w:rsidP="003E295F">
      <w:pPr>
        <w:pStyle w:val="EndNoteBibliography"/>
        <w:ind w:left="720" w:hanging="720"/>
      </w:pPr>
      <w:r w:rsidRPr="003E295F">
        <w:t>62</w:t>
      </w:r>
      <w:r w:rsidRPr="003E295F">
        <w:tab/>
        <w:t>Roodt, A. P.</w:t>
      </w:r>
      <w:r w:rsidRPr="003E295F">
        <w:rPr>
          <w:i/>
        </w:rPr>
        <w:t xml:space="preserve"> et al.</w:t>
      </w:r>
      <w:r w:rsidRPr="003E295F">
        <w:t xml:space="preserve"> Emerging midges transport pesticides from aquatic to terrestrial ecosystems: Importance of compound- and organism-specific parameters. </w:t>
      </w:r>
      <w:r w:rsidRPr="003E295F">
        <w:rPr>
          <w:i/>
        </w:rPr>
        <w:t>Environ Sci Technol</w:t>
      </w:r>
      <w:r w:rsidRPr="003E295F">
        <w:t xml:space="preserve"> </w:t>
      </w:r>
      <w:r w:rsidRPr="003E295F">
        <w:rPr>
          <w:b/>
        </w:rPr>
        <w:t>56</w:t>
      </w:r>
      <w:r w:rsidRPr="003E295F">
        <w:t xml:space="preserve">, 5478-5488 (2022). </w:t>
      </w:r>
      <w:hyperlink r:id="rId96" w:history="1">
        <w:r w:rsidRPr="003E295F">
          <w:rPr>
            <w:rStyle w:val="Hyperlink"/>
          </w:rPr>
          <w:t>https://doi.org/10.1021/acs.est.1c08079</w:t>
        </w:r>
      </w:hyperlink>
    </w:p>
    <w:p w14:paraId="56A10168" w14:textId="4259829E" w:rsidR="003E295F" w:rsidRPr="003E295F" w:rsidRDefault="003E295F" w:rsidP="003E295F">
      <w:pPr>
        <w:pStyle w:val="EndNoteBibliography"/>
        <w:ind w:left="720" w:hanging="720"/>
      </w:pPr>
      <w:r w:rsidRPr="003E295F">
        <w:t>63</w:t>
      </w:r>
      <w:r w:rsidRPr="003E295F">
        <w:tab/>
        <w:t>Wilson, E. R.</w:t>
      </w:r>
      <w:r w:rsidRPr="003E295F">
        <w:rPr>
          <w:i/>
        </w:rPr>
        <w:t xml:space="preserve"> et al.</w:t>
      </w:r>
      <w:r w:rsidRPr="003E295F">
        <w:t xml:space="preserve"> Assessing the potential effects of fungicides on nontarget gut fungi (Trichomycetes) and their associated larval black fly hosts. </w:t>
      </w:r>
      <w:r w:rsidRPr="003E295F">
        <w:rPr>
          <w:i/>
        </w:rPr>
        <w:t>J Am Water Resour Assoc</w:t>
      </w:r>
      <w:r w:rsidRPr="003E295F">
        <w:t xml:space="preserve"> </w:t>
      </w:r>
      <w:r w:rsidRPr="003E295F">
        <w:rPr>
          <w:b/>
        </w:rPr>
        <w:t>50</w:t>
      </w:r>
      <w:r w:rsidRPr="003E295F">
        <w:t xml:space="preserve">, 420-433 (2014). </w:t>
      </w:r>
      <w:hyperlink r:id="rId97" w:history="1">
        <w:r w:rsidRPr="003E295F">
          <w:rPr>
            <w:rStyle w:val="Hyperlink"/>
          </w:rPr>
          <w:t>https://doi.org/10.1111/jawr.12166</w:t>
        </w:r>
      </w:hyperlink>
    </w:p>
    <w:p w14:paraId="4D7308EF" w14:textId="40CCD797" w:rsidR="003E295F" w:rsidRPr="003E295F" w:rsidRDefault="003E295F" w:rsidP="003E295F">
      <w:pPr>
        <w:pStyle w:val="EndNoteBibliography"/>
        <w:ind w:left="720" w:hanging="720"/>
      </w:pPr>
      <w:r w:rsidRPr="003E295F">
        <w:t>64</w:t>
      </w:r>
      <w:r w:rsidRPr="003E295F">
        <w:tab/>
        <w:t>Zubrod, J. P.</w:t>
      </w:r>
      <w:r w:rsidRPr="003E295F">
        <w:rPr>
          <w:i/>
        </w:rPr>
        <w:t xml:space="preserve"> et al.</w:t>
      </w:r>
      <w:r w:rsidRPr="003E295F">
        <w:t xml:space="preserve"> Fungicides: An Overlooked Pesticide Class? </w:t>
      </w:r>
      <w:r w:rsidRPr="003E295F">
        <w:rPr>
          <w:i/>
        </w:rPr>
        <w:t>Environ Sci Technol</w:t>
      </w:r>
      <w:r w:rsidRPr="003E295F">
        <w:t xml:space="preserve"> </w:t>
      </w:r>
      <w:r w:rsidRPr="003E295F">
        <w:rPr>
          <w:b/>
        </w:rPr>
        <w:t>53</w:t>
      </w:r>
      <w:r w:rsidRPr="003E295F">
        <w:t xml:space="preserve">, 3347-3365 (2019). </w:t>
      </w:r>
      <w:hyperlink r:id="rId98" w:history="1">
        <w:r w:rsidRPr="003E295F">
          <w:rPr>
            <w:rStyle w:val="Hyperlink"/>
          </w:rPr>
          <w:t>https://doi.org/10.1021/acs.est.8b04392</w:t>
        </w:r>
      </w:hyperlink>
    </w:p>
    <w:p w14:paraId="7C2D8A1A" w14:textId="390CBC99" w:rsidR="003E295F" w:rsidRPr="003E295F" w:rsidRDefault="003E295F" w:rsidP="003E295F">
      <w:pPr>
        <w:pStyle w:val="EndNoteBibliography"/>
        <w:ind w:left="720" w:hanging="720"/>
      </w:pPr>
      <w:r w:rsidRPr="003E295F">
        <w:t>65</w:t>
      </w:r>
      <w:r w:rsidRPr="003E295F">
        <w:tab/>
        <w:t>Richmond, E. K.</w:t>
      </w:r>
      <w:r w:rsidRPr="003E295F">
        <w:rPr>
          <w:i/>
        </w:rPr>
        <w:t xml:space="preserve"> et al.</w:t>
      </w:r>
      <w:r w:rsidRPr="003E295F">
        <w:t xml:space="preserve"> A diverse suite of pharmaceuticals contaminates stream and riparian food webs. </w:t>
      </w:r>
      <w:r w:rsidRPr="003E295F">
        <w:rPr>
          <w:i/>
        </w:rPr>
        <w:t>Nat Commun</w:t>
      </w:r>
      <w:r w:rsidRPr="003E295F">
        <w:t xml:space="preserve"> </w:t>
      </w:r>
      <w:r w:rsidRPr="003E295F">
        <w:rPr>
          <w:b/>
        </w:rPr>
        <w:t>9</w:t>
      </w:r>
      <w:r w:rsidRPr="003E295F">
        <w:t xml:space="preserve">, 4491 (2018). </w:t>
      </w:r>
      <w:hyperlink r:id="rId99" w:history="1">
        <w:r w:rsidRPr="003E295F">
          <w:rPr>
            <w:rStyle w:val="Hyperlink"/>
          </w:rPr>
          <w:t>https://doi.org/10.1038/s41467-018-06822-w</w:t>
        </w:r>
      </w:hyperlink>
    </w:p>
    <w:p w14:paraId="4BC3D9FC" w14:textId="1EA016FC" w:rsidR="003E295F" w:rsidRPr="003E295F" w:rsidRDefault="003E295F" w:rsidP="003E295F">
      <w:pPr>
        <w:pStyle w:val="EndNoteBibliography"/>
        <w:ind w:left="720" w:hanging="720"/>
      </w:pPr>
      <w:r w:rsidRPr="003E295F">
        <w:t>66</w:t>
      </w:r>
      <w:r w:rsidRPr="003E295F">
        <w:tab/>
        <w:t xml:space="preserve">Previsic, A., Vilenica, M., Vuckovic, N., Petrovic, M. &amp; Rozman, M. Aquatic insects transfer pharmaceuticals and endocrine disruptors from aquatic to terrestrial ecosystems. </w:t>
      </w:r>
      <w:r w:rsidRPr="003E295F">
        <w:rPr>
          <w:i/>
        </w:rPr>
        <w:t>Environ Sci Technol</w:t>
      </w:r>
      <w:r w:rsidRPr="003E295F">
        <w:t xml:space="preserve"> </w:t>
      </w:r>
      <w:r w:rsidRPr="003E295F">
        <w:rPr>
          <w:b/>
        </w:rPr>
        <w:t>55</w:t>
      </w:r>
      <w:r w:rsidRPr="003E295F">
        <w:t xml:space="preserve">, 3736-3746 (2021). </w:t>
      </w:r>
      <w:hyperlink r:id="rId100" w:history="1">
        <w:r w:rsidRPr="003E295F">
          <w:rPr>
            <w:rStyle w:val="Hyperlink"/>
          </w:rPr>
          <w:t>https://doi.org/10.1021/acs.est.0c07609</w:t>
        </w:r>
      </w:hyperlink>
    </w:p>
    <w:p w14:paraId="79D2BCA0" w14:textId="77777777" w:rsidR="003E295F" w:rsidRPr="003E295F" w:rsidRDefault="003E295F" w:rsidP="003E295F">
      <w:pPr>
        <w:pStyle w:val="EndNoteBibliography"/>
        <w:ind w:left="720" w:hanging="720"/>
      </w:pPr>
      <w:r w:rsidRPr="003E295F">
        <w:t>67</w:t>
      </w:r>
      <w:r w:rsidRPr="003E295F">
        <w:tab/>
        <w:t xml:space="preserve">Hobbs, N. T. &amp; Hooten, M. B. </w:t>
      </w:r>
      <w:r w:rsidRPr="003E295F">
        <w:rPr>
          <w:i/>
        </w:rPr>
        <w:t>Bayesian Models</w:t>
      </w:r>
      <w:r w:rsidRPr="003E295F">
        <w:t>.  (2015).</w:t>
      </w:r>
    </w:p>
    <w:p w14:paraId="1A1E0429" w14:textId="0912E55D" w:rsidR="003E295F" w:rsidRPr="003E295F" w:rsidRDefault="003E295F" w:rsidP="003E295F">
      <w:pPr>
        <w:pStyle w:val="EndNoteBibliography"/>
        <w:ind w:left="720" w:hanging="720"/>
      </w:pPr>
      <w:r w:rsidRPr="003E295F">
        <w:t>68</w:t>
      </w:r>
      <w:r w:rsidRPr="003E295F">
        <w:tab/>
        <w:t xml:space="preserve">Kraus, J. M., Wesner, J. S. &amp; Walters, D. M. Insect-mediated contaminant flux at the land-water interface: are ecological subsidies driving exposure or is exposure driving subsidies? </w:t>
      </w:r>
      <w:r w:rsidRPr="003E295F">
        <w:rPr>
          <w:i/>
        </w:rPr>
        <w:t>Environmental Toxicology and Chemistry</w:t>
      </w:r>
      <w:r w:rsidRPr="003E295F">
        <w:t xml:space="preserve"> </w:t>
      </w:r>
      <w:r w:rsidRPr="003E295F">
        <w:rPr>
          <w:b/>
        </w:rPr>
        <w:t>40</w:t>
      </w:r>
      <w:r w:rsidRPr="003E295F">
        <w:t xml:space="preserve">, 2953-2958 (2021). </w:t>
      </w:r>
      <w:hyperlink r:id="rId101" w:history="1">
        <w:r w:rsidRPr="003E295F">
          <w:rPr>
            <w:rStyle w:val="Hyperlink"/>
          </w:rPr>
          <w:t>https://doi.org/10.1002/etc.5203</w:t>
        </w:r>
      </w:hyperlink>
    </w:p>
    <w:p w14:paraId="06C485D9" w14:textId="77777777" w:rsidR="003E295F" w:rsidRPr="003E295F" w:rsidRDefault="003E295F" w:rsidP="003E295F">
      <w:pPr>
        <w:pStyle w:val="EndNoteBibliography"/>
        <w:ind w:left="720" w:hanging="720"/>
      </w:pPr>
      <w:r w:rsidRPr="003E295F">
        <w:t>69</w:t>
      </w:r>
      <w:r w:rsidRPr="003E295F">
        <w:tab/>
        <w:t xml:space="preserve">Wesner, J., Kraus, J. M., Henry, B. &amp; Kerby, J. in </w:t>
      </w:r>
      <w:r w:rsidRPr="003E295F">
        <w:rPr>
          <w:i/>
        </w:rPr>
        <w:t>Contaminants and Ecological Subsidies</w:t>
      </w:r>
      <w:r w:rsidRPr="003E295F">
        <w:t xml:space="preserve">    Ch. Chapter 6, 111-125 (2020).</w:t>
      </w:r>
    </w:p>
    <w:p w14:paraId="535EC158" w14:textId="77777777" w:rsidR="003E295F" w:rsidRPr="003E295F" w:rsidRDefault="003E295F" w:rsidP="003E295F">
      <w:pPr>
        <w:pStyle w:val="EndNoteBibliography"/>
        <w:ind w:left="720" w:hanging="720"/>
      </w:pPr>
      <w:r w:rsidRPr="003E295F">
        <w:t>70</w:t>
      </w:r>
      <w:r w:rsidRPr="003E295F">
        <w:tab/>
        <w:t xml:space="preserve">Kopp, D. </w:t>
      </w:r>
      <w:r w:rsidRPr="003E295F">
        <w:rPr>
          <w:i/>
        </w:rPr>
        <w:t>Geographical variation in an aquatic-to-terrestrial resource subsidy pathway</w:t>
      </w:r>
      <w:r w:rsidRPr="003E295F">
        <w:t xml:space="preserve"> Ph.D. thesis, University of Oklahoma, (2021).</w:t>
      </w:r>
    </w:p>
    <w:p w14:paraId="39D6C500" w14:textId="7F145B2E" w:rsidR="003E295F" w:rsidRPr="003E295F" w:rsidRDefault="003E295F" w:rsidP="003E295F">
      <w:pPr>
        <w:pStyle w:val="EndNoteBibliography"/>
        <w:ind w:left="720" w:hanging="720"/>
      </w:pPr>
      <w:r w:rsidRPr="003E295F">
        <w:t>71</w:t>
      </w:r>
      <w:r w:rsidRPr="003E295F">
        <w:tab/>
        <w:t>Fink, D.</w:t>
      </w:r>
      <w:r w:rsidRPr="003E295F">
        <w:rPr>
          <w:i/>
        </w:rPr>
        <w:t xml:space="preserve"> et al.</w:t>
      </w:r>
      <w:r w:rsidRPr="003E295F">
        <w:t xml:space="preserve"> Modeling avian full annual cycle distribution and population trends with citizen science data. </w:t>
      </w:r>
      <w:r w:rsidRPr="003E295F">
        <w:rPr>
          <w:i/>
        </w:rPr>
        <w:t>Ecol Appl</w:t>
      </w:r>
      <w:r w:rsidRPr="003E295F">
        <w:t xml:space="preserve"> </w:t>
      </w:r>
      <w:r w:rsidRPr="003E295F">
        <w:rPr>
          <w:b/>
        </w:rPr>
        <w:t>30</w:t>
      </w:r>
      <w:r w:rsidRPr="003E295F">
        <w:t xml:space="preserve">, e02056 (2020). </w:t>
      </w:r>
      <w:hyperlink r:id="rId102" w:history="1">
        <w:r w:rsidRPr="003E295F">
          <w:rPr>
            <w:rStyle w:val="Hyperlink"/>
          </w:rPr>
          <w:t>https://doi.org/10.1002/eap.2056</w:t>
        </w:r>
      </w:hyperlink>
    </w:p>
    <w:p w14:paraId="1E02D938" w14:textId="3F453468" w:rsidR="003E295F" w:rsidRPr="003E295F" w:rsidRDefault="003E295F" w:rsidP="003E295F">
      <w:pPr>
        <w:pStyle w:val="EndNoteBibliography"/>
        <w:ind w:left="720" w:hanging="720"/>
      </w:pPr>
      <w:r w:rsidRPr="003E295F">
        <w:t>72</w:t>
      </w:r>
      <w:r w:rsidRPr="003E295F">
        <w:tab/>
        <w:t>Johnston, A.</w:t>
      </w:r>
      <w:r w:rsidRPr="003E295F">
        <w:rPr>
          <w:i/>
        </w:rPr>
        <w:t xml:space="preserve"> et al.</w:t>
      </w:r>
      <w:r w:rsidRPr="003E295F">
        <w:t xml:space="preserve"> Comparing abundance distributions and range maps in spatial conservation planning for migratory species. </w:t>
      </w:r>
      <w:r w:rsidRPr="003E295F">
        <w:rPr>
          <w:i/>
        </w:rPr>
        <w:t>Ecol Appl</w:t>
      </w:r>
      <w:r w:rsidRPr="003E295F">
        <w:t xml:space="preserve"> </w:t>
      </w:r>
      <w:r w:rsidRPr="003E295F">
        <w:rPr>
          <w:b/>
        </w:rPr>
        <w:t>30</w:t>
      </w:r>
      <w:r w:rsidRPr="003E295F">
        <w:t xml:space="preserve">, e02058 (2020). </w:t>
      </w:r>
      <w:hyperlink r:id="rId103" w:history="1">
        <w:r w:rsidRPr="003E295F">
          <w:rPr>
            <w:rStyle w:val="Hyperlink"/>
          </w:rPr>
          <w:t>https://doi.org/10.1002/eap.2058</w:t>
        </w:r>
      </w:hyperlink>
    </w:p>
    <w:p w14:paraId="25C219AD" w14:textId="48EF00E9" w:rsidR="003E295F" w:rsidRPr="003E295F" w:rsidRDefault="003E295F" w:rsidP="003E295F">
      <w:pPr>
        <w:pStyle w:val="EndNoteBibliography"/>
        <w:ind w:left="720" w:hanging="720"/>
      </w:pPr>
      <w:r w:rsidRPr="003E295F">
        <w:t>73</w:t>
      </w:r>
      <w:r w:rsidRPr="003E295F">
        <w:tab/>
        <w:t xml:space="preserve">Nagy, K. A. Field metabolic rate and body size. </w:t>
      </w:r>
      <w:r w:rsidRPr="003E295F">
        <w:rPr>
          <w:i/>
        </w:rPr>
        <w:t>J Exp Biol</w:t>
      </w:r>
      <w:r w:rsidRPr="003E295F">
        <w:t xml:space="preserve"> </w:t>
      </w:r>
      <w:r w:rsidRPr="003E295F">
        <w:rPr>
          <w:b/>
        </w:rPr>
        <w:t>208</w:t>
      </w:r>
      <w:r w:rsidRPr="003E295F">
        <w:t xml:space="preserve">, 1621-1625 (2005). </w:t>
      </w:r>
      <w:hyperlink r:id="rId104" w:history="1">
        <w:r w:rsidRPr="003E295F">
          <w:rPr>
            <w:rStyle w:val="Hyperlink"/>
          </w:rPr>
          <w:t>https://doi.org/10.1242/jeb.01553</w:t>
        </w:r>
      </w:hyperlink>
    </w:p>
    <w:p w14:paraId="0E577A17" w14:textId="725BF787" w:rsidR="003E295F" w:rsidRPr="003E295F" w:rsidRDefault="003E295F" w:rsidP="003E295F">
      <w:pPr>
        <w:pStyle w:val="EndNoteBibliography"/>
        <w:ind w:left="720" w:hanging="720"/>
      </w:pPr>
      <w:r w:rsidRPr="003E295F">
        <w:t>74</w:t>
      </w:r>
      <w:r w:rsidRPr="003E295F">
        <w:tab/>
        <w:t xml:space="preserve">Nagy, K. A., Girard, I. A. &amp; Brown, T. K. Energetics of free-ranging mammals, reptiles, and birds. </w:t>
      </w:r>
      <w:r w:rsidRPr="003E295F">
        <w:rPr>
          <w:i/>
        </w:rPr>
        <w:t>Annu Rev Nutr</w:t>
      </w:r>
      <w:r w:rsidRPr="003E295F">
        <w:t xml:space="preserve"> </w:t>
      </w:r>
      <w:r w:rsidRPr="003E295F">
        <w:rPr>
          <w:b/>
        </w:rPr>
        <w:t>19</w:t>
      </w:r>
      <w:r w:rsidRPr="003E295F">
        <w:t xml:space="preserve">, 247-277 (1999). </w:t>
      </w:r>
      <w:hyperlink r:id="rId105" w:history="1">
        <w:r w:rsidRPr="003E295F">
          <w:rPr>
            <w:rStyle w:val="Hyperlink"/>
          </w:rPr>
          <w:t>https://doi.org/10.1146/annurev.nutr.19.1.247</w:t>
        </w:r>
      </w:hyperlink>
    </w:p>
    <w:p w14:paraId="36DDEECC" w14:textId="77777777" w:rsidR="003E295F" w:rsidRPr="003E295F" w:rsidRDefault="003E295F" w:rsidP="003E295F">
      <w:pPr>
        <w:pStyle w:val="EndNoteBibliography"/>
        <w:ind w:left="720" w:hanging="720"/>
      </w:pPr>
      <w:r w:rsidRPr="003E295F">
        <w:t>75</w:t>
      </w:r>
      <w:r w:rsidRPr="003E295F">
        <w:tab/>
        <w:t xml:space="preserve">Dunning Jr., J. D. </w:t>
      </w:r>
      <w:r w:rsidRPr="003E295F">
        <w:rPr>
          <w:i/>
        </w:rPr>
        <w:t>CRC Handbook of Bird Body Masses, 2nd Edition</w:t>
      </w:r>
      <w:r w:rsidRPr="003E295F">
        <w:t>.  (CRC Press, 2007).</w:t>
      </w:r>
    </w:p>
    <w:p w14:paraId="07DC3561" w14:textId="54C14635" w:rsidR="003E295F" w:rsidRPr="003E295F" w:rsidRDefault="003E295F" w:rsidP="003E295F">
      <w:pPr>
        <w:pStyle w:val="EndNoteBibliography"/>
        <w:ind w:left="720" w:hanging="720"/>
      </w:pPr>
      <w:r w:rsidRPr="003E295F">
        <w:t>76</w:t>
      </w:r>
      <w:r w:rsidRPr="003E295F">
        <w:tab/>
        <w:t xml:space="preserve">Nagy, K. A. Food requirements of wild animals: predictive equations for free-living mammals, reptiles, and birds. </w:t>
      </w:r>
      <w:r w:rsidRPr="003E295F">
        <w:rPr>
          <w:i/>
        </w:rPr>
        <w:t>Nutrition Abstracts and Reviews</w:t>
      </w:r>
      <w:r w:rsidRPr="003E295F">
        <w:t xml:space="preserve"> </w:t>
      </w:r>
      <w:r w:rsidRPr="003E295F">
        <w:rPr>
          <w:b/>
        </w:rPr>
        <w:t>Series B 71</w:t>
      </w:r>
      <w:r w:rsidRPr="003E295F">
        <w:t xml:space="preserve">, 21R-31R (2001). </w:t>
      </w:r>
      <w:hyperlink r:id="rId106" w:history="1">
        <w:r w:rsidRPr="003E295F">
          <w:rPr>
            <w:rStyle w:val="Hyperlink"/>
          </w:rPr>
          <w:t>https://doi.org/https://escholarship.org/uc/item/18s7d943</w:t>
        </w:r>
      </w:hyperlink>
    </w:p>
    <w:p w14:paraId="5F38878D" w14:textId="2AFE62FA" w:rsidR="003E295F" w:rsidRPr="003E295F" w:rsidRDefault="003E295F" w:rsidP="003E295F">
      <w:pPr>
        <w:pStyle w:val="EndNoteBibliography"/>
        <w:ind w:left="720" w:hanging="720"/>
      </w:pPr>
      <w:r w:rsidRPr="003E295F">
        <w:t>77</w:t>
      </w:r>
      <w:r w:rsidRPr="003E295F">
        <w:tab/>
        <w:t xml:space="preserve">McClenaghan, B., Nol, E. &amp; Kerr, K. C. R. DNA metabarcoding reveals the broad and flexible diet of a declining aerial insectivore. </w:t>
      </w:r>
      <w:r w:rsidRPr="003E295F">
        <w:rPr>
          <w:i/>
        </w:rPr>
        <w:t>The Auk</w:t>
      </w:r>
      <w:r w:rsidRPr="003E295F">
        <w:t xml:space="preserve"> </w:t>
      </w:r>
      <w:r w:rsidRPr="003E295F">
        <w:rPr>
          <w:b/>
        </w:rPr>
        <w:t>136</w:t>
      </w:r>
      <w:r w:rsidRPr="003E295F">
        <w:t xml:space="preserve"> (2019). </w:t>
      </w:r>
      <w:hyperlink r:id="rId107" w:history="1">
        <w:r w:rsidRPr="003E295F">
          <w:rPr>
            <w:rStyle w:val="Hyperlink"/>
          </w:rPr>
          <w:t>https://doi.org/10.1093/auk/uky003</w:t>
        </w:r>
      </w:hyperlink>
    </w:p>
    <w:p w14:paraId="44C74950" w14:textId="427920A7" w:rsidR="003E295F" w:rsidRPr="003E295F" w:rsidRDefault="003E295F" w:rsidP="003E295F">
      <w:pPr>
        <w:pStyle w:val="EndNoteBibliography"/>
        <w:ind w:left="720" w:hanging="720"/>
      </w:pPr>
      <w:r w:rsidRPr="003E295F">
        <w:lastRenderedPageBreak/>
        <w:t>78</w:t>
      </w:r>
      <w:r w:rsidRPr="003E295F">
        <w:tab/>
        <w:t xml:space="preserve">Nancekivell, P. R. &amp; Nocera, J. J. DNA metabarcoding reveals dietary divergence among sympatric swallows and flycatchers. </w:t>
      </w:r>
      <w:r w:rsidRPr="003E295F">
        <w:rPr>
          <w:i/>
        </w:rPr>
        <w:t>Ornithology</w:t>
      </w:r>
      <w:r w:rsidRPr="003E295F">
        <w:t xml:space="preserve"> (2024). </w:t>
      </w:r>
      <w:hyperlink r:id="rId108" w:history="1">
        <w:r w:rsidRPr="003E295F">
          <w:rPr>
            <w:rStyle w:val="Hyperlink"/>
          </w:rPr>
          <w:t>https://doi.org/10.1093/ornithology/ukae056</w:t>
        </w:r>
      </w:hyperlink>
    </w:p>
    <w:p w14:paraId="58A4F494" w14:textId="1EB9A59E" w:rsidR="003E295F" w:rsidRPr="003E295F" w:rsidRDefault="003E295F" w:rsidP="003E295F">
      <w:pPr>
        <w:pStyle w:val="EndNoteBibliography"/>
        <w:ind w:left="720" w:hanging="720"/>
      </w:pPr>
      <w:r w:rsidRPr="003E295F">
        <w:t>79</w:t>
      </w:r>
      <w:r w:rsidRPr="003E295F">
        <w:tab/>
        <w:t xml:space="preserve">Dunoyer, J. N., Lalla, K. M., Fraser, K. C. &amp; Elliott, K. H. Diet is associated with age and habitat, not foraging range, in purple martins: implications for aerial insectivores as indicators. </w:t>
      </w:r>
      <w:r w:rsidRPr="003E295F">
        <w:rPr>
          <w:i/>
        </w:rPr>
        <w:t>Canadian Journal of Zoology</w:t>
      </w:r>
      <w:r w:rsidRPr="003E295F">
        <w:t xml:space="preserve"> </w:t>
      </w:r>
      <w:r w:rsidRPr="003E295F">
        <w:rPr>
          <w:b/>
        </w:rPr>
        <w:t>102</w:t>
      </w:r>
      <w:r w:rsidRPr="003E295F">
        <w:t xml:space="preserve">, 567-577 (2024). </w:t>
      </w:r>
      <w:hyperlink r:id="rId109" w:history="1">
        <w:r w:rsidRPr="003E295F">
          <w:rPr>
            <w:rStyle w:val="Hyperlink"/>
          </w:rPr>
          <w:t>https://doi.org/10.1139/cjz-2023-0164</w:t>
        </w:r>
      </w:hyperlink>
    </w:p>
    <w:p w14:paraId="52E3592A" w14:textId="1DAD8EC6" w:rsidR="003E295F" w:rsidRPr="003E295F" w:rsidRDefault="003E295F" w:rsidP="003E295F">
      <w:pPr>
        <w:pStyle w:val="EndNoteBibliography"/>
        <w:ind w:left="720" w:hanging="720"/>
      </w:pPr>
      <w:r w:rsidRPr="003E295F">
        <w:t>80</w:t>
      </w:r>
      <w:r w:rsidRPr="003E295F">
        <w:tab/>
        <w:t xml:space="preserve">Bumelis, K. H., Cadman, M. D. &amp; Hobson, K. A. Endogenous biomarkers reveal diet partitioning among three sympatric species of swallows. </w:t>
      </w:r>
      <w:r w:rsidRPr="003E295F">
        <w:rPr>
          <w:i/>
        </w:rPr>
        <w:t>Ornithology</w:t>
      </w:r>
      <w:r w:rsidRPr="003E295F">
        <w:t xml:space="preserve"> </w:t>
      </w:r>
      <w:r w:rsidRPr="003E295F">
        <w:rPr>
          <w:b/>
        </w:rPr>
        <w:t>139</w:t>
      </w:r>
      <w:r w:rsidRPr="003E295F">
        <w:t xml:space="preserve"> (2022). </w:t>
      </w:r>
      <w:hyperlink r:id="rId110" w:history="1">
        <w:r w:rsidRPr="003E295F">
          <w:rPr>
            <w:rStyle w:val="Hyperlink"/>
          </w:rPr>
          <w:t>https://doi.org/10.1093/ornithology/ukab078</w:t>
        </w:r>
      </w:hyperlink>
    </w:p>
    <w:p w14:paraId="4E4EAD81" w14:textId="1EBC49A8" w:rsidR="003E295F" w:rsidRPr="003E295F" w:rsidRDefault="003E295F" w:rsidP="003E295F">
      <w:pPr>
        <w:pStyle w:val="EndNoteBibliography"/>
        <w:ind w:left="720" w:hanging="720"/>
      </w:pPr>
      <w:r w:rsidRPr="003E295F">
        <w:t>81</w:t>
      </w:r>
      <w:r w:rsidRPr="003E295F">
        <w:tab/>
        <w:t xml:space="preserve">Génier, C. S. V., Guglielmo, C. G. &amp; Hobson, K. A. Combining bulk stable H isotope (δ2H) measurements with fatty acid profiles to examine differential use of aquatic vs. terrestrial prey by three sympatric species of aerial insectivorous birds. </w:t>
      </w:r>
      <w:r w:rsidRPr="003E295F">
        <w:rPr>
          <w:i/>
        </w:rPr>
        <w:t>Frontiers in Ecology and Evolution</w:t>
      </w:r>
      <w:r w:rsidRPr="003E295F">
        <w:t xml:space="preserve"> </w:t>
      </w:r>
      <w:r w:rsidRPr="003E295F">
        <w:rPr>
          <w:b/>
        </w:rPr>
        <w:t>10</w:t>
      </w:r>
      <w:r w:rsidRPr="003E295F">
        <w:t xml:space="preserve"> (2022). </w:t>
      </w:r>
      <w:hyperlink r:id="rId111" w:history="1">
        <w:r w:rsidRPr="003E295F">
          <w:rPr>
            <w:rStyle w:val="Hyperlink"/>
          </w:rPr>
          <w:t>https://doi.org/10.3389/fevo.2022.1006928</w:t>
        </w:r>
      </w:hyperlink>
    </w:p>
    <w:p w14:paraId="30DA159A" w14:textId="77777777" w:rsidR="003E295F" w:rsidRPr="003E295F" w:rsidRDefault="003E295F" w:rsidP="003E295F">
      <w:pPr>
        <w:pStyle w:val="EndNoteBibliography"/>
        <w:ind w:left="720" w:hanging="720"/>
      </w:pPr>
      <w:r w:rsidRPr="003E295F">
        <w:t>82</w:t>
      </w:r>
      <w:r w:rsidRPr="003E295F">
        <w:tab/>
        <w:t>Mineau, P.</w:t>
      </w:r>
      <w:r w:rsidRPr="003E295F">
        <w:rPr>
          <w:i/>
        </w:rPr>
        <w:t xml:space="preserve"> et al.</w:t>
      </w:r>
      <w:r w:rsidRPr="003E295F">
        <w:t xml:space="preserve"> Pesticide acute toxicity reference values for birds. </w:t>
      </w:r>
      <w:r w:rsidRPr="003E295F">
        <w:rPr>
          <w:i/>
        </w:rPr>
        <w:t>Reviews of Environmental Contamination and Toxicology</w:t>
      </w:r>
      <w:r w:rsidRPr="003E295F">
        <w:t xml:space="preserve"> </w:t>
      </w:r>
      <w:r w:rsidRPr="003E295F">
        <w:rPr>
          <w:b/>
        </w:rPr>
        <w:t>170</w:t>
      </w:r>
      <w:r w:rsidRPr="003E295F">
        <w:t xml:space="preserve">, 13-74 (2001). </w:t>
      </w:r>
    </w:p>
    <w:p w14:paraId="5229D28D" w14:textId="62FA213D" w:rsidR="005E3EC9" w:rsidRDefault="005E3EC9" w:rsidP="005E3EC9">
      <w:pPr>
        <w:spacing w:after="160" w:line="259" w:lineRule="auto"/>
        <w:ind w:firstLine="0"/>
        <w:rPr>
          <w:sz w:val="22"/>
          <w:szCs w:val="22"/>
        </w:rPr>
      </w:pPr>
      <w:r>
        <w:rPr>
          <w:sz w:val="22"/>
          <w:szCs w:val="22"/>
        </w:rPr>
        <w:fldChar w:fldCharType="end"/>
      </w:r>
    </w:p>
    <w:p w14:paraId="16159F9F" w14:textId="77777777" w:rsidR="005E3EC9" w:rsidRDefault="005E3EC9">
      <w:pPr>
        <w:rPr>
          <w:b/>
        </w:rPr>
      </w:pPr>
      <w:r>
        <w:br w:type="page"/>
      </w:r>
    </w:p>
    <w:p w14:paraId="210E356B" w14:textId="297F5CBE" w:rsidR="00292E01" w:rsidRDefault="00D05E8E" w:rsidP="00D05E8E">
      <w:pPr>
        <w:pStyle w:val="Heading1"/>
      </w:pPr>
      <w:r>
        <w:lastRenderedPageBreak/>
        <w:t>Curriculum Vitae</w:t>
      </w:r>
    </w:p>
    <w:p w14:paraId="70DC5AEB" w14:textId="71172C5F" w:rsidR="00583BB0" w:rsidRDefault="00743C34">
      <w:pPr>
        <w:ind w:firstLine="0"/>
        <w:jc w:val="center"/>
        <w:rPr>
          <w:b/>
          <w:sz w:val="32"/>
          <w:szCs w:val="32"/>
        </w:rPr>
      </w:pPr>
      <w:r>
        <w:rPr>
          <w:b/>
          <w:sz w:val="32"/>
          <w:szCs w:val="32"/>
        </w:rPr>
        <w:t>Johanna M. Kraus</w:t>
      </w:r>
    </w:p>
    <w:p w14:paraId="70DC5AEC" w14:textId="77777777" w:rsidR="00583BB0" w:rsidRDefault="00743C34">
      <w:pPr>
        <w:widowControl w:val="0"/>
        <w:ind w:firstLine="0"/>
        <w:jc w:val="center"/>
      </w:pPr>
      <w:r>
        <w:t xml:space="preserve">U.S. Geological Survey </w:t>
      </w:r>
    </w:p>
    <w:p w14:paraId="70DC5AED" w14:textId="77777777" w:rsidR="00583BB0" w:rsidRDefault="00743C34">
      <w:pPr>
        <w:widowControl w:val="0"/>
        <w:ind w:firstLine="0"/>
        <w:jc w:val="center"/>
      </w:pPr>
      <w:r>
        <w:t>Columbia Environmental Research Center, Columbia, MO, USA</w:t>
      </w:r>
    </w:p>
    <w:p w14:paraId="70DC5AEE" w14:textId="77777777" w:rsidR="00583BB0" w:rsidRDefault="00743C34">
      <w:pPr>
        <w:widowControl w:val="0"/>
        <w:ind w:firstLine="0"/>
        <w:jc w:val="center"/>
      </w:pPr>
      <w:r>
        <w:t>Duty Station: Fort Collins, CO</w:t>
      </w:r>
    </w:p>
    <w:p w14:paraId="70DC5AEF" w14:textId="77777777" w:rsidR="00583BB0" w:rsidRDefault="00743C34">
      <w:pPr>
        <w:widowControl w:val="0"/>
        <w:ind w:firstLine="0"/>
        <w:jc w:val="center"/>
        <w:rPr>
          <w:color w:val="1155CC"/>
        </w:rPr>
      </w:pPr>
      <w:r>
        <w:rPr>
          <w:color w:val="1155CC"/>
        </w:rPr>
        <w:t>jkraus@usgs.gov</w:t>
      </w:r>
    </w:p>
    <w:p w14:paraId="70DC5AF0" w14:textId="77777777" w:rsidR="00583BB0" w:rsidRDefault="00B67C2C">
      <w:pPr>
        <w:widowControl w:val="0"/>
        <w:ind w:firstLine="0"/>
        <w:jc w:val="center"/>
        <w:rPr>
          <w:sz w:val="28"/>
          <w:szCs w:val="28"/>
        </w:rPr>
      </w:pPr>
      <w:r>
        <w:pict w14:anchorId="70DC5CFE">
          <v:rect id="_x0000_i1025" style="width:0;height:1.5pt" o:hralign="center" o:hrstd="t" o:hr="t" fillcolor="#a0a0a0" stroked="f"/>
        </w:pict>
      </w:r>
    </w:p>
    <w:p w14:paraId="70DC5AF1" w14:textId="77777777" w:rsidR="00583BB0" w:rsidRPr="00A57A9B" w:rsidRDefault="00743C34" w:rsidP="00A57A9B">
      <w:pPr>
        <w:ind w:firstLine="0"/>
        <w:rPr>
          <w:b/>
          <w:bCs/>
          <w:sz w:val="28"/>
          <w:szCs w:val="28"/>
        </w:rPr>
      </w:pPr>
      <w:bookmarkStart w:id="34" w:name="_heading=h.tvin1ctzg99v" w:colFirst="0" w:colLast="0"/>
      <w:bookmarkEnd w:id="34"/>
      <w:r w:rsidRPr="00A57A9B">
        <w:rPr>
          <w:b/>
          <w:bCs/>
          <w:sz w:val="28"/>
          <w:szCs w:val="28"/>
        </w:rPr>
        <w:t>Education</w:t>
      </w:r>
    </w:p>
    <w:p w14:paraId="70DC5AF2" w14:textId="77777777" w:rsidR="00583BB0" w:rsidRDefault="00583BB0">
      <w:pPr>
        <w:widowControl w:val="0"/>
        <w:ind w:firstLine="0"/>
        <w:jc w:val="center"/>
        <w:rPr>
          <w:sz w:val="8"/>
          <w:szCs w:val="8"/>
        </w:rPr>
      </w:pPr>
    </w:p>
    <w:p w14:paraId="70DC5AF3" w14:textId="77777777" w:rsidR="00583BB0" w:rsidRDefault="00743C34">
      <w:pPr>
        <w:widowControl w:val="0"/>
        <w:ind w:firstLine="0"/>
      </w:pPr>
      <w:r>
        <w:t>2006</w:t>
      </w:r>
      <w:r>
        <w:tab/>
      </w:r>
      <w:r>
        <w:rPr>
          <w:b/>
        </w:rPr>
        <w:t>Ph.D.</w:t>
      </w:r>
      <w:r>
        <w:t xml:space="preserve"> University of Virginia, Charlottesville, VA; Department of Biology</w:t>
      </w:r>
    </w:p>
    <w:p w14:paraId="70DC5AF4" w14:textId="77777777" w:rsidR="00583BB0" w:rsidRDefault="00743C34">
      <w:pPr>
        <w:widowControl w:val="0"/>
        <w:ind w:firstLine="0"/>
        <w:rPr>
          <w:sz w:val="28"/>
          <w:szCs w:val="28"/>
        </w:rPr>
      </w:pPr>
      <w:r>
        <w:t>1998</w:t>
      </w:r>
      <w:r>
        <w:rPr>
          <w:b/>
        </w:rPr>
        <w:tab/>
        <w:t>B.A.</w:t>
      </w:r>
      <w:r>
        <w:t xml:space="preserve"> with honors, Brown University, Providence, RI; Dept. of Ecology and Evolution</w:t>
      </w:r>
      <w:r>
        <w:rPr>
          <w:sz w:val="16"/>
          <w:szCs w:val="16"/>
        </w:rPr>
        <w:t xml:space="preserve"> </w:t>
      </w:r>
      <w:r w:rsidR="00B67C2C">
        <w:pict w14:anchorId="70DC5CFF">
          <v:rect id="_x0000_i1026" style="width:0;height:1.5pt" o:hralign="center" o:hrstd="t" o:hr="t" fillcolor="#a0a0a0" stroked="f"/>
        </w:pict>
      </w:r>
    </w:p>
    <w:p w14:paraId="70DC5AF5" w14:textId="77777777" w:rsidR="00583BB0" w:rsidRPr="00A57A9B" w:rsidRDefault="00743C34" w:rsidP="00A57A9B">
      <w:pPr>
        <w:ind w:firstLine="0"/>
        <w:rPr>
          <w:b/>
          <w:bCs/>
          <w:sz w:val="28"/>
          <w:szCs w:val="28"/>
        </w:rPr>
      </w:pPr>
      <w:bookmarkStart w:id="35" w:name="_heading=h.ak5gavv4fvgt" w:colFirst="0" w:colLast="0"/>
      <w:bookmarkEnd w:id="35"/>
      <w:r w:rsidRPr="00A57A9B">
        <w:rPr>
          <w:b/>
          <w:bCs/>
          <w:sz w:val="28"/>
          <w:szCs w:val="28"/>
        </w:rPr>
        <w:t>Professional Experience</w:t>
      </w:r>
    </w:p>
    <w:p w14:paraId="70DC5AF6" w14:textId="77777777" w:rsidR="00583BB0" w:rsidRDefault="00583BB0">
      <w:pPr>
        <w:widowControl w:val="0"/>
        <w:ind w:firstLine="0"/>
        <w:jc w:val="center"/>
        <w:rPr>
          <w:sz w:val="8"/>
          <w:szCs w:val="8"/>
        </w:rPr>
      </w:pPr>
    </w:p>
    <w:p w14:paraId="70DC5AF7" w14:textId="77777777" w:rsidR="00583BB0" w:rsidRDefault="00743C34">
      <w:pPr>
        <w:widowControl w:val="0"/>
        <w:ind w:firstLine="0"/>
      </w:pPr>
      <w:r>
        <w:t xml:space="preserve">2019 - </w:t>
      </w:r>
      <w:r>
        <w:rPr>
          <w:i/>
        </w:rPr>
        <w:t>present</w:t>
      </w:r>
      <w:r>
        <w:t xml:space="preserve">         </w:t>
      </w:r>
      <w:r>
        <w:tab/>
        <w:t>Research Ecologist, US Geological Survey, CERC, Columbia, MO</w:t>
      </w:r>
    </w:p>
    <w:p w14:paraId="70DC5AF8" w14:textId="77777777" w:rsidR="00583BB0" w:rsidRDefault="00743C34">
      <w:pPr>
        <w:widowControl w:val="0"/>
        <w:ind w:firstLine="0"/>
      </w:pPr>
      <w:r>
        <w:t xml:space="preserve">2015 - 2019 </w:t>
      </w:r>
      <w:r>
        <w:tab/>
        <w:t xml:space="preserve">        </w:t>
      </w:r>
      <w:r>
        <w:tab/>
        <w:t>Research Ecologist, US Geological Survey, FORT, Fort Collins, CO</w:t>
      </w:r>
    </w:p>
    <w:p w14:paraId="70DC5AF9" w14:textId="77777777" w:rsidR="00583BB0" w:rsidRDefault="00743C34">
      <w:pPr>
        <w:widowControl w:val="0"/>
        <w:ind w:firstLine="0"/>
      </w:pPr>
      <w:r>
        <w:t xml:space="preserve">2011 - 2015 </w:t>
      </w:r>
      <w:r>
        <w:tab/>
        <w:t xml:space="preserve">        </w:t>
      </w:r>
      <w:r>
        <w:tab/>
        <w:t>Mendenhall Postdoctoral Fellow, US Geological Survey, Fort Collins, CO</w:t>
      </w:r>
    </w:p>
    <w:p w14:paraId="70DC5AFA" w14:textId="77777777" w:rsidR="00583BB0" w:rsidRDefault="00743C34">
      <w:pPr>
        <w:widowControl w:val="0"/>
        <w:ind w:firstLine="0"/>
      </w:pPr>
      <w:r>
        <w:t xml:space="preserve">2007 - 2010 </w:t>
      </w:r>
      <w:r>
        <w:tab/>
        <w:t xml:space="preserve">        </w:t>
      </w:r>
      <w:r>
        <w:tab/>
        <w:t>Postdoctoral Researcher, Biology, Virginia Commonwealth University</w:t>
      </w:r>
    </w:p>
    <w:p w14:paraId="70DC5AFB" w14:textId="77777777" w:rsidR="00583BB0" w:rsidRDefault="00743C34">
      <w:pPr>
        <w:widowControl w:val="0"/>
        <w:ind w:firstLine="0"/>
      </w:pPr>
      <w:r>
        <w:t xml:space="preserve">2006 - 2007             </w:t>
      </w:r>
      <w:r>
        <w:tab/>
        <w:t>Visiting Assistant Professor, Biology, Washington and Lee University</w:t>
      </w:r>
    </w:p>
    <w:p w14:paraId="70DC5AFC" w14:textId="77777777" w:rsidR="00583BB0" w:rsidRDefault="00B67C2C">
      <w:pPr>
        <w:widowControl w:val="0"/>
        <w:ind w:firstLine="0"/>
        <w:rPr>
          <w:sz w:val="16"/>
          <w:szCs w:val="16"/>
        </w:rPr>
      </w:pPr>
      <w:r>
        <w:pict w14:anchorId="70DC5D00">
          <v:rect id="_x0000_i1027" style="width:0;height:1.5pt" o:hralign="center" o:hrstd="t" o:hr="t" fillcolor="#a0a0a0" stroked="f"/>
        </w:pict>
      </w:r>
    </w:p>
    <w:p w14:paraId="70DC5AFD" w14:textId="77777777" w:rsidR="00583BB0" w:rsidRPr="002F1EB9" w:rsidRDefault="00743C34" w:rsidP="002F1EB9">
      <w:pPr>
        <w:ind w:firstLine="0"/>
        <w:rPr>
          <w:b/>
          <w:bCs/>
          <w:sz w:val="28"/>
          <w:szCs w:val="28"/>
        </w:rPr>
      </w:pPr>
      <w:bookmarkStart w:id="36" w:name="_heading=h.igdbcd52mjaw" w:colFirst="0" w:colLast="0"/>
      <w:bookmarkEnd w:id="36"/>
      <w:r w:rsidRPr="002F1EB9">
        <w:rPr>
          <w:b/>
          <w:bCs/>
          <w:sz w:val="28"/>
          <w:szCs w:val="28"/>
        </w:rPr>
        <w:t>Publications and Reports (Select)</w:t>
      </w:r>
    </w:p>
    <w:p w14:paraId="70DC5AFE" w14:textId="77777777" w:rsidR="00583BB0" w:rsidRDefault="00583BB0">
      <w:pPr>
        <w:widowControl w:val="0"/>
        <w:ind w:firstLine="0"/>
        <w:jc w:val="center"/>
        <w:rPr>
          <w:sz w:val="8"/>
          <w:szCs w:val="8"/>
        </w:rPr>
      </w:pPr>
    </w:p>
    <w:p w14:paraId="70DC5AFF" w14:textId="77777777" w:rsidR="00583BB0" w:rsidRDefault="00743C34">
      <w:pPr>
        <w:widowControl w:val="0"/>
        <w:ind w:left="360" w:hanging="360"/>
      </w:pPr>
      <w:r>
        <w:rPr>
          <w:b/>
        </w:rPr>
        <w:t>Kraus J.M.</w:t>
      </w:r>
      <w:r>
        <w:t xml:space="preserve">, </w:t>
      </w:r>
      <w:proofErr w:type="spellStart"/>
      <w:r>
        <w:t>Skrabis</w:t>
      </w:r>
      <w:proofErr w:type="spellEnd"/>
      <w:r>
        <w:t xml:space="preserve"> K., </w:t>
      </w:r>
      <w:proofErr w:type="spellStart"/>
      <w:r>
        <w:t>Ciparis</w:t>
      </w:r>
      <w:proofErr w:type="spellEnd"/>
      <w:r>
        <w:t xml:space="preserve"> S. </w:t>
      </w:r>
      <w:proofErr w:type="spellStart"/>
      <w:r>
        <w:t>Isanhart</w:t>
      </w:r>
      <w:proofErr w:type="spellEnd"/>
      <w:r>
        <w:t xml:space="preserve"> J., Kenney A., Hinck J.E. 2023. Ecological harm and economic damages of chemical contamination </w:t>
      </w:r>
      <w:proofErr w:type="gramStart"/>
      <w:r>
        <w:t>to linked</w:t>
      </w:r>
      <w:proofErr w:type="gramEnd"/>
      <w:r>
        <w:t xml:space="preserve"> aquatic-terrestrial food webs: a study-design tool for practitioners. Environmental Toxicology and Chemistry. https://doi.org/10.1002/etc.5609</w:t>
      </w:r>
    </w:p>
    <w:p w14:paraId="70DC5B00" w14:textId="77777777" w:rsidR="00583BB0" w:rsidRDefault="00743C34">
      <w:pPr>
        <w:widowControl w:val="0"/>
        <w:ind w:left="360" w:hanging="360"/>
      </w:pPr>
      <w:r>
        <w:t xml:space="preserve">Walters, D.M., </w:t>
      </w:r>
      <w:r>
        <w:rPr>
          <w:b/>
        </w:rPr>
        <w:t>Kraus, J.M.</w:t>
      </w:r>
      <w:r>
        <w:t>, Tillitt D.E., 2023, Bioenergetic pathways of Polychlorinated Biphenyl (PCB) transfer from contaminated waters to birds at the Anniston Polychlorinated Biphenyl Assessment Area. Restricted File Federal Interagency Report to Office of Damage Assessment and Restoration. Non-citable.</w:t>
      </w:r>
    </w:p>
    <w:p w14:paraId="70DC5B01" w14:textId="77777777" w:rsidR="00583BB0" w:rsidRDefault="00743C34">
      <w:pPr>
        <w:widowControl w:val="0"/>
        <w:ind w:left="360" w:hanging="360"/>
      </w:pPr>
      <w:r>
        <w:rPr>
          <w:b/>
        </w:rPr>
        <w:t>Kraus J.M.</w:t>
      </w:r>
      <w:r>
        <w:t xml:space="preserve">, Holloway J.M., Pribil M.J., McGee B.N., Stricker C.A., Rutherford D.L, Todd A.S. 2022. Increased mercury and reduced insect diversity in linked stream-riparian food webs downstream of </w:t>
      </w:r>
      <w:proofErr w:type="gramStart"/>
      <w:r>
        <w:t>an</w:t>
      </w:r>
      <w:proofErr w:type="gramEnd"/>
      <w:r>
        <w:t xml:space="preserve"> historical mercury mine. Environmental Toxicology and Chemistry. https://doi.org/10.1002/etc.5342. Awarded ET&amp;C’s Top 10 Exceptional Papers of 2022.</w:t>
      </w:r>
    </w:p>
    <w:p w14:paraId="70DC5B02" w14:textId="77777777" w:rsidR="00583BB0" w:rsidRDefault="00743C34">
      <w:pPr>
        <w:widowControl w:val="0"/>
        <w:ind w:left="360" w:hanging="360"/>
      </w:pPr>
      <w:r>
        <w:t xml:space="preserve">Bundschuh M., Pietz S., Roodt A., </w:t>
      </w:r>
      <w:r>
        <w:rPr>
          <w:b/>
        </w:rPr>
        <w:t>Kraus J.M</w:t>
      </w:r>
      <w:r>
        <w:t>. 2022. Contaminant fluxes across ecosystems mediated by aquatic insects. Current Opinions in Insect Science. 50: 100885. https://doi.org/10.1016/j.cois.2022.100885</w:t>
      </w:r>
    </w:p>
    <w:p w14:paraId="70DC5B03" w14:textId="77777777" w:rsidR="00583BB0" w:rsidRDefault="00743C34">
      <w:pPr>
        <w:widowControl w:val="0"/>
        <w:ind w:left="360" w:hanging="360"/>
      </w:pPr>
      <w:r>
        <w:rPr>
          <w:b/>
        </w:rPr>
        <w:t>Kraus J.M.</w:t>
      </w:r>
      <w:r>
        <w:t>, J. Wesner, and D.M. Walters. 2021. Insect-mediated contaminant flux at the land-water interface: Are ecological subsidies driving exposure or is exposure driving subsidies? Environmental Toxicology and Chemistry. 40: 2953-2958. https://doi.org/10.1002/etc.5203. Focus Article.</w:t>
      </w:r>
    </w:p>
    <w:p w14:paraId="70DC5B04" w14:textId="77777777" w:rsidR="00583BB0" w:rsidRDefault="00743C34">
      <w:pPr>
        <w:widowControl w:val="0"/>
        <w:ind w:left="360" w:hanging="360"/>
      </w:pPr>
      <w:r>
        <w:rPr>
          <w:b/>
        </w:rPr>
        <w:t>Kraus J.M.</w:t>
      </w:r>
      <w:r>
        <w:t xml:space="preserve">, K.M. </w:t>
      </w:r>
      <w:proofErr w:type="spellStart"/>
      <w:r>
        <w:t>Kuivila</w:t>
      </w:r>
      <w:proofErr w:type="spellEnd"/>
      <w:r>
        <w:t>, M.L. Hladik, N. Shook, D.M. Mushet, K. Dowdy, R. Harrington. 2021. Cross-ecosystem fluxes of pesticides from wetlands mediated by adult aquatic insect emergence: Implications for terrestrial insectivores. Environmental Toxicology and Chemistry. 40: 2282-2296. https://doi.org/10.1002/etc.5111</w:t>
      </w:r>
    </w:p>
    <w:p w14:paraId="70DC5B05" w14:textId="77777777" w:rsidR="00583BB0" w:rsidRDefault="00743C34">
      <w:pPr>
        <w:widowControl w:val="0"/>
        <w:ind w:left="360" w:hanging="360"/>
      </w:pPr>
      <w:r>
        <w:rPr>
          <w:b/>
        </w:rPr>
        <w:t>Kraus J.M.</w:t>
      </w:r>
      <w:r>
        <w:t>, D.M. Walters and M.A. Mills, eds. 2020. Contaminants and Subsidies: The Land-Water Interface. Springer Scientific, Cham. https://doi.org/10.1007/978-3-030-49480-3</w:t>
      </w:r>
    </w:p>
    <w:p w14:paraId="70DC5B06" w14:textId="77777777" w:rsidR="00583BB0" w:rsidRDefault="00743C34">
      <w:pPr>
        <w:widowControl w:val="0"/>
        <w:ind w:left="360" w:hanging="360"/>
      </w:pPr>
      <w:r>
        <w:rPr>
          <w:b/>
        </w:rPr>
        <w:t xml:space="preserve">Kraus J.M. </w:t>
      </w:r>
      <w:r>
        <w:t xml:space="preserve">2019. Contaminants in linked aquatic-terrestrial ecosystems: Predicting effects of </w:t>
      </w:r>
      <w:r>
        <w:lastRenderedPageBreak/>
        <w:t>aquatic pollution on adult aquatic insects and terrestrial insectivores. BRIDGES Cluster for Freshwater Science. https://doi.org/10.1086/705997.</w:t>
      </w:r>
    </w:p>
    <w:p w14:paraId="70DC5B07" w14:textId="77777777" w:rsidR="00583BB0" w:rsidRDefault="00743C34">
      <w:pPr>
        <w:widowControl w:val="0"/>
        <w:ind w:left="360" w:hanging="360"/>
      </w:pPr>
      <w:r>
        <w:t xml:space="preserve">Muehlbauer J.D., C.A. Lupoli, </w:t>
      </w:r>
      <w:r>
        <w:rPr>
          <w:b/>
        </w:rPr>
        <w:t>J.M. Kraus</w:t>
      </w:r>
      <w:r>
        <w:t>. 2019. Aquatic-terrestrial linkages provide novel opportunities for freshwater ecologists to engage stakeholders and inform riparian management. BRIDGES Cluster for Freshwater Science. https://doi.org/10.1086/706104</w:t>
      </w:r>
    </w:p>
    <w:p w14:paraId="70DC5B08" w14:textId="77777777" w:rsidR="00583BB0" w:rsidRDefault="00743C34">
      <w:pPr>
        <w:widowControl w:val="0"/>
        <w:ind w:left="360" w:hanging="360"/>
      </w:pPr>
      <w:r>
        <w:rPr>
          <w:b/>
        </w:rPr>
        <w:t>Kraus J.M.</w:t>
      </w:r>
      <w:r>
        <w:t>, P.P. Gibson, D.M. Walters, M.A. Mills. 2017. Riparian spiders as sentinels of PCB contamination across heterogeneous aquatic ecosystems. Environmental Toxicology and Chemistry 36: 1278-1286. https://doi.org/10.1002/etc.3658</w:t>
      </w:r>
    </w:p>
    <w:p w14:paraId="70DC5B09" w14:textId="77777777" w:rsidR="00583BB0" w:rsidRDefault="00743C34">
      <w:pPr>
        <w:widowControl w:val="0"/>
        <w:ind w:left="360" w:hanging="360"/>
      </w:pPr>
      <w:r>
        <w:rPr>
          <w:b/>
        </w:rPr>
        <w:t>Kraus J.M.</w:t>
      </w:r>
      <w:r>
        <w:t>, J.F. Pomeranz, A.S. Todd, D.M. Walters, T.S. Schmidt, and R.B. Wanty. 2016. Aquatic pollution increases use of terrestrial prey by stream fish. Journal of Applied Ecology 53: 44-53. https://doi.org/10.1111/1365-2664.12543</w:t>
      </w:r>
    </w:p>
    <w:p w14:paraId="70DC5B0A" w14:textId="77777777" w:rsidR="00583BB0" w:rsidRDefault="00743C34">
      <w:pPr>
        <w:widowControl w:val="0"/>
        <w:ind w:left="360" w:hanging="360"/>
      </w:pPr>
      <w:r>
        <w:rPr>
          <w:b/>
        </w:rPr>
        <w:t>Kraus J.M.</w:t>
      </w:r>
      <w:r>
        <w:t>, D.M. Walters, J.S. Wesner, C.A. Stricker, T.S. Schmidt, and R.E. Zuellig. 2014. Metamorphosis alters contaminants and chemical tracers in insects: implications for food webs. Environmental Science and Technology 48: 10957-10965. https://doi.org/10.1021/es502970b. Awarded Editors’ Choice Paper American Chemical Society.</w:t>
      </w:r>
    </w:p>
    <w:p w14:paraId="70DC5B0B" w14:textId="77777777" w:rsidR="00583BB0" w:rsidRDefault="00743C34">
      <w:pPr>
        <w:widowControl w:val="0"/>
        <w:ind w:left="360" w:hanging="360"/>
      </w:pPr>
      <w:r>
        <w:rPr>
          <w:b/>
        </w:rPr>
        <w:t>Kraus J.M.</w:t>
      </w:r>
      <w:r>
        <w:t xml:space="preserve">, T.S. Schmidt, D.M. Walters, R.B. Wanty, R.E. Zuellig, and R.E. Wolf. 2014. Cross-ecosystem impacts of stream pollution reduce resource and contaminant flux to riparian food webs. Ecological Applications. 24: 235-243. https://doi.org/10.1890/13-0252.1 </w:t>
      </w:r>
    </w:p>
    <w:p w14:paraId="70DC5B0C" w14:textId="77777777" w:rsidR="00583BB0" w:rsidRDefault="00B67C2C">
      <w:pPr>
        <w:widowControl w:val="0"/>
        <w:ind w:firstLine="0"/>
        <w:rPr>
          <w:sz w:val="16"/>
          <w:szCs w:val="16"/>
        </w:rPr>
      </w:pPr>
      <w:r>
        <w:pict w14:anchorId="70DC5D01">
          <v:rect id="_x0000_i1028" style="width:0;height:1.5pt" o:hralign="center" o:hrstd="t" o:hr="t" fillcolor="#a0a0a0" stroked="f"/>
        </w:pict>
      </w:r>
      <w:r w:rsidR="00743C34">
        <w:rPr>
          <w:sz w:val="16"/>
          <w:szCs w:val="16"/>
        </w:rPr>
        <w:t xml:space="preserve"> </w:t>
      </w:r>
    </w:p>
    <w:p w14:paraId="70DC5B0D" w14:textId="77777777" w:rsidR="00583BB0" w:rsidRPr="002F1EB9" w:rsidRDefault="00743C34" w:rsidP="002F1EB9">
      <w:pPr>
        <w:ind w:firstLine="0"/>
        <w:rPr>
          <w:b/>
          <w:bCs/>
          <w:sz w:val="28"/>
          <w:szCs w:val="28"/>
        </w:rPr>
      </w:pPr>
      <w:bookmarkStart w:id="37" w:name="_heading=h.hmumaibzjura" w:colFirst="0" w:colLast="0"/>
      <w:bookmarkEnd w:id="37"/>
      <w:r w:rsidRPr="002F1EB9">
        <w:rPr>
          <w:b/>
          <w:bCs/>
          <w:sz w:val="28"/>
          <w:szCs w:val="28"/>
        </w:rPr>
        <w:t>Grants and Funding (Selected)</w:t>
      </w:r>
    </w:p>
    <w:p w14:paraId="70DC5B0E" w14:textId="77777777" w:rsidR="00583BB0" w:rsidRDefault="00583BB0">
      <w:pPr>
        <w:widowControl w:val="0"/>
        <w:ind w:firstLine="0"/>
        <w:jc w:val="center"/>
        <w:rPr>
          <w:sz w:val="8"/>
          <w:szCs w:val="8"/>
        </w:rPr>
      </w:pPr>
    </w:p>
    <w:p w14:paraId="70DC5B0F" w14:textId="77777777" w:rsidR="00583BB0" w:rsidRDefault="00743C34">
      <w:pPr>
        <w:widowControl w:val="0"/>
        <w:ind w:firstLine="0"/>
      </w:pPr>
      <w:r>
        <w:t xml:space="preserve">2025            </w:t>
      </w:r>
      <w:r>
        <w:tab/>
        <w:t>USGS Ecological Pathways IST, Environmental Health ($632,450 since 2019)</w:t>
      </w:r>
    </w:p>
    <w:p w14:paraId="70DC5B10" w14:textId="77777777" w:rsidR="00583BB0" w:rsidRDefault="00743C34">
      <w:pPr>
        <w:widowControl w:val="0"/>
        <w:ind w:firstLine="0"/>
      </w:pPr>
      <w:r>
        <w:t xml:space="preserve">2025            </w:t>
      </w:r>
      <w:r>
        <w:tab/>
        <w:t>USGS Food Resources IST, Environmental Health ($369,831 since 2019)</w:t>
      </w:r>
    </w:p>
    <w:p w14:paraId="70DC5B11" w14:textId="77777777" w:rsidR="00583BB0" w:rsidRDefault="00743C34">
      <w:pPr>
        <w:widowControl w:val="0"/>
        <w:ind w:firstLine="0"/>
      </w:pPr>
      <w:r>
        <w:t xml:space="preserve">2024            </w:t>
      </w:r>
      <w:r>
        <w:tab/>
        <w:t>Office of Restoration and Damage Assessment ($250,000)</w:t>
      </w:r>
    </w:p>
    <w:p w14:paraId="70DC5B12" w14:textId="77777777" w:rsidR="00583BB0" w:rsidRDefault="00743C34">
      <w:pPr>
        <w:widowControl w:val="0"/>
        <w:ind w:firstLine="0"/>
        <w:rPr>
          <w:i/>
        </w:rPr>
      </w:pPr>
      <w:r>
        <w:t xml:space="preserve">                    </w:t>
      </w:r>
      <w:r>
        <w:tab/>
      </w:r>
      <w:r>
        <w:rPr>
          <w:i/>
        </w:rPr>
        <w:t>“Dietary pathways of contaminant effects on bats in NRDAR cases”</w:t>
      </w:r>
    </w:p>
    <w:p w14:paraId="70DC5B13" w14:textId="77777777" w:rsidR="00583BB0" w:rsidRDefault="00743C34">
      <w:pPr>
        <w:widowControl w:val="0"/>
        <w:ind w:firstLine="0"/>
      </w:pPr>
      <w:r>
        <w:t xml:space="preserve">2019            </w:t>
      </w:r>
      <w:r>
        <w:tab/>
        <w:t>Office of Restoration and Damage Assessment ($50,000)</w:t>
      </w:r>
    </w:p>
    <w:p w14:paraId="70DC5B14" w14:textId="77777777" w:rsidR="00583BB0" w:rsidRDefault="00743C34">
      <w:pPr>
        <w:widowControl w:val="0"/>
        <w:ind w:left="1440" w:firstLine="60"/>
        <w:rPr>
          <w:i/>
        </w:rPr>
      </w:pPr>
      <w:r>
        <w:rPr>
          <w:i/>
        </w:rPr>
        <w:t>“Quantifying injury to develop damages claims in linked aquatic-terrestrial ecosystems in NRDAR cases”</w:t>
      </w:r>
    </w:p>
    <w:p w14:paraId="70DC5B15" w14:textId="77777777" w:rsidR="00583BB0" w:rsidRDefault="00743C34">
      <w:pPr>
        <w:widowControl w:val="0"/>
        <w:ind w:firstLine="0"/>
      </w:pPr>
      <w:r>
        <w:t xml:space="preserve">2016            </w:t>
      </w:r>
      <w:r>
        <w:tab/>
        <w:t>USGS Mineral Resources Program ($64,000)</w:t>
      </w:r>
    </w:p>
    <w:p w14:paraId="70DC5B16" w14:textId="77777777" w:rsidR="00583BB0" w:rsidRDefault="00743C34">
      <w:pPr>
        <w:widowControl w:val="0"/>
        <w:ind w:firstLine="0"/>
      </w:pPr>
      <w:r>
        <w:t xml:space="preserve">2014            </w:t>
      </w:r>
      <w:r>
        <w:tab/>
        <w:t>USGS Contaminant Biology Program ($250,000)</w:t>
      </w:r>
    </w:p>
    <w:p w14:paraId="70DC5B17" w14:textId="77777777" w:rsidR="00583BB0" w:rsidRDefault="00743C34">
      <w:pPr>
        <w:widowControl w:val="0"/>
        <w:ind w:firstLine="0"/>
      </w:pPr>
      <w:r>
        <w:t xml:space="preserve">2011            </w:t>
      </w:r>
      <w:r>
        <w:tab/>
        <w:t>USGS Mendenhall Postdoctoral Research Fellowship ($312,000)</w:t>
      </w:r>
    </w:p>
    <w:p w14:paraId="70DC5B18" w14:textId="77777777" w:rsidR="00583BB0" w:rsidRDefault="00743C34">
      <w:pPr>
        <w:widowControl w:val="0"/>
        <w:ind w:firstLine="0"/>
        <w:rPr>
          <w:i/>
        </w:rPr>
      </w:pPr>
      <w:r>
        <w:t xml:space="preserve">                    </w:t>
      </w:r>
      <w:r>
        <w:tab/>
      </w:r>
      <w:r>
        <w:rPr>
          <w:i/>
        </w:rPr>
        <w:t>“Biologically mediated fluxes of stream metals to riparian food webs”</w:t>
      </w:r>
    </w:p>
    <w:p w14:paraId="70DC5B19" w14:textId="77777777" w:rsidR="00583BB0" w:rsidRDefault="00743C34">
      <w:pPr>
        <w:widowControl w:val="0"/>
        <w:ind w:firstLine="0"/>
      </w:pPr>
      <w:r>
        <w:t xml:space="preserve">2006            </w:t>
      </w:r>
      <w:r>
        <w:tab/>
        <w:t>National Science Foundation/JSPS EAPSI Fellowship, Japan ($8,500)</w:t>
      </w:r>
    </w:p>
    <w:p w14:paraId="70DC5B1A" w14:textId="77777777" w:rsidR="00583BB0" w:rsidRDefault="00743C34">
      <w:pPr>
        <w:widowControl w:val="0"/>
        <w:ind w:firstLine="0"/>
      </w:pPr>
      <w:r>
        <w:t xml:space="preserve">2002            </w:t>
      </w:r>
      <w:r>
        <w:tab/>
        <w:t>National Science Foundation Graduate Research Fellowship ($110,500)</w:t>
      </w:r>
    </w:p>
    <w:p w14:paraId="70DC5B1B" w14:textId="77777777" w:rsidR="00583BB0" w:rsidRDefault="00743C34">
      <w:pPr>
        <w:widowControl w:val="0"/>
        <w:ind w:firstLine="0"/>
      </w:pPr>
      <w:r>
        <w:t xml:space="preserve">2000            </w:t>
      </w:r>
      <w:r>
        <w:tab/>
        <w:t>Presidential Fellowship, University of Virginia ($18,000)</w:t>
      </w:r>
    </w:p>
    <w:p w14:paraId="70DC5B1C" w14:textId="77777777" w:rsidR="00583BB0" w:rsidRDefault="00B67C2C">
      <w:pPr>
        <w:widowControl w:val="0"/>
        <w:ind w:firstLine="0"/>
        <w:rPr>
          <w:sz w:val="16"/>
          <w:szCs w:val="16"/>
        </w:rPr>
      </w:pPr>
      <w:r>
        <w:pict w14:anchorId="70DC5D02">
          <v:rect id="_x0000_i1029" style="width:0;height:1.5pt" o:hralign="center" o:hrstd="t" o:hr="t" fillcolor="#a0a0a0" stroked="f"/>
        </w:pict>
      </w:r>
    </w:p>
    <w:p w14:paraId="70DC5B1D" w14:textId="77777777" w:rsidR="00583BB0" w:rsidRPr="002F1EB9" w:rsidRDefault="00743C34" w:rsidP="002F1EB9">
      <w:pPr>
        <w:ind w:firstLine="0"/>
        <w:rPr>
          <w:b/>
          <w:bCs/>
          <w:sz w:val="28"/>
          <w:szCs w:val="28"/>
        </w:rPr>
      </w:pPr>
      <w:bookmarkStart w:id="38" w:name="_heading=h.uo92sw7q3ni8" w:colFirst="0" w:colLast="0"/>
      <w:bookmarkEnd w:id="38"/>
      <w:r w:rsidRPr="002F1EB9">
        <w:rPr>
          <w:b/>
          <w:bCs/>
          <w:sz w:val="28"/>
          <w:szCs w:val="28"/>
        </w:rPr>
        <w:t>Leadership and Service</w:t>
      </w:r>
    </w:p>
    <w:p w14:paraId="70DC5B1E" w14:textId="77777777" w:rsidR="00583BB0" w:rsidRDefault="00583BB0">
      <w:pPr>
        <w:widowControl w:val="0"/>
        <w:ind w:firstLine="0"/>
        <w:jc w:val="center"/>
        <w:rPr>
          <w:sz w:val="8"/>
          <w:szCs w:val="8"/>
        </w:rPr>
      </w:pPr>
    </w:p>
    <w:p w14:paraId="70DC5B1F" w14:textId="77777777" w:rsidR="00583BB0" w:rsidRDefault="00743C34">
      <w:pPr>
        <w:widowControl w:val="0"/>
        <w:ind w:firstLine="0"/>
      </w:pPr>
      <w:r>
        <w:t>2024</w:t>
      </w:r>
      <w:r>
        <w:tab/>
        <w:t>Dissertation Committee Member, Colorado State University</w:t>
      </w:r>
    </w:p>
    <w:p w14:paraId="70DC5B20" w14:textId="77777777" w:rsidR="00583BB0" w:rsidRDefault="00743C34">
      <w:pPr>
        <w:widowControl w:val="0"/>
        <w:ind w:firstLine="0"/>
      </w:pPr>
      <w:r>
        <w:t>2022</w:t>
      </w:r>
      <w:r>
        <w:tab/>
        <w:t>Lead organizer, “Operationalizing the science: Collaborating across disciplines to put</w:t>
      </w:r>
    </w:p>
    <w:p w14:paraId="70DC5B21" w14:textId="77777777" w:rsidR="00583BB0" w:rsidRDefault="00743C34">
      <w:pPr>
        <w:widowControl w:val="0"/>
      </w:pPr>
      <w:r>
        <w:t>ecological theory into practice”, Joint Aquatic Sciences Meeting 2022, Portland, OR</w:t>
      </w:r>
    </w:p>
    <w:p w14:paraId="70DC5B22" w14:textId="77777777" w:rsidR="00583BB0" w:rsidRDefault="00743C34">
      <w:pPr>
        <w:widowControl w:val="0"/>
        <w:ind w:firstLine="0"/>
      </w:pPr>
      <w:r>
        <w:t>2021</w:t>
      </w:r>
      <w:r>
        <w:tab/>
        <w:t>Co-organizer, “Impact of chemical pollutants in food webs within and across ecosystem</w:t>
      </w:r>
    </w:p>
    <w:p w14:paraId="70DC5B23" w14:textId="77777777" w:rsidR="00583BB0" w:rsidRDefault="00743C34">
      <w:pPr>
        <w:widowControl w:val="0"/>
      </w:pPr>
      <w:r>
        <w:t>boundaries”, Society for Environmental Toxicology and Chemistry Europe 2021, virtual.</w:t>
      </w:r>
    </w:p>
    <w:p w14:paraId="70DC5B24" w14:textId="77777777" w:rsidR="00583BB0" w:rsidRDefault="00743C34">
      <w:pPr>
        <w:widowControl w:val="0"/>
        <w:ind w:firstLine="0"/>
      </w:pPr>
      <w:r>
        <w:t>2021</w:t>
      </w:r>
      <w:r>
        <w:tab/>
        <w:t>Society of Freshwater Science Meeting, Invited Mentorship Panelist</w:t>
      </w:r>
    </w:p>
    <w:p w14:paraId="70DC5B25" w14:textId="77777777" w:rsidR="00583BB0" w:rsidRDefault="00743C34">
      <w:pPr>
        <w:widowControl w:val="0"/>
        <w:ind w:firstLine="0"/>
      </w:pPr>
      <w:r>
        <w:t>2017</w:t>
      </w:r>
      <w:r>
        <w:tab/>
        <w:t>Rocky Mountain Society for Environmental Toxicology and Chemistry, President</w:t>
      </w:r>
    </w:p>
    <w:p w14:paraId="70DC5B26" w14:textId="77777777" w:rsidR="00583BB0" w:rsidRDefault="00743C34">
      <w:pPr>
        <w:widowControl w:val="0"/>
        <w:ind w:firstLine="0"/>
        <w:rPr>
          <w:b/>
        </w:rPr>
      </w:pPr>
      <w:r>
        <w:t>2016</w:t>
      </w:r>
      <w:r>
        <w:tab/>
        <w:t>Rocky Mountain Society for Environmental Toxicology and Chemistry, Vice President</w:t>
      </w:r>
    </w:p>
    <w:p w14:paraId="70DC5B27" w14:textId="13B1B9C5" w:rsidR="00583BB0" w:rsidRDefault="00743C34" w:rsidP="00D05E8E">
      <w:pPr>
        <w:widowControl w:val="0"/>
        <w:ind w:firstLine="0"/>
        <w:jc w:val="center"/>
        <w:rPr>
          <w:b/>
        </w:rPr>
      </w:pPr>
      <w:r>
        <w:rPr>
          <w:b/>
        </w:rPr>
        <w:lastRenderedPageBreak/>
        <w:t>CHRISTY A. MORRISSEY</w:t>
      </w:r>
    </w:p>
    <w:p w14:paraId="70DC5B28" w14:textId="77777777" w:rsidR="00583BB0" w:rsidRDefault="00743C34">
      <w:pPr>
        <w:widowControl w:val="0"/>
        <w:ind w:firstLine="0"/>
        <w:jc w:val="center"/>
      </w:pPr>
      <w:r>
        <w:t>Department of Biology University of Saskatchewan, Saskatoon, Canada</w:t>
      </w:r>
    </w:p>
    <w:p w14:paraId="70DC5B29" w14:textId="77777777" w:rsidR="00583BB0" w:rsidRDefault="00743C34">
      <w:pPr>
        <w:widowControl w:val="0"/>
        <w:ind w:firstLine="0"/>
        <w:jc w:val="center"/>
      </w:pPr>
      <w:r>
        <w:t xml:space="preserve">Phone: 306-966-4433 Email: </w:t>
      </w:r>
      <w:hyperlink r:id="rId112">
        <w:r>
          <w:rPr>
            <w:color w:val="1155CC"/>
            <w:u w:val="single"/>
          </w:rPr>
          <w:t>Christy.morrissey@usask.ca</w:t>
        </w:r>
      </w:hyperlink>
    </w:p>
    <w:p w14:paraId="70DC5B2A" w14:textId="77777777" w:rsidR="00583BB0" w:rsidRDefault="00583BB0">
      <w:pPr>
        <w:widowControl w:val="0"/>
        <w:ind w:firstLine="0"/>
        <w:jc w:val="center"/>
        <w:rPr>
          <w:sz w:val="16"/>
          <w:szCs w:val="16"/>
        </w:rPr>
      </w:pPr>
    </w:p>
    <w:p w14:paraId="70DC5B2B" w14:textId="77777777" w:rsidR="00583BB0" w:rsidRDefault="00743C34">
      <w:pPr>
        <w:widowControl w:val="0"/>
        <w:pBdr>
          <w:top w:val="none" w:sz="0" w:space="0" w:color="000000"/>
          <w:left w:val="none" w:sz="0" w:space="0" w:color="000000"/>
          <w:bottom w:val="none" w:sz="0" w:space="0" w:color="000000"/>
          <w:right w:val="none" w:sz="0" w:space="0" w:color="000000"/>
          <w:between w:val="none" w:sz="0" w:space="0" w:color="000000"/>
        </w:pBdr>
        <w:ind w:firstLine="0"/>
        <w:rPr>
          <w:b/>
          <w:color w:val="417630"/>
        </w:rPr>
      </w:pPr>
      <w:r>
        <w:rPr>
          <w:b/>
          <w:color w:val="417630"/>
        </w:rPr>
        <w:t>EDUCATION</w:t>
      </w:r>
    </w:p>
    <w:tbl>
      <w:tblPr>
        <w:tblStyle w:val="af1"/>
        <w:tblW w:w="9150" w:type="dxa"/>
        <w:tblBorders>
          <w:top w:val="nil"/>
          <w:left w:val="nil"/>
          <w:bottom w:val="nil"/>
          <w:right w:val="nil"/>
          <w:insideH w:val="nil"/>
          <w:insideV w:val="nil"/>
        </w:tblBorders>
        <w:tblLayout w:type="fixed"/>
        <w:tblLook w:val="0600" w:firstRow="0" w:lastRow="0" w:firstColumn="0" w:lastColumn="0" w:noHBand="1" w:noVBand="1"/>
      </w:tblPr>
      <w:tblGrid>
        <w:gridCol w:w="1410"/>
        <w:gridCol w:w="7740"/>
      </w:tblGrid>
      <w:tr w:rsidR="00583BB0" w14:paraId="70DC5B30" w14:textId="77777777">
        <w:trPr>
          <w:trHeight w:val="803"/>
        </w:trPr>
        <w:tc>
          <w:tcPr>
            <w:tcW w:w="1410" w:type="dxa"/>
            <w:tcMar>
              <w:top w:w="0" w:type="dxa"/>
              <w:left w:w="0" w:type="dxa"/>
              <w:bottom w:w="120" w:type="dxa"/>
              <w:right w:w="0" w:type="dxa"/>
            </w:tcMar>
          </w:tcPr>
          <w:p w14:paraId="70DC5B2C" w14:textId="77777777" w:rsidR="00583BB0" w:rsidRDefault="00743C34">
            <w:pPr>
              <w:widowControl w:val="0"/>
              <w:ind w:firstLine="0"/>
            </w:pPr>
            <w:r>
              <w:t xml:space="preserve">2003 </w:t>
            </w:r>
            <w:r>
              <w:tab/>
            </w:r>
          </w:p>
        </w:tc>
        <w:tc>
          <w:tcPr>
            <w:tcW w:w="7740" w:type="dxa"/>
            <w:tcMar>
              <w:top w:w="0" w:type="dxa"/>
              <w:left w:w="0" w:type="dxa"/>
              <w:bottom w:w="120" w:type="dxa"/>
              <w:right w:w="0" w:type="dxa"/>
            </w:tcMar>
          </w:tcPr>
          <w:p w14:paraId="70DC5B2D" w14:textId="77777777" w:rsidR="00583BB0" w:rsidRDefault="00743C34">
            <w:pPr>
              <w:widowControl w:val="0"/>
              <w:ind w:firstLine="0"/>
            </w:pPr>
            <w:r>
              <w:rPr>
                <w:b/>
              </w:rPr>
              <w:t>PhD</w:t>
            </w:r>
            <w:r>
              <w:t>, Avian population ecology and Wildlife ecotoxicology</w:t>
            </w:r>
          </w:p>
          <w:p w14:paraId="70DC5B2E" w14:textId="77777777" w:rsidR="00583BB0" w:rsidRDefault="00743C34">
            <w:pPr>
              <w:widowControl w:val="0"/>
              <w:ind w:firstLine="0"/>
            </w:pPr>
            <w:r>
              <w:t xml:space="preserve">Department of Biological Sciences     </w:t>
            </w:r>
            <w:r>
              <w:tab/>
            </w:r>
          </w:p>
          <w:p w14:paraId="70DC5B2F" w14:textId="77777777" w:rsidR="00583BB0" w:rsidRDefault="00743C34">
            <w:pPr>
              <w:widowControl w:val="0"/>
              <w:ind w:firstLine="0"/>
            </w:pPr>
            <w:r>
              <w:t xml:space="preserve">Simon Fraser University, Burnaby, British Columbia, Canada             </w:t>
            </w:r>
            <w:r>
              <w:tab/>
            </w:r>
          </w:p>
        </w:tc>
      </w:tr>
      <w:tr w:rsidR="00583BB0" w14:paraId="70DC5B34" w14:textId="77777777">
        <w:trPr>
          <w:trHeight w:val="460"/>
        </w:trPr>
        <w:tc>
          <w:tcPr>
            <w:tcW w:w="1410" w:type="dxa"/>
            <w:tcMar>
              <w:top w:w="0" w:type="dxa"/>
              <w:left w:w="0" w:type="dxa"/>
              <w:bottom w:w="120" w:type="dxa"/>
              <w:right w:w="0" w:type="dxa"/>
            </w:tcMar>
          </w:tcPr>
          <w:p w14:paraId="70DC5B31" w14:textId="77777777" w:rsidR="00583BB0" w:rsidRDefault="00743C34">
            <w:pPr>
              <w:widowControl w:val="0"/>
              <w:ind w:firstLine="0"/>
              <w:rPr>
                <w:b/>
              </w:rPr>
            </w:pPr>
            <w:r>
              <w:t>1997</w:t>
            </w:r>
            <w:r>
              <w:rPr>
                <w:b/>
              </w:rPr>
              <w:t xml:space="preserve"> </w:t>
            </w:r>
            <w:r>
              <w:rPr>
                <w:b/>
              </w:rPr>
              <w:tab/>
            </w:r>
            <w:r>
              <w:rPr>
                <w:b/>
              </w:rPr>
              <w:tab/>
              <w:t xml:space="preserve">    </w:t>
            </w:r>
          </w:p>
        </w:tc>
        <w:tc>
          <w:tcPr>
            <w:tcW w:w="7740" w:type="dxa"/>
            <w:tcMar>
              <w:top w:w="0" w:type="dxa"/>
              <w:left w:w="0" w:type="dxa"/>
              <w:bottom w:w="120" w:type="dxa"/>
              <w:right w:w="0" w:type="dxa"/>
            </w:tcMar>
          </w:tcPr>
          <w:p w14:paraId="70DC5B32" w14:textId="77777777" w:rsidR="00583BB0" w:rsidRDefault="00743C34">
            <w:pPr>
              <w:widowControl w:val="0"/>
              <w:ind w:firstLine="0"/>
            </w:pPr>
            <w:r>
              <w:rPr>
                <w:b/>
              </w:rPr>
              <w:t>BSc</w:t>
            </w:r>
            <w:r>
              <w:t>, Zoology (minor: English)</w:t>
            </w:r>
          </w:p>
          <w:p w14:paraId="70DC5B33" w14:textId="77777777" w:rsidR="00583BB0" w:rsidRDefault="00743C34">
            <w:pPr>
              <w:widowControl w:val="0"/>
              <w:ind w:firstLine="0"/>
            </w:pPr>
            <w:r>
              <w:t>University of British Columbia, Vancouver, British Columbia, Canada</w:t>
            </w:r>
          </w:p>
        </w:tc>
      </w:tr>
    </w:tbl>
    <w:p w14:paraId="70DC5B35" w14:textId="77777777" w:rsidR="00583BB0" w:rsidRDefault="00743C34">
      <w:pPr>
        <w:widowControl w:val="0"/>
        <w:pBdr>
          <w:top w:val="none" w:sz="0" w:space="0" w:color="000000"/>
          <w:left w:val="none" w:sz="0" w:space="0" w:color="000000"/>
          <w:bottom w:val="none" w:sz="0" w:space="0" w:color="000000"/>
          <w:right w:val="none" w:sz="0" w:space="0" w:color="000000"/>
          <w:between w:val="none" w:sz="0" w:space="0" w:color="000000"/>
        </w:pBdr>
        <w:ind w:firstLine="0"/>
        <w:rPr>
          <w:b/>
          <w:color w:val="417630"/>
        </w:rPr>
      </w:pPr>
      <w:r>
        <w:rPr>
          <w:b/>
          <w:color w:val="417630"/>
        </w:rPr>
        <w:t>PROFESSIONAL AND EMPLOYMENT RECORD</w:t>
      </w:r>
    </w:p>
    <w:tbl>
      <w:tblPr>
        <w:tblStyle w:val="af2"/>
        <w:tblW w:w="9360" w:type="dxa"/>
        <w:tblBorders>
          <w:top w:val="nil"/>
          <w:left w:val="nil"/>
          <w:bottom w:val="nil"/>
          <w:right w:val="nil"/>
          <w:insideH w:val="nil"/>
          <w:insideV w:val="nil"/>
        </w:tblBorders>
        <w:tblLayout w:type="fixed"/>
        <w:tblLook w:val="0600" w:firstRow="0" w:lastRow="0" w:firstColumn="0" w:lastColumn="0" w:noHBand="1" w:noVBand="1"/>
      </w:tblPr>
      <w:tblGrid>
        <w:gridCol w:w="2242"/>
        <w:gridCol w:w="7118"/>
      </w:tblGrid>
      <w:tr w:rsidR="00583BB0" w14:paraId="70DC5B38" w14:textId="77777777">
        <w:trPr>
          <w:trHeight w:val="375"/>
        </w:trPr>
        <w:tc>
          <w:tcPr>
            <w:tcW w:w="2242" w:type="dxa"/>
            <w:tcMar>
              <w:top w:w="0" w:type="dxa"/>
              <w:left w:w="100" w:type="dxa"/>
              <w:bottom w:w="0" w:type="dxa"/>
              <w:right w:w="100" w:type="dxa"/>
            </w:tcMar>
          </w:tcPr>
          <w:p w14:paraId="70DC5B36" w14:textId="77777777" w:rsidR="00583BB0" w:rsidRDefault="00743C34">
            <w:pPr>
              <w:widowControl w:val="0"/>
              <w:ind w:left="-90" w:firstLine="0"/>
            </w:pPr>
            <w:r>
              <w:t>07/2019 – present</w:t>
            </w:r>
          </w:p>
        </w:tc>
        <w:tc>
          <w:tcPr>
            <w:tcW w:w="7117" w:type="dxa"/>
            <w:tcMar>
              <w:top w:w="0" w:type="dxa"/>
              <w:left w:w="0" w:type="dxa"/>
              <w:bottom w:w="120" w:type="dxa"/>
              <w:right w:w="0" w:type="dxa"/>
            </w:tcMar>
          </w:tcPr>
          <w:p w14:paraId="70DC5B37" w14:textId="77777777" w:rsidR="00583BB0" w:rsidRDefault="00743C34">
            <w:pPr>
              <w:widowControl w:val="0"/>
              <w:ind w:firstLine="0"/>
            </w:pPr>
            <w:r>
              <w:rPr>
                <w:b/>
              </w:rPr>
              <w:t>Professor, with tenure</w:t>
            </w:r>
            <w:r>
              <w:t>, Biology</w:t>
            </w:r>
          </w:p>
        </w:tc>
      </w:tr>
      <w:tr w:rsidR="00583BB0" w14:paraId="70DC5B3B" w14:textId="77777777">
        <w:trPr>
          <w:trHeight w:val="630"/>
        </w:trPr>
        <w:tc>
          <w:tcPr>
            <w:tcW w:w="2242" w:type="dxa"/>
            <w:tcMar>
              <w:top w:w="0" w:type="dxa"/>
              <w:left w:w="100" w:type="dxa"/>
              <w:bottom w:w="0" w:type="dxa"/>
              <w:right w:w="100" w:type="dxa"/>
            </w:tcMar>
          </w:tcPr>
          <w:p w14:paraId="70DC5B39" w14:textId="77777777" w:rsidR="00583BB0" w:rsidRDefault="00743C34">
            <w:pPr>
              <w:widowControl w:val="0"/>
              <w:ind w:left="-90" w:firstLine="0"/>
            </w:pPr>
            <w:r>
              <w:t>07/2015 – 06/2019</w:t>
            </w:r>
          </w:p>
        </w:tc>
        <w:tc>
          <w:tcPr>
            <w:tcW w:w="7117" w:type="dxa"/>
            <w:tcMar>
              <w:top w:w="0" w:type="dxa"/>
              <w:left w:w="0" w:type="dxa"/>
              <w:bottom w:w="120" w:type="dxa"/>
              <w:right w:w="0" w:type="dxa"/>
            </w:tcMar>
          </w:tcPr>
          <w:p w14:paraId="70DC5B3A" w14:textId="77777777" w:rsidR="00583BB0" w:rsidRDefault="00743C34">
            <w:pPr>
              <w:widowControl w:val="0"/>
              <w:ind w:firstLine="0"/>
            </w:pPr>
            <w:r>
              <w:rPr>
                <w:b/>
              </w:rPr>
              <w:t>Associate Professor, with tenure</w:t>
            </w:r>
            <w:r>
              <w:t>, Biology (primary 70%) and School of Environment and Sustainability (secondary joint 30%)</w:t>
            </w:r>
          </w:p>
        </w:tc>
      </w:tr>
      <w:tr w:rsidR="00583BB0" w14:paraId="70DC5B3E" w14:textId="77777777">
        <w:trPr>
          <w:trHeight w:val="630"/>
        </w:trPr>
        <w:tc>
          <w:tcPr>
            <w:tcW w:w="2242" w:type="dxa"/>
            <w:tcMar>
              <w:top w:w="0" w:type="dxa"/>
              <w:left w:w="100" w:type="dxa"/>
              <w:bottom w:w="0" w:type="dxa"/>
              <w:right w:w="100" w:type="dxa"/>
            </w:tcMar>
          </w:tcPr>
          <w:p w14:paraId="70DC5B3C" w14:textId="77777777" w:rsidR="00583BB0" w:rsidRDefault="00743C34">
            <w:pPr>
              <w:widowControl w:val="0"/>
              <w:ind w:left="-90" w:firstLine="0"/>
            </w:pPr>
            <w:r>
              <w:t>10/2010 – 06/2015</w:t>
            </w:r>
          </w:p>
        </w:tc>
        <w:tc>
          <w:tcPr>
            <w:tcW w:w="7117" w:type="dxa"/>
            <w:tcMar>
              <w:top w:w="0" w:type="dxa"/>
              <w:left w:w="0" w:type="dxa"/>
              <w:bottom w:w="120" w:type="dxa"/>
              <w:right w:w="0" w:type="dxa"/>
            </w:tcMar>
          </w:tcPr>
          <w:p w14:paraId="70DC5B3D" w14:textId="77777777" w:rsidR="00583BB0" w:rsidRDefault="00743C34">
            <w:pPr>
              <w:widowControl w:val="0"/>
              <w:ind w:firstLine="0"/>
            </w:pPr>
            <w:r>
              <w:rPr>
                <w:b/>
              </w:rPr>
              <w:t>Assistant Professor, without tenure</w:t>
            </w:r>
            <w:r>
              <w:t>, Biology (primary 70%) and School of Environment and Sustainability (secondary joint 30%)</w:t>
            </w:r>
          </w:p>
        </w:tc>
      </w:tr>
      <w:tr w:rsidR="00583BB0" w14:paraId="70DC5B41" w14:textId="77777777">
        <w:trPr>
          <w:trHeight w:val="630"/>
        </w:trPr>
        <w:tc>
          <w:tcPr>
            <w:tcW w:w="2242" w:type="dxa"/>
            <w:tcMar>
              <w:top w:w="0" w:type="dxa"/>
              <w:left w:w="100" w:type="dxa"/>
              <w:bottom w:w="0" w:type="dxa"/>
              <w:right w:w="100" w:type="dxa"/>
            </w:tcMar>
          </w:tcPr>
          <w:p w14:paraId="70DC5B3F" w14:textId="77777777" w:rsidR="00583BB0" w:rsidRDefault="00743C34">
            <w:pPr>
              <w:widowControl w:val="0"/>
              <w:ind w:left="-90" w:firstLine="0"/>
            </w:pPr>
            <w:r>
              <w:t>10/2008 – 09/2010</w:t>
            </w:r>
          </w:p>
        </w:tc>
        <w:tc>
          <w:tcPr>
            <w:tcW w:w="7117" w:type="dxa"/>
            <w:tcMar>
              <w:top w:w="0" w:type="dxa"/>
              <w:left w:w="0" w:type="dxa"/>
              <w:bottom w:w="120" w:type="dxa"/>
              <w:right w:w="0" w:type="dxa"/>
            </w:tcMar>
          </w:tcPr>
          <w:p w14:paraId="70DC5B40" w14:textId="77777777" w:rsidR="00583BB0" w:rsidRDefault="00743C34">
            <w:pPr>
              <w:widowControl w:val="0"/>
              <w:ind w:firstLine="0"/>
            </w:pPr>
            <w:r>
              <w:rPr>
                <w:b/>
              </w:rPr>
              <w:t xml:space="preserve">Leverhulme Trust Early Career Fellow, </w:t>
            </w:r>
            <w:r>
              <w:t>Cardiff University (Biosciences), Cardiff, Wales, United Kingdom</w:t>
            </w:r>
          </w:p>
        </w:tc>
      </w:tr>
      <w:tr w:rsidR="00583BB0" w14:paraId="70DC5B44" w14:textId="77777777">
        <w:trPr>
          <w:trHeight w:val="630"/>
        </w:trPr>
        <w:tc>
          <w:tcPr>
            <w:tcW w:w="2242" w:type="dxa"/>
            <w:tcMar>
              <w:top w:w="0" w:type="dxa"/>
              <w:left w:w="100" w:type="dxa"/>
              <w:bottom w:w="0" w:type="dxa"/>
              <w:right w:w="100" w:type="dxa"/>
            </w:tcMar>
          </w:tcPr>
          <w:p w14:paraId="70DC5B42" w14:textId="77777777" w:rsidR="00583BB0" w:rsidRDefault="00743C34">
            <w:pPr>
              <w:widowControl w:val="0"/>
              <w:ind w:left="-90" w:firstLine="0"/>
            </w:pPr>
            <w:r>
              <w:t>04/2006 – 09/2008</w:t>
            </w:r>
          </w:p>
        </w:tc>
        <w:tc>
          <w:tcPr>
            <w:tcW w:w="7117" w:type="dxa"/>
            <w:tcMar>
              <w:top w:w="0" w:type="dxa"/>
              <w:left w:w="0" w:type="dxa"/>
              <w:bottom w:w="120" w:type="dxa"/>
              <w:right w:w="0" w:type="dxa"/>
            </w:tcMar>
          </w:tcPr>
          <w:p w14:paraId="70DC5B43" w14:textId="77777777" w:rsidR="00583BB0" w:rsidRDefault="00743C34">
            <w:pPr>
              <w:widowControl w:val="0"/>
              <w:ind w:firstLine="0"/>
            </w:pPr>
            <w:r>
              <w:rPr>
                <w:b/>
              </w:rPr>
              <w:t xml:space="preserve">Royal Society and NSERC Postdoctoral Fellow, </w:t>
            </w:r>
            <w:r>
              <w:t>Cardiff University and University of British Columbia</w:t>
            </w:r>
          </w:p>
        </w:tc>
      </w:tr>
      <w:tr w:rsidR="00583BB0" w14:paraId="70DC5B47" w14:textId="77777777">
        <w:trPr>
          <w:trHeight w:val="630"/>
        </w:trPr>
        <w:tc>
          <w:tcPr>
            <w:tcW w:w="2242" w:type="dxa"/>
            <w:tcMar>
              <w:top w:w="0" w:type="dxa"/>
              <w:left w:w="100" w:type="dxa"/>
              <w:bottom w:w="0" w:type="dxa"/>
              <w:right w:w="100" w:type="dxa"/>
            </w:tcMar>
          </w:tcPr>
          <w:p w14:paraId="70DC5B45" w14:textId="77777777" w:rsidR="00583BB0" w:rsidRDefault="00743C34">
            <w:pPr>
              <w:widowControl w:val="0"/>
              <w:ind w:left="-90" w:firstLine="0"/>
            </w:pPr>
            <w:r>
              <w:t>10/2003 – 03/2006</w:t>
            </w:r>
          </w:p>
        </w:tc>
        <w:tc>
          <w:tcPr>
            <w:tcW w:w="7117" w:type="dxa"/>
            <w:tcMar>
              <w:top w:w="0" w:type="dxa"/>
              <w:left w:w="0" w:type="dxa"/>
              <w:bottom w:w="120" w:type="dxa"/>
              <w:right w:w="0" w:type="dxa"/>
            </w:tcMar>
          </w:tcPr>
          <w:p w14:paraId="70DC5B46" w14:textId="77777777" w:rsidR="00583BB0" w:rsidRDefault="00743C34">
            <w:pPr>
              <w:widowControl w:val="0"/>
              <w:ind w:firstLine="0"/>
            </w:pPr>
            <w:r>
              <w:rPr>
                <w:b/>
              </w:rPr>
              <w:t xml:space="preserve">Post-doctoral Research Associate, </w:t>
            </w:r>
            <w:r>
              <w:t>Environment Canada (Canadian Wildlife Service)</w:t>
            </w:r>
          </w:p>
        </w:tc>
      </w:tr>
    </w:tbl>
    <w:p w14:paraId="70DC5B48" w14:textId="77777777" w:rsidR="00583BB0" w:rsidRDefault="00743C34">
      <w:pPr>
        <w:widowControl w:val="0"/>
        <w:pBdr>
          <w:top w:val="none" w:sz="0" w:space="0" w:color="000000"/>
          <w:left w:val="none" w:sz="0" w:space="0" w:color="000000"/>
          <w:bottom w:val="none" w:sz="0" w:space="0" w:color="000000"/>
          <w:right w:val="none" w:sz="0" w:space="0" w:color="000000"/>
          <w:between w:val="none" w:sz="0" w:space="0" w:color="000000"/>
        </w:pBdr>
        <w:ind w:firstLine="0"/>
        <w:rPr>
          <w:b/>
          <w:color w:val="417630"/>
        </w:rPr>
      </w:pPr>
      <w:r>
        <w:rPr>
          <w:b/>
          <w:color w:val="417630"/>
        </w:rPr>
        <w:t>AWARDS AND GRANTS</w:t>
      </w:r>
    </w:p>
    <w:p w14:paraId="70DC5B49" w14:textId="77777777" w:rsidR="00583BB0" w:rsidRDefault="00743C34">
      <w:pPr>
        <w:widowControl w:val="0"/>
        <w:ind w:left="720" w:hanging="360"/>
      </w:pPr>
      <w:r>
        <w:t>·     The Royal Society College of New Scholars, Artists and Scientists, November 2020.</w:t>
      </w:r>
    </w:p>
    <w:p w14:paraId="70DC5B4A" w14:textId="77777777" w:rsidR="00583BB0" w:rsidRDefault="00743C34">
      <w:pPr>
        <w:widowControl w:val="0"/>
        <w:ind w:left="720" w:hanging="360"/>
      </w:pPr>
      <w:r>
        <w:t xml:space="preserve">·   </w:t>
      </w:r>
      <w:r>
        <w:tab/>
        <w:t>Distinguished Graduate Alumni Award, Dept of Biological Sciences, Simon Fraser University, February 2018</w:t>
      </w:r>
    </w:p>
    <w:p w14:paraId="70DC5B4B" w14:textId="77777777" w:rsidR="00583BB0" w:rsidRDefault="00743C34">
      <w:pPr>
        <w:widowControl w:val="0"/>
        <w:ind w:left="720" w:hanging="360"/>
      </w:pPr>
      <w:r>
        <w:t xml:space="preserve">·   </w:t>
      </w:r>
      <w:r>
        <w:tab/>
        <w:t xml:space="preserve">In past 6 years, PI or co-PI on &gt;$13M (CAD) in external grant funding from NSERC, CFI, </w:t>
      </w:r>
      <w:proofErr w:type="spellStart"/>
      <w:r>
        <w:t>Mitacs</w:t>
      </w:r>
      <w:proofErr w:type="spellEnd"/>
      <w:r>
        <w:t xml:space="preserve">, Agriculture Agri Food Canada, Environment and Climate Change Canada, </w:t>
      </w:r>
      <w:proofErr w:type="spellStart"/>
      <w:r>
        <w:t>Sask</w:t>
      </w:r>
      <w:proofErr w:type="spellEnd"/>
      <w:r>
        <w:t xml:space="preserve"> Ministry of Agriculture, Molson Foundation, National Geographic.</w:t>
      </w:r>
    </w:p>
    <w:p w14:paraId="70DC5B4C" w14:textId="77777777" w:rsidR="00583BB0" w:rsidRDefault="00583BB0">
      <w:pPr>
        <w:widowControl w:val="0"/>
        <w:ind w:left="720" w:hanging="360"/>
        <w:rPr>
          <w:sz w:val="16"/>
          <w:szCs w:val="16"/>
        </w:rPr>
      </w:pPr>
    </w:p>
    <w:p w14:paraId="70DC5B4D" w14:textId="77777777" w:rsidR="00583BB0" w:rsidRDefault="00743C34">
      <w:pPr>
        <w:widowControl w:val="0"/>
        <w:pBdr>
          <w:top w:val="none" w:sz="0" w:space="0" w:color="000000"/>
          <w:left w:val="none" w:sz="0" w:space="0" w:color="000000"/>
          <w:bottom w:val="none" w:sz="0" w:space="0" w:color="000000"/>
          <w:right w:val="none" w:sz="0" w:space="0" w:color="000000"/>
          <w:between w:val="none" w:sz="0" w:space="0" w:color="000000"/>
        </w:pBdr>
        <w:ind w:firstLine="0"/>
        <w:rPr>
          <w:b/>
          <w:i/>
          <w:color w:val="417630"/>
          <w:sz w:val="26"/>
          <w:szCs w:val="26"/>
        </w:rPr>
      </w:pPr>
      <w:r>
        <w:rPr>
          <w:b/>
          <w:color w:val="417630"/>
          <w:sz w:val="26"/>
          <w:szCs w:val="26"/>
        </w:rPr>
        <w:t>PUBLICATIONS</w:t>
      </w:r>
    </w:p>
    <w:tbl>
      <w:tblPr>
        <w:tblStyle w:val="af3"/>
        <w:tblW w:w="47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465"/>
        <w:gridCol w:w="1260"/>
      </w:tblGrid>
      <w:tr w:rsidR="00583BB0" w14:paraId="70DC5B50" w14:textId="77777777">
        <w:trPr>
          <w:trHeight w:val="285"/>
        </w:trPr>
        <w:tc>
          <w:tcPr>
            <w:tcW w:w="34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DC5B4E" w14:textId="77777777" w:rsidR="00583BB0" w:rsidRDefault="00743C34">
            <w:pPr>
              <w:widowControl w:val="0"/>
              <w:ind w:firstLine="0"/>
              <w:rPr>
                <w:b/>
              </w:rPr>
            </w:pPr>
            <w:r>
              <w:rPr>
                <w:b/>
              </w:rPr>
              <w:t>Authored Books/Chapters</w:t>
            </w:r>
          </w:p>
        </w:tc>
        <w:tc>
          <w:tcPr>
            <w:tcW w:w="126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DC5B4F" w14:textId="77777777" w:rsidR="00583BB0" w:rsidRDefault="00743C34">
            <w:pPr>
              <w:widowControl w:val="0"/>
              <w:ind w:firstLine="0"/>
            </w:pPr>
            <w:r>
              <w:t>1</w:t>
            </w:r>
          </w:p>
        </w:tc>
      </w:tr>
      <w:tr w:rsidR="00583BB0" w14:paraId="70DC5B53" w14:textId="77777777">
        <w:trPr>
          <w:trHeight w:val="285"/>
        </w:trPr>
        <w:tc>
          <w:tcPr>
            <w:tcW w:w="34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DC5B51" w14:textId="77777777" w:rsidR="00583BB0" w:rsidRDefault="00743C34">
            <w:pPr>
              <w:widowControl w:val="0"/>
              <w:ind w:firstLine="0"/>
              <w:rPr>
                <w:b/>
              </w:rPr>
            </w:pPr>
            <w:r>
              <w:rPr>
                <w:b/>
              </w:rPr>
              <w:t>Papers in Refereed Journals</w:t>
            </w:r>
          </w:p>
        </w:tc>
        <w:tc>
          <w:tcPr>
            <w:tcW w:w="1260" w:type="dxa"/>
            <w:tcBorders>
              <w:bottom w:val="single" w:sz="8" w:space="0" w:color="000000"/>
              <w:right w:val="single" w:sz="8" w:space="0" w:color="000000"/>
            </w:tcBorders>
            <w:tcMar>
              <w:top w:w="0" w:type="dxa"/>
              <w:left w:w="100" w:type="dxa"/>
              <w:bottom w:w="0" w:type="dxa"/>
              <w:right w:w="100" w:type="dxa"/>
            </w:tcMar>
          </w:tcPr>
          <w:p w14:paraId="70DC5B52" w14:textId="77777777" w:rsidR="00583BB0" w:rsidRDefault="00743C34">
            <w:pPr>
              <w:widowControl w:val="0"/>
              <w:ind w:firstLine="0"/>
            </w:pPr>
            <w:r>
              <w:t>91</w:t>
            </w:r>
          </w:p>
        </w:tc>
      </w:tr>
      <w:tr w:rsidR="00583BB0" w14:paraId="70DC5B56" w14:textId="77777777">
        <w:trPr>
          <w:trHeight w:val="285"/>
        </w:trPr>
        <w:tc>
          <w:tcPr>
            <w:tcW w:w="34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DC5B54" w14:textId="77777777" w:rsidR="00583BB0" w:rsidRDefault="00743C34">
            <w:pPr>
              <w:widowControl w:val="0"/>
              <w:ind w:firstLine="0"/>
              <w:rPr>
                <w:b/>
              </w:rPr>
            </w:pPr>
            <w:r>
              <w:rPr>
                <w:b/>
              </w:rPr>
              <w:t>Reports and Other Outputs</w:t>
            </w:r>
          </w:p>
        </w:tc>
        <w:tc>
          <w:tcPr>
            <w:tcW w:w="1260" w:type="dxa"/>
            <w:tcBorders>
              <w:bottom w:val="single" w:sz="8" w:space="0" w:color="000000"/>
              <w:right w:val="single" w:sz="8" w:space="0" w:color="000000"/>
            </w:tcBorders>
            <w:tcMar>
              <w:top w:w="0" w:type="dxa"/>
              <w:left w:w="100" w:type="dxa"/>
              <w:bottom w:w="0" w:type="dxa"/>
              <w:right w:w="100" w:type="dxa"/>
            </w:tcMar>
          </w:tcPr>
          <w:p w14:paraId="70DC5B55" w14:textId="77777777" w:rsidR="00583BB0" w:rsidRDefault="00743C34">
            <w:pPr>
              <w:widowControl w:val="0"/>
              <w:ind w:firstLine="0"/>
            </w:pPr>
            <w:r>
              <w:t>3</w:t>
            </w:r>
          </w:p>
        </w:tc>
      </w:tr>
      <w:tr w:rsidR="00583BB0" w14:paraId="70DC5B59" w14:textId="77777777">
        <w:trPr>
          <w:trHeight w:val="285"/>
        </w:trPr>
        <w:tc>
          <w:tcPr>
            <w:tcW w:w="34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DC5B57" w14:textId="77777777" w:rsidR="00583BB0" w:rsidRDefault="00743C34">
            <w:pPr>
              <w:widowControl w:val="0"/>
              <w:ind w:firstLine="0"/>
              <w:rPr>
                <w:b/>
              </w:rPr>
            </w:pPr>
            <w:r>
              <w:rPr>
                <w:b/>
              </w:rPr>
              <w:t>Google Scholar h-index</w:t>
            </w:r>
          </w:p>
        </w:tc>
        <w:tc>
          <w:tcPr>
            <w:tcW w:w="1260" w:type="dxa"/>
            <w:tcBorders>
              <w:bottom w:val="single" w:sz="8" w:space="0" w:color="000000"/>
              <w:right w:val="single" w:sz="8" w:space="0" w:color="000000"/>
            </w:tcBorders>
            <w:tcMar>
              <w:top w:w="0" w:type="dxa"/>
              <w:left w:w="100" w:type="dxa"/>
              <w:bottom w:w="0" w:type="dxa"/>
              <w:right w:w="100" w:type="dxa"/>
            </w:tcMar>
          </w:tcPr>
          <w:p w14:paraId="70DC5B58" w14:textId="77777777" w:rsidR="00583BB0" w:rsidRDefault="00743C34">
            <w:pPr>
              <w:widowControl w:val="0"/>
              <w:ind w:firstLine="0"/>
            </w:pPr>
            <w:r>
              <w:t>37</w:t>
            </w:r>
          </w:p>
        </w:tc>
      </w:tr>
      <w:tr w:rsidR="00583BB0" w14:paraId="70DC5B5C" w14:textId="77777777">
        <w:trPr>
          <w:trHeight w:val="285"/>
        </w:trPr>
        <w:tc>
          <w:tcPr>
            <w:tcW w:w="34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DC5B5A" w14:textId="77777777" w:rsidR="00583BB0" w:rsidRDefault="00743C34">
            <w:pPr>
              <w:widowControl w:val="0"/>
              <w:ind w:firstLine="0"/>
              <w:rPr>
                <w:b/>
              </w:rPr>
            </w:pPr>
            <w:r>
              <w:rPr>
                <w:b/>
              </w:rPr>
              <w:t>Total Citations</w:t>
            </w:r>
          </w:p>
        </w:tc>
        <w:tc>
          <w:tcPr>
            <w:tcW w:w="1260" w:type="dxa"/>
            <w:tcBorders>
              <w:bottom w:val="single" w:sz="8" w:space="0" w:color="000000"/>
              <w:right w:val="single" w:sz="8" w:space="0" w:color="000000"/>
            </w:tcBorders>
            <w:tcMar>
              <w:top w:w="0" w:type="dxa"/>
              <w:left w:w="100" w:type="dxa"/>
              <w:bottom w:w="0" w:type="dxa"/>
              <w:right w:w="100" w:type="dxa"/>
            </w:tcMar>
          </w:tcPr>
          <w:p w14:paraId="70DC5B5B" w14:textId="77777777" w:rsidR="00583BB0" w:rsidRDefault="00743C34">
            <w:pPr>
              <w:widowControl w:val="0"/>
              <w:ind w:firstLine="0"/>
            </w:pPr>
            <w:r>
              <w:t>10,535</w:t>
            </w:r>
          </w:p>
        </w:tc>
      </w:tr>
    </w:tbl>
    <w:p w14:paraId="70DC5B5D" w14:textId="77777777" w:rsidR="00583BB0" w:rsidRDefault="00583BB0">
      <w:pPr>
        <w:widowControl w:val="0"/>
        <w:ind w:firstLine="0"/>
        <w:rPr>
          <w:b/>
          <w:color w:val="417630"/>
          <w:sz w:val="16"/>
          <w:szCs w:val="16"/>
        </w:rPr>
      </w:pPr>
    </w:p>
    <w:p w14:paraId="70DC5B5E" w14:textId="77777777" w:rsidR="00583BB0" w:rsidRDefault="00743C34">
      <w:pPr>
        <w:widowControl w:val="0"/>
        <w:ind w:firstLine="0"/>
        <w:rPr>
          <w:b/>
          <w:color w:val="417630"/>
        </w:rPr>
      </w:pPr>
      <w:r>
        <w:rPr>
          <w:b/>
          <w:color w:val="417630"/>
        </w:rPr>
        <w:t>Selected Papers in Refereed Journals</w:t>
      </w:r>
    </w:p>
    <w:tbl>
      <w:tblPr>
        <w:tblStyle w:val="af4"/>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583BB0" w14:paraId="70DC5B60" w14:textId="77777777">
        <w:trPr>
          <w:trHeight w:val="719"/>
        </w:trPr>
        <w:tc>
          <w:tcPr>
            <w:tcW w:w="9135" w:type="dxa"/>
            <w:tcMar>
              <w:top w:w="-144" w:type="dxa"/>
              <w:left w:w="-144" w:type="dxa"/>
              <w:bottom w:w="-144" w:type="dxa"/>
              <w:right w:w="-144" w:type="dxa"/>
            </w:tcMar>
          </w:tcPr>
          <w:p w14:paraId="70DC5B5F" w14:textId="77777777" w:rsidR="00583BB0" w:rsidRDefault="00743C34">
            <w:pPr>
              <w:widowControl w:val="0"/>
              <w:ind w:left="360" w:hanging="360"/>
              <w:rPr>
                <w:sz w:val="22"/>
                <w:szCs w:val="22"/>
              </w:rPr>
            </w:pPr>
            <w:r>
              <w:rPr>
                <w:sz w:val="22"/>
                <w:szCs w:val="22"/>
              </w:rPr>
              <w:t xml:space="preserve">Diaz, A, KA Hobson, </w:t>
            </w:r>
            <w:r>
              <w:rPr>
                <w:b/>
                <w:sz w:val="22"/>
                <w:szCs w:val="22"/>
              </w:rPr>
              <w:t>CA Morrissey</w:t>
            </w:r>
            <w:r>
              <w:rPr>
                <w:sz w:val="22"/>
                <w:szCs w:val="22"/>
              </w:rPr>
              <w:t xml:space="preserve"> 2025. Tracing aquatic resource contributions to Tree and Barn swallow nestling diets across a cropland and wetland gradient. </w:t>
            </w:r>
            <w:r>
              <w:rPr>
                <w:i/>
                <w:sz w:val="22"/>
                <w:szCs w:val="22"/>
              </w:rPr>
              <w:t>Avian Conservation and Ecology</w:t>
            </w:r>
            <w:r>
              <w:rPr>
                <w:sz w:val="22"/>
                <w:szCs w:val="22"/>
              </w:rPr>
              <w:t xml:space="preserve"> (in press)</w:t>
            </w:r>
          </w:p>
        </w:tc>
      </w:tr>
      <w:tr w:rsidR="00583BB0" w14:paraId="70DC5B62" w14:textId="77777777">
        <w:tc>
          <w:tcPr>
            <w:tcW w:w="9135" w:type="dxa"/>
            <w:tcMar>
              <w:top w:w="-144" w:type="dxa"/>
              <w:left w:w="-144" w:type="dxa"/>
              <w:bottom w:w="-144" w:type="dxa"/>
              <w:right w:w="-144" w:type="dxa"/>
            </w:tcMar>
          </w:tcPr>
          <w:p w14:paraId="70DC5B61" w14:textId="77777777" w:rsidR="00583BB0" w:rsidRDefault="00743C34">
            <w:pPr>
              <w:widowControl w:val="0"/>
              <w:ind w:left="360" w:hanging="360"/>
              <w:rPr>
                <w:sz w:val="22"/>
                <w:szCs w:val="22"/>
              </w:rPr>
            </w:pPr>
            <w:r>
              <w:rPr>
                <w:b/>
                <w:sz w:val="22"/>
                <w:szCs w:val="22"/>
              </w:rPr>
              <w:t>ME Harris,</w:t>
            </w:r>
            <w:r>
              <w:rPr>
                <w:sz w:val="22"/>
                <w:szCs w:val="22"/>
              </w:rPr>
              <w:t xml:space="preserve"> KA Hobson, </w:t>
            </w:r>
            <w:r>
              <w:rPr>
                <w:b/>
                <w:sz w:val="22"/>
                <w:szCs w:val="22"/>
              </w:rPr>
              <w:t>CA Morrissey</w:t>
            </w:r>
            <w:r>
              <w:rPr>
                <w:sz w:val="22"/>
                <w:szCs w:val="22"/>
              </w:rPr>
              <w:t xml:space="preserve"> 2024. </w:t>
            </w:r>
            <w:r>
              <w:rPr>
                <w:i/>
                <w:sz w:val="22"/>
                <w:szCs w:val="22"/>
              </w:rPr>
              <w:t>Hirundo rustica</w:t>
            </w:r>
            <w:r>
              <w:rPr>
                <w:sz w:val="22"/>
                <w:szCs w:val="22"/>
              </w:rPr>
              <w:t xml:space="preserve"> (Barn Swallows) and </w:t>
            </w:r>
            <w:proofErr w:type="spellStart"/>
            <w:r>
              <w:rPr>
                <w:i/>
                <w:sz w:val="22"/>
                <w:szCs w:val="22"/>
              </w:rPr>
              <w:t>Tachycineta</w:t>
            </w:r>
            <w:proofErr w:type="spellEnd"/>
            <w:r>
              <w:rPr>
                <w:i/>
                <w:sz w:val="22"/>
                <w:szCs w:val="22"/>
              </w:rPr>
              <w:t xml:space="preserve"> </w:t>
            </w:r>
            <w:r>
              <w:rPr>
                <w:i/>
                <w:sz w:val="22"/>
                <w:szCs w:val="22"/>
              </w:rPr>
              <w:lastRenderedPageBreak/>
              <w:t>bicolor</w:t>
            </w:r>
            <w:r>
              <w:rPr>
                <w:sz w:val="22"/>
                <w:szCs w:val="22"/>
              </w:rPr>
              <w:t xml:space="preserve"> (Tree Swallows) select wetlands in agriculturally intensive landscapes, as revealed by GPS tracking </w:t>
            </w:r>
            <w:r>
              <w:rPr>
                <w:i/>
                <w:sz w:val="22"/>
                <w:szCs w:val="22"/>
              </w:rPr>
              <w:t>Ornithological Applications</w:t>
            </w:r>
            <w:r>
              <w:rPr>
                <w:sz w:val="22"/>
                <w:szCs w:val="22"/>
              </w:rPr>
              <w:t xml:space="preserve"> 126 (3), duae012</w:t>
            </w:r>
          </w:p>
        </w:tc>
      </w:tr>
      <w:tr w:rsidR="00583BB0" w14:paraId="70DC5B64" w14:textId="77777777">
        <w:tc>
          <w:tcPr>
            <w:tcW w:w="9135" w:type="dxa"/>
            <w:tcMar>
              <w:top w:w="-144" w:type="dxa"/>
              <w:left w:w="-144" w:type="dxa"/>
              <w:bottom w:w="-144" w:type="dxa"/>
              <w:right w:w="-144" w:type="dxa"/>
            </w:tcMar>
          </w:tcPr>
          <w:p w14:paraId="70DC5B63" w14:textId="77777777" w:rsidR="00583BB0" w:rsidRDefault="00743C34">
            <w:pPr>
              <w:widowControl w:val="0"/>
              <w:ind w:left="360" w:hanging="360"/>
              <w:rPr>
                <w:sz w:val="22"/>
                <w:szCs w:val="22"/>
              </w:rPr>
            </w:pPr>
            <w:r>
              <w:rPr>
                <w:sz w:val="22"/>
                <w:szCs w:val="22"/>
              </w:rPr>
              <w:lastRenderedPageBreak/>
              <w:t xml:space="preserve">Betini, GS., E Malaj, C </w:t>
            </w:r>
            <w:proofErr w:type="spellStart"/>
            <w:r>
              <w:rPr>
                <w:sz w:val="22"/>
                <w:szCs w:val="22"/>
              </w:rPr>
              <w:t>Donkersteeg</w:t>
            </w:r>
            <w:proofErr w:type="spellEnd"/>
            <w:r>
              <w:rPr>
                <w:sz w:val="22"/>
                <w:szCs w:val="22"/>
              </w:rPr>
              <w:t xml:space="preserve">, AC Smith, S Wilson, GW Mitchell, RG Clark, CA Bishop, LE Burns, R Dakin, </w:t>
            </w:r>
            <w:r>
              <w:rPr>
                <w:b/>
                <w:sz w:val="22"/>
                <w:szCs w:val="22"/>
              </w:rPr>
              <w:t>CA Morrissey</w:t>
            </w:r>
            <w:r>
              <w:rPr>
                <w:sz w:val="22"/>
                <w:szCs w:val="22"/>
              </w:rPr>
              <w:t xml:space="preserve">, NA Mahony (2023) Spatial variation in the association between agricultural activities and bird communities in Canada </w:t>
            </w:r>
            <w:r>
              <w:rPr>
                <w:i/>
                <w:sz w:val="22"/>
                <w:szCs w:val="22"/>
              </w:rPr>
              <w:t>Science of The Total Environment</w:t>
            </w:r>
            <w:r>
              <w:rPr>
                <w:sz w:val="22"/>
                <w:szCs w:val="22"/>
              </w:rPr>
              <w:t xml:space="preserve"> 881, 163413</w:t>
            </w:r>
          </w:p>
        </w:tc>
      </w:tr>
      <w:tr w:rsidR="00583BB0" w14:paraId="70DC5B66" w14:textId="77777777">
        <w:trPr>
          <w:trHeight w:val="585"/>
        </w:trPr>
        <w:tc>
          <w:tcPr>
            <w:tcW w:w="9135" w:type="dxa"/>
            <w:tcMar>
              <w:top w:w="-144" w:type="dxa"/>
              <w:left w:w="-144" w:type="dxa"/>
              <w:bottom w:w="-144" w:type="dxa"/>
              <w:right w:w="-144" w:type="dxa"/>
            </w:tcMar>
          </w:tcPr>
          <w:p w14:paraId="70DC5B65" w14:textId="77777777" w:rsidR="00583BB0" w:rsidRDefault="00743C34">
            <w:pPr>
              <w:widowControl w:val="0"/>
              <w:ind w:left="360" w:hanging="360"/>
              <w:rPr>
                <w:sz w:val="22"/>
                <w:szCs w:val="22"/>
              </w:rPr>
            </w:pPr>
            <w:r>
              <w:rPr>
                <w:sz w:val="22"/>
                <w:szCs w:val="22"/>
              </w:rPr>
              <w:t xml:space="preserve">Berzins, L. L., </w:t>
            </w:r>
            <w:r>
              <w:rPr>
                <w:b/>
                <w:sz w:val="22"/>
                <w:szCs w:val="22"/>
              </w:rPr>
              <w:t>Morrissey, C. A</w:t>
            </w:r>
            <w:r>
              <w:rPr>
                <w:sz w:val="22"/>
                <w:szCs w:val="22"/>
              </w:rPr>
              <w:t xml:space="preserve">., Howerter, D. W., &amp; Clark, R. G.* Conserving wetlands in agroecosystems can sustain aerial insectivore productivity and survival. </w:t>
            </w:r>
            <w:r>
              <w:rPr>
                <w:i/>
                <w:sz w:val="22"/>
                <w:szCs w:val="22"/>
              </w:rPr>
              <w:t xml:space="preserve">Canadian Journal of </w:t>
            </w:r>
            <w:proofErr w:type="spellStart"/>
            <w:proofErr w:type="gramStart"/>
            <w:r>
              <w:rPr>
                <w:i/>
                <w:sz w:val="22"/>
                <w:szCs w:val="22"/>
              </w:rPr>
              <w:t>Zoology,in</w:t>
            </w:r>
            <w:proofErr w:type="spellEnd"/>
            <w:proofErr w:type="gramEnd"/>
            <w:r>
              <w:rPr>
                <w:i/>
                <w:sz w:val="22"/>
                <w:szCs w:val="22"/>
              </w:rPr>
              <w:t xml:space="preserve"> press</w:t>
            </w:r>
            <w:r>
              <w:rPr>
                <w:sz w:val="22"/>
                <w:szCs w:val="22"/>
              </w:rPr>
              <w:t xml:space="preserve"> doi:10.1139/cjz-2021-0204</w:t>
            </w:r>
          </w:p>
        </w:tc>
      </w:tr>
      <w:tr w:rsidR="00583BB0" w14:paraId="70DC5B68" w14:textId="77777777">
        <w:trPr>
          <w:trHeight w:val="135"/>
        </w:trPr>
        <w:tc>
          <w:tcPr>
            <w:tcW w:w="9135" w:type="dxa"/>
            <w:tcMar>
              <w:top w:w="-144" w:type="dxa"/>
              <w:left w:w="-144" w:type="dxa"/>
              <w:bottom w:w="-144" w:type="dxa"/>
              <w:right w:w="-144" w:type="dxa"/>
            </w:tcMar>
          </w:tcPr>
          <w:p w14:paraId="70DC5B67" w14:textId="77777777" w:rsidR="00583BB0" w:rsidRDefault="00743C34">
            <w:pPr>
              <w:widowControl w:val="0"/>
              <w:ind w:left="360" w:hanging="360"/>
              <w:rPr>
                <w:color w:val="1155CC"/>
                <w:sz w:val="22"/>
                <w:szCs w:val="22"/>
              </w:rPr>
            </w:pPr>
            <w:r>
              <w:rPr>
                <w:sz w:val="22"/>
                <w:szCs w:val="22"/>
              </w:rPr>
              <w:t xml:space="preserve">Malaj, E., &amp; </w:t>
            </w:r>
            <w:r>
              <w:rPr>
                <w:b/>
                <w:sz w:val="22"/>
                <w:szCs w:val="22"/>
              </w:rPr>
              <w:t>Morrissey, C. A</w:t>
            </w:r>
            <w:r>
              <w:rPr>
                <w:sz w:val="22"/>
                <w:szCs w:val="22"/>
              </w:rPr>
              <w:t xml:space="preserve">.* (2022). Increased reliance on insecticide applications in Canada linked to simplified agricultural landscapes. </w:t>
            </w:r>
            <w:r>
              <w:rPr>
                <w:i/>
                <w:sz w:val="22"/>
                <w:szCs w:val="22"/>
              </w:rPr>
              <w:t>Ecological Applications, 32</w:t>
            </w:r>
            <w:r>
              <w:rPr>
                <w:sz w:val="22"/>
                <w:szCs w:val="22"/>
              </w:rPr>
              <w:t xml:space="preserve">(3), e2533. </w:t>
            </w:r>
            <w:proofErr w:type="spellStart"/>
            <w:r>
              <w:rPr>
                <w:sz w:val="22"/>
                <w:szCs w:val="22"/>
              </w:rPr>
              <w:t>doi:</w:t>
            </w:r>
            <w:hyperlink r:id="rId113">
              <w:r>
                <w:rPr>
                  <w:color w:val="1155CC"/>
                  <w:sz w:val="22"/>
                  <w:szCs w:val="22"/>
                </w:rPr>
                <w:t>https</w:t>
              </w:r>
              <w:proofErr w:type="spellEnd"/>
              <w:r>
                <w:rPr>
                  <w:color w:val="1155CC"/>
                  <w:sz w:val="22"/>
                  <w:szCs w:val="22"/>
                </w:rPr>
                <w:t>://doi.org/10.1002/eap.2533</w:t>
              </w:r>
            </w:hyperlink>
          </w:p>
        </w:tc>
      </w:tr>
      <w:tr w:rsidR="00583BB0" w14:paraId="70DC5B6A" w14:textId="77777777">
        <w:tc>
          <w:tcPr>
            <w:tcW w:w="9135" w:type="dxa"/>
            <w:tcMar>
              <w:top w:w="-144" w:type="dxa"/>
              <w:left w:w="-144" w:type="dxa"/>
              <w:bottom w:w="-144" w:type="dxa"/>
              <w:right w:w="-144" w:type="dxa"/>
            </w:tcMar>
          </w:tcPr>
          <w:p w14:paraId="70DC5B69" w14:textId="77777777" w:rsidR="00583BB0" w:rsidRDefault="00743C34">
            <w:pPr>
              <w:widowControl w:val="0"/>
              <w:ind w:left="360" w:hanging="360"/>
              <w:rPr>
                <w:sz w:val="22"/>
                <w:szCs w:val="22"/>
              </w:rPr>
            </w:pPr>
            <w:r>
              <w:rPr>
                <w:sz w:val="22"/>
                <w:szCs w:val="22"/>
              </w:rPr>
              <w:t xml:space="preserve">Michel, N. L.*, Hobson, K. A., </w:t>
            </w:r>
            <w:r>
              <w:rPr>
                <w:b/>
                <w:sz w:val="22"/>
                <w:szCs w:val="22"/>
              </w:rPr>
              <w:t>Morrissey, C. A.,</w:t>
            </w:r>
            <w:r>
              <w:rPr>
                <w:sz w:val="22"/>
                <w:szCs w:val="22"/>
              </w:rPr>
              <w:t xml:space="preserve"> &amp; Clark, R. G. (2021). Climate variability has idiosyncratic impacts on North American aerial insectivorous bird population trajectories. </w:t>
            </w:r>
            <w:r>
              <w:rPr>
                <w:i/>
                <w:sz w:val="22"/>
                <w:szCs w:val="22"/>
              </w:rPr>
              <w:t>Biological Conservation, 263</w:t>
            </w:r>
            <w:r>
              <w:rPr>
                <w:sz w:val="22"/>
                <w:szCs w:val="22"/>
              </w:rPr>
              <w:t>, 109329.</w:t>
            </w:r>
          </w:p>
        </w:tc>
      </w:tr>
      <w:tr w:rsidR="00583BB0" w14:paraId="70DC5B6C" w14:textId="77777777">
        <w:trPr>
          <w:trHeight w:val="450"/>
        </w:trPr>
        <w:tc>
          <w:tcPr>
            <w:tcW w:w="9135" w:type="dxa"/>
            <w:tcMar>
              <w:top w:w="-144" w:type="dxa"/>
              <w:left w:w="-144" w:type="dxa"/>
              <w:bottom w:w="-144" w:type="dxa"/>
              <w:right w:w="-144" w:type="dxa"/>
            </w:tcMar>
          </w:tcPr>
          <w:p w14:paraId="70DC5B6B" w14:textId="77777777" w:rsidR="00583BB0" w:rsidRDefault="00743C34">
            <w:pPr>
              <w:widowControl w:val="0"/>
              <w:ind w:left="360" w:hanging="360"/>
              <w:rPr>
                <w:sz w:val="22"/>
                <w:szCs w:val="22"/>
              </w:rPr>
            </w:pPr>
            <w:r>
              <w:rPr>
                <w:sz w:val="22"/>
                <w:szCs w:val="22"/>
              </w:rPr>
              <w:t>Berzins, L.L., Mazer, A.K.,</w:t>
            </w:r>
            <w:r>
              <w:rPr>
                <w:b/>
                <w:sz w:val="22"/>
                <w:szCs w:val="22"/>
              </w:rPr>
              <w:t xml:space="preserve"> Morrissey, C.A</w:t>
            </w:r>
            <w:r>
              <w:rPr>
                <w:sz w:val="22"/>
                <w:szCs w:val="22"/>
              </w:rPr>
              <w:t xml:space="preserve">., Clark, R.G*. (2021). Pre-fledging quality and recruitment in an aerial insectivore reflect dynamics of insects, wetlands and climate. </w:t>
            </w:r>
            <w:r>
              <w:rPr>
                <w:i/>
                <w:sz w:val="22"/>
                <w:szCs w:val="22"/>
              </w:rPr>
              <w:t>Oecologia</w:t>
            </w:r>
            <w:r>
              <w:rPr>
                <w:sz w:val="22"/>
                <w:szCs w:val="22"/>
              </w:rPr>
              <w:t xml:space="preserve"> 196, 89–100.</w:t>
            </w:r>
          </w:p>
        </w:tc>
      </w:tr>
      <w:tr w:rsidR="00583BB0" w14:paraId="70DC5B6E" w14:textId="77777777">
        <w:trPr>
          <w:trHeight w:val="525"/>
        </w:trPr>
        <w:tc>
          <w:tcPr>
            <w:tcW w:w="9135" w:type="dxa"/>
            <w:tcMar>
              <w:top w:w="-144" w:type="dxa"/>
              <w:left w:w="-144" w:type="dxa"/>
              <w:bottom w:w="-144" w:type="dxa"/>
              <w:right w:w="-144" w:type="dxa"/>
            </w:tcMar>
          </w:tcPr>
          <w:p w14:paraId="70DC5B6D" w14:textId="77777777" w:rsidR="00583BB0" w:rsidRDefault="00743C34">
            <w:pPr>
              <w:widowControl w:val="0"/>
              <w:ind w:left="360" w:hanging="360"/>
              <w:rPr>
                <w:sz w:val="22"/>
                <w:szCs w:val="22"/>
              </w:rPr>
            </w:pPr>
            <w:r>
              <w:rPr>
                <w:sz w:val="22"/>
                <w:szCs w:val="22"/>
              </w:rPr>
              <w:t xml:space="preserve">Elgin, A.S., Clark, R.G., </w:t>
            </w:r>
            <w:r>
              <w:rPr>
                <w:b/>
                <w:sz w:val="22"/>
                <w:szCs w:val="22"/>
              </w:rPr>
              <w:t>Morrissey, C.A.*</w:t>
            </w:r>
            <w:r>
              <w:rPr>
                <w:sz w:val="22"/>
                <w:szCs w:val="22"/>
              </w:rPr>
              <w:t xml:space="preserve"> (2020). GPS tracking reveals Tree Swallow selection for wetlands in agricultural landscapes predicted by central-place foraging theory. </w:t>
            </w:r>
            <w:r>
              <w:rPr>
                <w:i/>
                <w:sz w:val="22"/>
                <w:szCs w:val="22"/>
              </w:rPr>
              <w:t>Ornithological Applications</w:t>
            </w:r>
            <w:r>
              <w:rPr>
                <w:sz w:val="22"/>
                <w:szCs w:val="22"/>
              </w:rPr>
              <w:t xml:space="preserve"> 122, Issue 4, duaa039</w:t>
            </w:r>
          </w:p>
        </w:tc>
      </w:tr>
      <w:tr w:rsidR="00583BB0" w14:paraId="70DC5B70" w14:textId="77777777">
        <w:trPr>
          <w:trHeight w:val="660"/>
        </w:trPr>
        <w:tc>
          <w:tcPr>
            <w:tcW w:w="9135" w:type="dxa"/>
            <w:tcMar>
              <w:top w:w="-144" w:type="dxa"/>
              <w:left w:w="-144" w:type="dxa"/>
              <w:bottom w:w="-144" w:type="dxa"/>
              <w:right w:w="-144" w:type="dxa"/>
            </w:tcMar>
          </w:tcPr>
          <w:p w14:paraId="70DC5B6F" w14:textId="77777777" w:rsidR="00583BB0" w:rsidRDefault="00743C34">
            <w:pPr>
              <w:widowControl w:val="0"/>
              <w:ind w:left="360" w:hanging="360"/>
              <w:rPr>
                <w:sz w:val="22"/>
                <w:szCs w:val="22"/>
              </w:rPr>
            </w:pPr>
            <w:r>
              <w:rPr>
                <w:sz w:val="22"/>
                <w:szCs w:val="22"/>
              </w:rPr>
              <w:t xml:space="preserve">Nebel, S.*, J. Casey, M.-A. Cyr, K. J. </w:t>
            </w:r>
            <w:proofErr w:type="spellStart"/>
            <w:r>
              <w:rPr>
                <w:sz w:val="22"/>
                <w:szCs w:val="22"/>
              </w:rPr>
              <w:t>Kardynal</w:t>
            </w:r>
            <w:proofErr w:type="spellEnd"/>
            <w:r>
              <w:rPr>
                <w:sz w:val="22"/>
                <w:szCs w:val="22"/>
              </w:rPr>
              <w:t xml:space="preserve">, E. A. Krebs, E. F. Purves, M. Bélisle, R. M. Brigham, E. C. Knight, </w:t>
            </w:r>
            <w:r>
              <w:rPr>
                <w:b/>
                <w:sz w:val="22"/>
                <w:szCs w:val="22"/>
              </w:rPr>
              <w:t>C. Morrissey</w:t>
            </w:r>
            <w:r>
              <w:rPr>
                <w:sz w:val="22"/>
                <w:szCs w:val="22"/>
              </w:rPr>
              <w:t xml:space="preserve">, and R. G. Clark. (2020). Falling through the policy cracks: implementing a roadmap to conserve aerial insectivores in North America. </w:t>
            </w:r>
            <w:r>
              <w:rPr>
                <w:i/>
                <w:sz w:val="22"/>
                <w:szCs w:val="22"/>
              </w:rPr>
              <w:t>Avian Conservation and Ecology</w:t>
            </w:r>
            <w:r>
              <w:rPr>
                <w:sz w:val="22"/>
                <w:szCs w:val="22"/>
              </w:rPr>
              <w:t xml:space="preserve"> 15(1): 23</w:t>
            </w:r>
          </w:p>
        </w:tc>
      </w:tr>
      <w:tr w:rsidR="00583BB0" w14:paraId="70DC5B72" w14:textId="77777777">
        <w:trPr>
          <w:trHeight w:val="660"/>
        </w:trPr>
        <w:tc>
          <w:tcPr>
            <w:tcW w:w="9135" w:type="dxa"/>
            <w:tcMar>
              <w:top w:w="-144" w:type="dxa"/>
              <w:left w:w="-144" w:type="dxa"/>
              <w:bottom w:w="-144" w:type="dxa"/>
              <w:right w:w="-144" w:type="dxa"/>
            </w:tcMar>
          </w:tcPr>
          <w:p w14:paraId="70DC5B71" w14:textId="77777777" w:rsidR="00583BB0" w:rsidRDefault="00743C34">
            <w:pPr>
              <w:widowControl w:val="0"/>
              <w:ind w:left="360" w:hanging="360"/>
              <w:rPr>
                <w:sz w:val="22"/>
                <w:szCs w:val="22"/>
              </w:rPr>
            </w:pPr>
            <w:r>
              <w:rPr>
                <w:sz w:val="22"/>
                <w:szCs w:val="22"/>
              </w:rPr>
              <w:t xml:space="preserve">Malaj, E., Liber, K.L., </w:t>
            </w:r>
            <w:r>
              <w:rPr>
                <w:b/>
                <w:sz w:val="22"/>
                <w:szCs w:val="22"/>
              </w:rPr>
              <w:t>Morrissey, CA</w:t>
            </w:r>
            <w:r>
              <w:rPr>
                <w:sz w:val="22"/>
                <w:szCs w:val="22"/>
              </w:rPr>
              <w:t xml:space="preserve">*. (2020). Spatial distribution of agricultural pesticide </w:t>
            </w:r>
            <w:proofErr w:type="gramStart"/>
            <w:r>
              <w:rPr>
                <w:sz w:val="22"/>
                <w:szCs w:val="22"/>
              </w:rPr>
              <w:t>use</w:t>
            </w:r>
            <w:proofErr w:type="gramEnd"/>
            <w:r>
              <w:rPr>
                <w:sz w:val="22"/>
                <w:szCs w:val="22"/>
              </w:rPr>
              <w:t xml:space="preserve"> and predicted wetland exposure in the Canadian Prairie Pothole Region.  </w:t>
            </w:r>
            <w:r>
              <w:rPr>
                <w:i/>
                <w:sz w:val="22"/>
                <w:szCs w:val="22"/>
              </w:rPr>
              <w:t>Science of the Total Environment</w:t>
            </w:r>
            <w:r>
              <w:rPr>
                <w:sz w:val="22"/>
                <w:szCs w:val="22"/>
              </w:rPr>
              <w:t xml:space="preserve"> 718: 134765.</w:t>
            </w:r>
          </w:p>
        </w:tc>
      </w:tr>
      <w:tr w:rsidR="00583BB0" w14:paraId="70DC5B74" w14:textId="77777777">
        <w:trPr>
          <w:trHeight w:val="375"/>
        </w:trPr>
        <w:tc>
          <w:tcPr>
            <w:tcW w:w="9135" w:type="dxa"/>
            <w:tcMar>
              <w:top w:w="-144" w:type="dxa"/>
              <w:left w:w="-144" w:type="dxa"/>
              <w:bottom w:w="-144" w:type="dxa"/>
              <w:right w:w="-144" w:type="dxa"/>
            </w:tcMar>
          </w:tcPr>
          <w:p w14:paraId="70DC5B73" w14:textId="77777777" w:rsidR="00583BB0" w:rsidRDefault="00743C34">
            <w:pPr>
              <w:widowControl w:val="0"/>
              <w:ind w:left="360" w:hanging="360"/>
              <w:rPr>
                <w:sz w:val="22"/>
                <w:szCs w:val="22"/>
              </w:rPr>
            </w:pPr>
            <w:r>
              <w:rPr>
                <w:sz w:val="22"/>
                <w:szCs w:val="22"/>
              </w:rPr>
              <w:t>Michelson, CI,</w:t>
            </w:r>
            <w:r>
              <w:rPr>
                <w:b/>
                <w:sz w:val="22"/>
                <w:szCs w:val="22"/>
              </w:rPr>
              <w:t xml:space="preserve"> </w:t>
            </w:r>
            <w:r>
              <w:rPr>
                <w:sz w:val="22"/>
                <w:szCs w:val="22"/>
              </w:rPr>
              <w:t xml:space="preserve">Clark, RG, </w:t>
            </w:r>
            <w:r>
              <w:rPr>
                <w:b/>
                <w:sz w:val="22"/>
                <w:szCs w:val="22"/>
              </w:rPr>
              <w:t>C.A. Morrissey*</w:t>
            </w:r>
            <w:r>
              <w:rPr>
                <w:sz w:val="22"/>
                <w:szCs w:val="22"/>
              </w:rPr>
              <w:t xml:space="preserve"> (2018). Agricultural land cover does not affect diet of Tree Swallows in wetland dominated habitats. </w:t>
            </w:r>
            <w:r>
              <w:rPr>
                <w:i/>
                <w:sz w:val="22"/>
                <w:szCs w:val="22"/>
              </w:rPr>
              <w:t>Condor</w:t>
            </w:r>
            <w:r>
              <w:rPr>
                <w:sz w:val="22"/>
                <w:szCs w:val="22"/>
              </w:rPr>
              <w:t xml:space="preserve"> </w:t>
            </w:r>
            <w:r>
              <w:rPr>
                <w:i/>
                <w:sz w:val="22"/>
                <w:szCs w:val="22"/>
              </w:rPr>
              <w:t>120</w:t>
            </w:r>
            <w:r>
              <w:rPr>
                <w:sz w:val="22"/>
                <w:szCs w:val="22"/>
              </w:rPr>
              <w:t>(4):751-764.</w:t>
            </w:r>
          </w:p>
        </w:tc>
      </w:tr>
      <w:tr w:rsidR="00583BB0" w14:paraId="70DC5B76" w14:textId="77777777">
        <w:trPr>
          <w:trHeight w:val="525"/>
        </w:trPr>
        <w:tc>
          <w:tcPr>
            <w:tcW w:w="9135" w:type="dxa"/>
            <w:tcMar>
              <w:top w:w="-144" w:type="dxa"/>
              <w:left w:w="-144" w:type="dxa"/>
              <w:bottom w:w="-144" w:type="dxa"/>
              <w:right w:w="-144" w:type="dxa"/>
            </w:tcMar>
          </w:tcPr>
          <w:p w14:paraId="70DC5B75" w14:textId="77777777" w:rsidR="00583BB0" w:rsidRDefault="00743C34">
            <w:pPr>
              <w:widowControl w:val="0"/>
              <w:ind w:left="360" w:hanging="360"/>
              <w:rPr>
                <w:sz w:val="22"/>
                <w:szCs w:val="22"/>
              </w:rPr>
            </w:pPr>
            <w:r>
              <w:rPr>
                <w:sz w:val="22"/>
                <w:szCs w:val="22"/>
              </w:rPr>
              <w:t xml:space="preserve">Cavallaro, M., Liber, KL, Headley, JV, Peru, KM, </w:t>
            </w:r>
            <w:r>
              <w:rPr>
                <w:b/>
                <w:sz w:val="22"/>
                <w:szCs w:val="22"/>
              </w:rPr>
              <w:t>C.A. Morrissey*</w:t>
            </w:r>
            <w:r>
              <w:rPr>
                <w:sz w:val="22"/>
                <w:szCs w:val="22"/>
              </w:rPr>
              <w:t xml:space="preserve"> (2018). </w:t>
            </w:r>
            <w:proofErr w:type="gramStart"/>
            <w:r>
              <w:rPr>
                <w:sz w:val="22"/>
                <w:szCs w:val="22"/>
              </w:rPr>
              <w:t>Community-level</w:t>
            </w:r>
            <w:proofErr w:type="gramEnd"/>
            <w:r>
              <w:rPr>
                <w:sz w:val="22"/>
                <w:szCs w:val="22"/>
              </w:rPr>
              <w:t xml:space="preserve"> and phenological responses of emerging aquatic insects exposed to three neonicotinoid insecticides: an </w:t>
            </w:r>
            <w:proofErr w:type="gramStart"/>
            <w:r>
              <w:rPr>
                <w:i/>
                <w:sz w:val="22"/>
                <w:szCs w:val="22"/>
              </w:rPr>
              <w:t>in situ</w:t>
            </w:r>
            <w:proofErr w:type="gramEnd"/>
            <w:r>
              <w:rPr>
                <w:sz w:val="22"/>
                <w:szCs w:val="22"/>
              </w:rPr>
              <w:t xml:space="preserve"> wetland </w:t>
            </w:r>
            <w:proofErr w:type="spellStart"/>
            <w:r>
              <w:rPr>
                <w:sz w:val="22"/>
                <w:szCs w:val="22"/>
              </w:rPr>
              <w:t>limnocorral</w:t>
            </w:r>
            <w:proofErr w:type="spellEnd"/>
            <w:r>
              <w:rPr>
                <w:sz w:val="22"/>
                <w:szCs w:val="22"/>
              </w:rPr>
              <w:t xml:space="preserve"> approach. </w:t>
            </w:r>
            <w:r>
              <w:rPr>
                <w:i/>
                <w:sz w:val="22"/>
                <w:szCs w:val="22"/>
              </w:rPr>
              <w:t>Environ. Tox. Chem. 37</w:t>
            </w:r>
            <w:r>
              <w:rPr>
                <w:sz w:val="22"/>
                <w:szCs w:val="22"/>
              </w:rPr>
              <w:t>(9):2401-2412.</w:t>
            </w:r>
          </w:p>
        </w:tc>
      </w:tr>
      <w:tr w:rsidR="00583BB0" w14:paraId="70DC5B78" w14:textId="77777777">
        <w:trPr>
          <w:trHeight w:val="60"/>
        </w:trPr>
        <w:tc>
          <w:tcPr>
            <w:tcW w:w="9135" w:type="dxa"/>
            <w:tcMar>
              <w:top w:w="-144" w:type="dxa"/>
              <w:left w:w="-144" w:type="dxa"/>
              <w:bottom w:w="-144" w:type="dxa"/>
              <w:right w:w="-144" w:type="dxa"/>
            </w:tcMar>
          </w:tcPr>
          <w:p w14:paraId="70DC5B77" w14:textId="77777777" w:rsidR="00583BB0" w:rsidRDefault="00743C34">
            <w:pPr>
              <w:widowControl w:val="0"/>
              <w:ind w:left="360" w:hanging="360"/>
              <w:rPr>
                <w:sz w:val="22"/>
                <w:szCs w:val="22"/>
              </w:rPr>
            </w:pPr>
            <w:r>
              <w:rPr>
                <w:sz w:val="22"/>
                <w:szCs w:val="22"/>
              </w:rPr>
              <w:t xml:space="preserve">Stanton, R, Clark, RG, </w:t>
            </w:r>
            <w:r>
              <w:rPr>
                <w:b/>
                <w:sz w:val="22"/>
                <w:szCs w:val="22"/>
              </w:rPr>
              <w:t>C.A. Morrissey*</w:t>
            </w:r>
            <w:r>
              <w:rPr>
                <w:sz w:val="22"/>
                <w:szCs w:val="22"/>
              </w:rPr>
              <w:t xml:space="preserve"> (2018). Trends and drivers of North American farmland bird declines: A review. </w:t>
            </w:r>
            <w:r>
              <w:rPr>
                <w:i/>
                <w:sz w:val="22"/>
                <w:szCs w:val="22"/>
              </w:rPr>
              <w:t xml:space="preserve">Agric. </w:t>
            </w:r>
            <w:proofErr w:type="spellStart"/>
            <w:r>
              <w:rPr>
                <w:i/>
                <w:sz w:val="22"/>
                <w:szCs w:val="22"/>
              </w:rPr>
              <w:t>Ecosys</w:t>
            </w:r>
            <w:proofErr w:type="spellEnd"/>
            <w:r>
              <w:rPr>
                <w:i/>
                <w:sz w:val="22"/>
                <w:szCs w:val="22"/>
              </w:rPr>
              <w:t xml:space="preserve">. Environ. </w:t>
            </w:r>
            <w:r>
              <w:rPr>
                <w:sz w:val="22"/>
                <w:szCs w:val="22"/>
              </w:rPr>
              <w:t>254:244-254</w:t>
            </w:r>
          </w:p>
        </w:tc>
      </w:tr>
      <w:tr w:rsidR="00583BB0" w14:paraId="70DC5B7A" w14:textId="77777777">
        <w:trPr>
          <w:trHeight w:val="405"/>
        </w:trPr>
        <w:tc>
          <w:tcPr>
            <w:tcW w:w="9135" w:type="dxa"/>
            <w:tcMar>
              <w:top w:w="-144" w:type="dxa"/>
              <w:left w:w="-144" w:type="dxa"/>
              <w:bottom w:w="-144" w:type="dxa"/>
              <w:right w:w="-144" w:type="dxa"/>
            </w:tcMar>
          </w:tcPr>
          <w:p w14:paraId="70DC5B79" w14:textId="77777777" w:rsidR="00583BB0" w:rsidRDefault="00743C34">
            <w:pPr>
              <w:widowControl w:val="0"/>
              <w:ind w:left="360" w:hanging="360"/>
              <w:rPr>
                <w:sz w:val="22"/>
                <w:szCs w:val="22"/>
              </w:rPr>
            </w:pPr>
            <w:r>
              <w:rPr>
                <w:sz w:val="22"/>
                <w:szCs w:val="22"/>
              </w:rPr>
              <w:t xml:space="preserve">Eng, ME, </w:t>
            </w:r>
            <w:proofErr w:type="spellStart"/>
            <w:r>
              <w:rPr>
                <w:sz w:val="22"/>
                <w:szCs w:val="22"/>
              </w:rPr>
              <w:t>Stutchbury</w:t>
            </w:r>
            <w:proofErr w:type="spellEnd"/>
            <w:r>
              <w:rPr>
                <w:sz w:val="22"/>
                <w:szCs w:val="22"/>
              </w:rPr>
              <w:t>, B,</w:t>
            </w:r>
            <w:r>
              <w:rPr>
                <w:b/>
                <w:sz w:val="22"/>
                <w:szCs w:val="22"/>
              </w:rPr>
              <w:t xml:space="preserve"> C.A</w:t>
            </w:r>
            <w:r>
              <w:rPr>
                <w:sz w:val="22"/>
                <w:szCs w:val="22"/>
              </w:rPr>
              <w:t xml:space="preserve">. </w:t>
            </w:r>
            <w:r>
              <w:rPr>
                <w:b/>
                <w:sz w:val="22"/>
                <w:szCs w:val="22"/>
              </w:rPr>
              <w:t>Morrissey* (</w:t>
            </w:r>
            <w:r>
              <w:rPr>
                <w:sz w:val="22"/>
                <w:szCs w:val="22"/>
              </w:rPr>
              <w:t>2017).</w:t>
            </w:r>
            <w:r>
              <w:rPr>
                <w:b/>
                <w:sz w:val="22"/>
                <w:szCs w:val="22"/>
              </w:rPr>
              <w:t xml:space="preserve"> </w:t>
            </w:r>
            <w:r>
              <w:rPr>
                <w:sz w:val="22"/>
                <w:szCs w:val="22"/>
              </w:rPr>
              <w:t xml:space="preserve">Imidacloprid and chlorpyrifos insecticides impair migratory ability in a seed-eating songbird. </w:t>
            </w:r>
            <w:r>
              <w:rPr>
                <w:i/>
                <w:sz w:val="22"/>
                <w:szCs w:val="22"/>
              </w:rPr>
              <w:t>Scientific Reports.</w:t>
            </w:r>
            <w:r>
              <w:rPr>
                <w:sz w:val="22"/>
                <w:szCs w:val="22"/>
              </w:rPr>
              <w:t xml:space="preserve"> DOI: s41598-017-15446-x.</w:t>
            </w:r>
          </w:p>
        </w:tc>
      </w:tr>
      <w:tr w:rsidR="00583BB0" w14:paraId="70DC5B7C" w14:textId="77777777">
        <w:trPr>
          <w:trHeight w:val="690"/>
        </w:trPr>
        <w:tc>
          <w:tcPr>
            <w:tcW w:w="9135" w:type="dxa"/>
            <w:tcMar>
              <w:top w:w="-144" w:type="dxa"/>
              <w:left w:w="-144" w:type="dxa"/>
              <w:bottom w:w="-144" w:type="dxa"/>
              <w:right w:w="-144" w:type="dxa"/>
            </w:tcMar>
          </w:tcPr>
          <w:p w14:paraId="70DC5B7B" w14:textId="77777777" w:rsidR="00583BB0" w:rsidRDefault="00743C34">
            <w:pPr>
              <w:widowControl w:val="0"/>
              <w:ind w:left="360" w:hanging="360"/>
              <w:rPr>
                <w:sz w:val="22"/>
                <w:szCs w:val="22"/>
              </w:rPr>
            </w:pPr>
            <w:r>
              <w:rPr>
                <w:sz w:val="22"/>
                <w:szCs w:val="22"/>
              </w:rPr>
              <w:t xml:space="preserve">Stanton, R, Clark, RG, </w:t>
            </w:r>
            <w:r>
              <w:rPr>
                <w:b/>
                <w:sz w:val="22"/>
                <w:szCs w:val="22"/>
              </w:rPr>
              <w:t>C.A. Morrissey*</w:t>
            </w:r>
            <w:r>
              <w:rPr>
                <w:sz w:val="22"/>
                <w:szCs w:val="22"/>
              </w:rPr>
              <w:t xml:space="preserve"> (2017). Intensive agriculture and insect prey availability influence oxidative status and return rates of an aerial insectivore. </w:t>
            </w:r>
            <w:r>
              <w:rPr>
                <w:i/>
                <w:sz w:val="22"/>
                <w:szCs w:val="22"/>
              </w:rPr>
              <w:t xml:space="preserve">Ecosphere. </w:t>
            </w:r>
            <w:r>
              <w:rPr>
                <w:sz w:val="22"/>
                <w:szCs w:val="22"/>
              </w:rPr>
              <w:t>DOI 10.1002/(ISSN)2150-8925.</w:t>
            </w:r>
          </w:p>
        </w:tc>
      </w:tr>
      <w:tr w:rsidR="00583BB0" w14:paraId="70DC5B7E" w14:textId="77777777">
        <w:trPr>
          <w:trHeight w:val="585"/>
        </w:trPr>
        <w:tc>
          <w:tcPr>
            <w:tcW w:w="9135" w:type="dxa"/>
            <w:tcMar>
              <w:top w:w="-144" w:type="dxa"/>
              <w:left w:w="-144" w:type="dxa"/>
              <w:bottom w:w="-144" w:type="dxa"/>
              <w:right w:w="-144" w:type="dxa"/>
            </w:tcMar>
          </w:tcPr>
          <w:p w14:paraId="70DC5B7D" w14:textId="77777777" w:rsidR="00583BB0" w:rsidRDefault="00743C34">
            <w:pPr>
              <w:widowControl w:val="0"/>
              <w:ind w:left="360" w:hanging="360"/>
              <w:rPr>
                <w:sz w:val="22"/>
                <w:szCs w:val="22"/>
              </w:rPr>
            </w:pPr>
            <w:r>
              <w:rPr>
                <w:sz w:val="22"/>
                <w:szCs w:val="22"/>
              </w:rPr>
              <w:t xml:space="preserve">Stanton, R, </w:t>
            </w:r>
            <w:r>
              <w:rPr>
                <w:b/>
                <w:sz w:val="22"/>
                <w:szCs w:val="22"/>
              </w:rPr>
              <w:t>Morrissey, C.A</w:t>
            </w:r>
            <w:r>
              <w:rPr>
                <w:sz w:val="22"/>
                <w:szCs w:val="22"/>
              </w:rPr>
              <w:t>*, RG. Clark (2016). Tree swallow (</w:t>
            </w:r>
            <w:proofErr w:type="spellStart"/>
            <w:r>
              <w:rPr>
                <w:i/>
                <w:sz w:val="22"/>
                <w:szCs w:val="22"/>
              </w:rPr>
              <w:t>Tachycineta</w:t>
            </w:r>
            <w:proofErr w:type="spellEnd"/>
            <w:r>
              <w:rPr>
                <w:i/>
                <w:sz w:val="22"/>
                <w:szCs w:val="22"/>
              </w:rPr>
              <w:t xml:space="preserve"> bicolor</w:t>
            </w:r>
            <w:r>
              <w:rPr>
                <w:sz w:val="22"/>
                <w:szCs w:val="22"/>
              </w:rPr>
              <w:t xml:space="preserve">) foraging responses to agricultural land use and insect prey abundance. </w:t>
            </w:r>
            <w:r>
              <w:rPr>
                <w:i/>
                <w:sz w:val="22"/>
                <w:szCs w:val="22"/>
              </w:rPr>
              <w:t>Canadian Journal of Zoology</w:t>
            </w:r>
            <w:r>
              <w:rPr>
                <w:sz w:val="22"/>
                <w:szCs w:val="22"/>
              </w:rPr>
              <w:t xml:space="preserve"> </w:t>
            </w:r>
            <w:r>
              <w:rPr>
                <w:i/>
                <w:sz w:val="22"/>
                <w:szCs w:val="22"/>
              </w:rPr>
              <w:t>94</w:t>
            </w:r>
            <w:r>
              <w:rPr>
                <w:sz w:val="22"/>
                <w:szCs w:val="22"/>
              </w:rPr>
              <w:t>(9):637-642.</w:t>
            </w:r>
          </w:p>
        </w:tc>
      </w:tr>
      <w:tr w:rsidR="00583BB0" w14:paraId="70DC5B80" w14:textId="77777777">
        <w:tc>
          <w:tcPr>
            <w:tcW w:w="9135" w:type="dxa"/>
            <w:tcMar>
              <w:top w:w="-144" w:type="dxa"/>
              <w:left w:w="-144" w:type="dxa"/>
              <w:bottom w:w="-144" w:type="dxa"/>
              <w:right w:w="-144" w:type="dxa"/>
            </w:tcMar>
          </w:tcPr>
          <w:p w14:paraId="70DC5B7F" w14:textId="77777777" w:rsidR="00583BB0" w:rsidRDefault="00743C34">
            <w:pPr>
              <w:widowControl w:val="0"/>
              <w:ind w:left="360" w:hanging="360"/>
              <w:rPr>
                <w:sz w:val="22"/>
                <w:szCs w:val="22"/>
              </w:rPr>
            </w:pPr>
            <w:r>
              <w:rPr>
                <w:sz w:val="22"/>
                <w:szCs w:val="22"/>
              </w:rPr>
              <w:t xml:space="preserve">Main, A.R., Michel, N.L., Cavallaro, M.C., Headley, J.V., Peru, K.M. and </w:t>
            </w:r>
            <w:r>
              <w:rPr>
                <w:b/>
                <w:sz w:val="22"/>
                <w:szCs w:val="22"/>
              </w:rPr>
              <w:t>C.A.</w:t>
            </w:r>
            <w:r>
              <w:rPr>
                <w:sz w:val="22"/>
                <w:szCs w:val="22"/>
              </w:rPr>
              <w:t xml:space="preserve"> </w:t>
            </w:r>
            <w:r>
              <w:rPr>
                <w:b/>
                <w:sz w:val="22"/>
                <w:szCs w:val="22"/>
              </w:rPr>
              <w:t>Morrissey</w:t>
            </w:r>
            <w:r>
              <w:rPr>
                <w:sz w:val="22"/>
                <w:szCs w:val="22"/>
              </w:rPr>
              <w:t xml:space="preserve">* (2015). Ecological and Landscape Drivers of Neonicotinoid Insecticide Detections and Concentrations in Canada’s Prairie Wetlands.  Environ. Sci. Technol. </w:t>
            </w:r>
            <w:r>
              <w:rPr>
                <w:i/>
                <w:sz w:val="22"/>
                <w:szCs w:val="22"/>
              </w:rPr>
              <w:t>49</w:t>
            </w:r>
            <w:r>
              <w:rPr>
                <w:sz w:val="22"/>
                <w:szCs w:val="22"/>
              </w:rPr>
              <w:t>(14):8367–8376.</w:t>
            </w:r>
          </w:p>
        </w:tc>
      </w:tr>
      <w:tr w:rsidR="00583BB0" w14:paraId="70DC5B82" w14:textId="77777777">
        <w:trPr>
          <w:trHeight w:val="900"/>
        </w:trPr>
        <w:tc>
          <w:tcPr>
            <w:tcW w:w="9135" w:type="dxa"/>
            <w:tcMar>
              <w:top w:w="-144" w:type="dxa"/>
              <w:left w:w="-144" w:type="dxa"/>
              <w:bottom w:w="-144" w:type="dxa"/>
              <w:right w:w="-144" w:type="dxa"/>
            </w:tcMar>
          </w:tcPr>
          <w:p w14:paraId="70DC5B81" w14:textId="77777777" w:rsidR="00583BB0" w:rsidRDefault="00743C34">
            <w:pPr>
              <w:widowControl w:val="0"/>
              <w:ind w:left="360" w:hanging="360"/>
              <w:rPr>
                <w:sz w:val="22"/>
                <w:szCs w:val="22"/>
              </w:rPr>
            </w:pPr>
            <w:r>
              <w:rPr>
                <w:b/>
                <w:sz w:val="22"/>
                <w:szCs w:val="22"/>
              </w:rPr>
              <w:t>Morrissey, C.A.*,</w:t>
            </w:r>
            <w:r>
              <w:rPr>
                <w:sz w:val="22"/>
                <w:szCs w:val="22"/>
              </w:rPr>
              <w:t xml:space="preserve"> Devries, J., Mineau, P., Sanchez-Bayo, F., Liess, M., </w:t>
            </w:r>
            <w:r>
              <w:rPr>
                <w:b/>
                <w:sz w:val="22"/>
                <w:szCs w:val="22"/>
              </w:rPr>
              <w:t>Cavallaro, M.,</w:t>
            </w:r>
            <w:r>
              <w:rPr>
                <w:sz w:val="22"/>
                <w:szCs w:val="22"/>
              </w:rPr>
              <w:t xml:space="preserve"> K. Liber (2015). Neonicotinoid </w:t>
            </w:r>
            <w:r>
              <w:rPr>
                <w:b/>
                <w:sz w:val="22"/>
                <w:szCs w:val="22"/>
              </w:rPr>
              <w:t>c</w:t>
            </w:r>
            <w:r>
              <w:rPr>
                <w:sz w:val="22"/>
                <w:szCs w:val="22"/>
              </w:rPr>
              <w:t xml:space="preserve">ontamination of surface waters and relative risks to aquatic invertebrates: a review. </w:t>
            </w:r>
            <w:r>
              <w:rPr>
                <w:i/>
                <w:sz w:val="22"/>
                <w:szCs w:val="22"/>
              </w:rPr>
              <w:t xml:space="preserve">Environment International </w:t>
            </w:r>
            <w:r>
              <w:rPr>
                <w:sz w:val="22"/>
                <w:szCs w:val="22"/>
              </w:rPr>
              <w:t>74:291-303.</w:t>
            </w:r>
          </w:p>
        </w:tc>
      </w:tr>
    </w:tbl>
    <w:p w14:paraId="70DC5B83" w14:textId="77777777" w:rsidR="00583BB0" w:rsidRDefault="00743C34">
      <w:pPr>
        <w:widowControl w:val="0"/>
        <w:ind w:firstLine="0"/>
        <w:rPr>
          <w:sz w:val="22"/>
          <w:szCs w:val="22"/>
        </w:rPr>
      </w:pPr>
      <w:r>
        <w:rPr>
          <w:sz w:val="22"/>
          <w:szCs w:val="22"/>
        </w:rPr>
        <w:t xml:space="preserve"> </w:t>
      </w:r>
    </w:p>
    <w:p w14:paraId="70DC5B84" w14:textId="1E35CAF8" w:rsidR="00583BB0" w:rsidRDefault="00583BB0" w:rsidP="00D05E8E">
      <w:pPr>
        <w:widowControl w:val="0"/>
        <w:spacing w:before="240" w:after="240"/>
        <w:ind w:left="1800" w:hanging="900"/>
        <w:jc w:val="center"/>
        <w:sectPr w:rsidR="00583BB0">
          <w:headerReference w:type="default" r:id="rId114"/>
          <w:footerReference w:type="default" r:id="rId115"/>
          <w:headerReference w:type="first" r:id="rId116"/>
          <w:footerReference w:type="first" r:id="rId117"/>
          <w:pgSz w:w="12240" w:h="15840"/>
          <w:pgMar w:top="1440" w:right="1440" w:bottom="1440" w:left="1440" w:header="720" w:footer="720" w:gutter="0"/>
          <w:cols w:space="720"/>
          <w:titlePg/>
        </w:sectPr>
      </w:pPr>
    </w:p>
    <w:p w14:paraId="70DC5B85" w14:textId="77777777" w:rsidR="00583BB0" w:rsidRDefault="00743C34" w:rsidP="00D05E8E">
      <w:pPr>
        <w:spacing w:before="240" w:line="259" w:lineRule="auto"/>
        <w:ind w:firstLine="0"/>
        <w:jc w:val="center"/>
        <w:rPr>
          <w:b/>
          <w:sz w:val="36"/>
          <w:szCs w:val="36"/>
        </w:rPr>
      </w:pPr>
      <w:r>
        <w:rPr>
          <w:b/>
          <w:sz w:val="36"/>
          <w:szCs w:val="36"/>
        </w:rPr>
        <w:lastRenderedPageBreak/>
        <w:t>Brianna Williams</w:t>
      </w:r>
    </w:p>
    <w:p w14:paraId="70DC5B86" w14:textId="77777777" w:rsidR="00583BB0" w:rsidRDefault="00743C34">
      <w:pPr>
        <w:spacing w:line="259" w:lineRule="auto"/>
        <w:ind w:firstLine="0"/>
        <w:jc w:val="center"/>
        <w:rPr>
          <w:sz w:val="22"/>
          <w:szCs w:val="22"/>
        </w:rPr>
      </w:pPr>
      <w:r>
        <w:rPr>
          <w:sz w:val="22"/>
          <w:szCs w:val="22"/>
        </w:rPr>
        <w:t>United States Geological Survey, New Jersey Water Science Center, Lawrenceville, NJ</w:t>
      </w:r>
    </w:p>
    <w:p w14:paraId="70DC5B87" w14:textId="77777777" w:rsidR="00583BB0" w:rsidRDefault="00743C34">
      <w:pPr>
        <w:spacing w:line="259" w:lineRule="auto"/>
        <w:ind w:firstLine="0"/>
        <w:jc w:val="center"/>
        <w:rPr>
          <w:b/>
          <w:sz w:val="22"/>
          <w:szCs w:val="22"/>
          <w:u w:val="single"/>
        </w:rPr>
      </w:pPr>
      <w:r>
        <w:rPr>
          <w:i/>
          <w:sz w:val="22"/>
          <w:szCs w:val="22"/>
        </w:rPr>
        <w:t>Duty Station: Tucson, AZ</w:t>
      </w:r>
      <w:r>
        <w:rPr>
          <w:i/>
          <w:sz w:val="22"/>
          <w:szCs w:val="22"/>
        </w:rPr>
        <w:tab/>
        <w:t xml:space="preserve">|    </w:t>
      </w:r>
      <w:hyperlink r:id="rId118">
        <w:r>
          <w:rPr>
            <w:color w:val="1155CC"/>
            <w:sz w:val="22"/>
            <w:szCs w:val="22"/>
            <w:u w:val="single"/>
          </w:rPr>
          <w:t>bmwilliams@usgs.gov</w:t>
        </w:r>
      </w:hyperlink>
    </w:p>
    <w:p w14:paraId="70DC5B88" w14:textId="267EC682" w:rsidR="00583BB0" w:rsidRDefault="00743C34">
      <w:pPr>
        <w:widowControl w:val="0"/>
        <w:ind w:firstLine="0"/>
        <w:rPr>
          <w:b/>
          <w:sz w:val="8"/>
          <w:szCs w:val="8"/>
        </w:rPr>
      </w:pPr>
      <w:r>
        <w:rPr>
          <w:b/>
          <w:u w:val="single"/>
        </w:rPr>
        <w:t>Education</w:t>
      </w:r>
      <w:r>
        <w:rPr>
          <w:b/>
          <w:sz w:val="22"/>
          <w:szCs w:val="22"/>
          <w:u w:val="single"/>
        </w:rPr>
        <w:br/>
      </w:r>
      <w:r>
        <w:rPr>
          <w:sz w:val="22"/>
          <w:szCs w:val="22"/>
        </w:rPr>
        <w:t xml:space="preserve">M.S. </w:t>
      </w:r>
      <w:r>
        <w:rPr>
          <w:i/>
          <w:sz w:val="22"/>
          <w:szCs w:val="22"/>
        </w:rPr>
        <w:t>Geography (Coastal Geomorphology)</w:t>
      </w:r>
      <w:r>
        <w:rPr>
          <w:sz w:val="22"/>
          <w:szCs w:val="22"/>
        </w:rPr>
        <w:t xml:space="preserve">, </w:t>
      </w:r>
      <w:proofErr w:type="gramStart"/>
      <w:r>
        <w:rPr>
          <w:sz w:val="22"/>
          <w:szCs w:val="22"/>
        </w:rPr>
        <w:t xml:space="preserve">2015  </w:t>
      </w:r>
      <w:r>
        <w:rPr>
          <w:sz w:val="22"/>
          <w:szCs w:val="22"/>
        </w:rPr>
        <w:tab/>
      </w:r>
      <w:proofErr w:type="gramEnd"/>
      <w:r>
        <w:rPr>
          <w:sz w:val="22"/>
          <w:szCs w:val="22"/>
        </w:rPr>
        <w:t>Texas A&amp;M University, College Station, TX</w:t>
      </w:r>
      <w:r>
        <w:rPr>
          <w:sz w:val="22"/>
          <w:szCs w:val="22"/>
        </w:rPr>
        <w:br/>
        <w:t xml:space="preserve">B.S. </w:t>
      </w:r>
      <w:r>
        <w:rPr>
          <w:i/>
          <w:sz w:val="22"/>
          <w:szCs w:val="22"/>
        </w:rPr>
        <w:t>Geography (GIS)</w:t>
      </w:r>
      <w:r>
        <w:rPr>
          <w:sz w:val="22"/>
          <w:szCs w:val="22"/>
        </w:rPr>
        <w:t xml:space="preserve">, 2012                       </w:t>
      </w:r>
      <w:r w:rsidR="004B1574">
        <w:rPr>
          <w:sz w:val="22"/>
          <w:szCs w:val="22"/>
        </w:rPr>
        <w:t xml:space="preserve">      </w:t>
      </w:r>
      <w:r>
        <w:rPr>
          <w:sz w:val="22"/>
          <w:szCs w:val="22"/>
        </w:rPr>
        <w:t>The Pennsylvania State University, University Park, PA</w:t>
      </w:r>
      <w:r>
        <w:rPr>
          <w:b/>
          <w:sz w:val="22"/>
          <w:szCs w:val="22"/>
        </w:rPr>
        <w:br/>
      </w:r>
    </w:p>
    <w:p w14:paraId="70DC5B89" w14:textId="0FF6C7C0" w:rsidR="00583BB0" w:rsidRDefault="00743C34">
      <w:pPr>
        <w:widowControl w:val="0"/>
        <w:ind w:firstLine="0"/>
        <w:rPr>
          <w:b/>
          <w:sz w:val="8"/>
          <w:szCs w:val="8"/>
        </w:rPr>
      </w:pPr>
      <w:r>
        <w:rPr>
          <w:b/>
          <w:u w:val="single"/>
        </w:rPr>
        <w:t>Experience</w:t>
      </w:r>
      <w:r>
        <w:rPr>
          <w:b/>
          <w:sz w:val="22"/>
          <w:szCs w:val="22"/>
          <w:u w:val="single"/>
        </w:rPr>
        <w:br/>
      </w:r>
      <w:r>
        <w:rPr>
          <w:sz w:val="22"/>
          <w:szCs w:val="22"/>
        </w:rPr>
        <w:t xml:space="preserve">2017– Present   </w:t>
      </w:r>
      <w:r>
        <w:rPr>
          <w:sz w:val="22"/>
          <w:szCs w:val="22"/>
        </w:rPr>
        <w:tab/>
        <w:t xml:space="preserve">     Geographer, New Jersey Water Science Center, USGS, Lawrenceville, NJ</w:t>
      </w:r>
      <w:r>
        <w:rPr>
          <w:sz w:val="22"/>
          <w:szCs w:val="22"/>
        </w:rPr>
        <w:br/>
        <w:t xml:space="preserve">2015 – 2017     </w:t>
      </w:r>
      <w:r>
        <w:rPr>
          <w:sz w:val="22"/>
          <w:szCs w:val="22"/>
        </w:rPr>
        <w:tab/>
        <w:t xml:space="preserve">     Geographer, Eastern Geographic Science Center, USGS, Reston, VA</w:t>
      </w:r>
      <w:r>
        <w:rPr>
          <w:sz w:val="22"/>
          <w:szCs w:val="22"/>
        </w:rPr>
        <w:br/>
        <w:t xml:space="preserve">2013 – 2015     </w:t>
      </w:r>
      <w:r>
        <w:rPr>
          <w:sz w:val="22"/>
          <w:szCs w:val="22"/>
        </w:rPr>
        <w:tab/>
        <w:t xml:space="preserve">     Teaching Assistant, Dept. of Geography, Texas A&amp;M University, College Station, TX</w:t>
      </w:r>
      <w:r>
        <w:rPr>
          <w:sz w:val="22"/>
          <w:szCs w:val="22"/>
        </w:rPr>
        <w:br/>
        <w:t xml:space="preserve">2011 – 2015     </w:t>
      </w:r>
      <w:r>
        <w:rPr>
          <w:sz w:val="22"/>
          <w:szCs w:val="22"/>
        </w:rPr>
        <w:tab/>
        <w:t xml:space="preserve">     Physical Science Technician, Eastern Geographic Science Center, USGS, Reston, VA</w:t>
      </w:r>
      <w:r>
        <w:rPr>
          <w:b/>
          <w:sz w:val="22"/>
          <w:szCs w:val="22"/>
        </w:rPr>
        <w:br/>
      </w:r>
    </w:p>
    <w:p w14:paraId="70DC5B8A" w14:textId="77777777" w:rsidR="00583BB0" w:rsidRDefault="00743C34">
      <w:pPr>
        <w:widowControl w:val="0"/>
        <w:ind w:firstLine="0"/>
        <w:rPr>
          <w:b/>
          <w:u w:val="single"/>
        </w:rPr>
      </w:pPr>
      <w:r>
        <w:rPr>
          <w:b/>
          <w:u w:val="single"/>
        </w:rPr>
        <w:t>Publications (Select)</w:t>
      </w:r>
    </w:p>
    <w:p w14:paraId="70DC5B8B" w14:textId="77777777" w:rsidR="00583BB0" w:rsidRDefault="00743C34">
      <w:pPr>
        <w:widowControl w:val="0"/>
        <w:ind w:left="180" w:hanging="180"/>
        <w:rPr>
          <w:sz w:val="22"/>
          <w:szCs w:val="22"/>
        </w:rPr>
      </w:pPr>
      <w:r>
        <w:rPr>
          <w:sz w:val="22"/>
          <w:szCs w:val="22"/>
        </w:rPr>
        <w:t xml:space="preserve">McHugh, A.R., Suro, T.P., Sullivan, S.L., and </w:t>
      </w:r>
      <w:r>
        <w:rPr>
          <w:b/>
          <w:sz w:val="22"/>
          <w:szCs w:val="22"/>
        </w:rPr>
        <w:t>Williams, B.M.</w:t>
      </w:r>
      <w:r>
        <w:rPr>
          <w:sz w:val="22"/>
          <w:szCs w:val="22"/>
        </w:rPr>
        <w:t>, 2024, Streamflow characteristics and trends in New Jersey, water years 1903-2017: U.S. Geological Survey Scientific Investigations Report 2024-5099,</w:t>
      </w:r>
      <w:hyperlink r:id="rId119">
        <w:r>
          <w:rPr>
            <w:sz w:val="22"/>
            <w:szCs w:val="22"/>
          </w:rPr>
          <w:t xml:space="preserve"> </w:t>
        </w:r>
      </w:hyperlink>
      <w:hyperlink r:id="rId120">
        <w:r>
          <w:rPr>
            <w:color w:val="1155CC"/>
            <w:sz w:val="22"/>
            <w:szCs w:val="22"/>
            <w:u w:val="single"/>
          </w:rPr>
          <w:t>https://doi.org/10.3133/sir20245099</w:t>
        </w:r>
      </w:hyperlink>
      <w:r>
        <w:rPr>
          <w:sz w:val="22"/>
          <w:szCs w:val="22"/>
        </w:rPr>
        <w:t xml:space="preserve">. </w:t>
      </w:r>
    </w:p>
    <w:p w14:paraId="70DC5B8C" w14:textId="77777777" w:rsidR="00583BB0" w:rsidRDefault="00743C34">
      <w:pPr>
        <w:widowControl w:val="0"/>
        <w:ind w:left="180" w:hanging="180"/>
        <w:rPr>
          <w:sz w:val="22"/>
          <w:szCs w:val="22"/>
        </w:rPr>
      </w:pPr>
      <w:r>
        <w:rPr>
          <w:sz w:val="22"/>
          <w:szCs w:val="22"/>
        </w:rPr>
        <w:t xml:space="preserve"> Smalling, K.L., </w:t>
      </w:r>
      <w:proofErr w:type="spellStart"/>
      <w:r>
        <w:rPr>
          <w:sz w:val="22"/>
          <w:szCs w:val="22"/>
        </w:rPr>
        <w:t>Romanok</w:t>
      </w:r>
      <w:proofErr w:type="spellEnd"/>
      <w:r>
        <w:rPr>
          <w:sz w:val="22"/>
          <w:szCs w:val="22"/>
        </w:rPr>
        <w:t xml:space="preserve">, K.M., Bradley, P.M, Morriss, M.C., Gray, J.L., Kanagy, L.K., Gordon, S.E., </w:t>
      </w:r>
      <w:r>
        <w:rPr>
          <w:b/>
          <w:sz w:val="22"/>
          <w:szCs w:val="22"/>
        </w:rPr>
        <w:t>Williams, B.M.</w:t>
      </w:r>
      <w:r>
        <w:rPr>
          <w:sz w:val="22"/>
          <w:szCs w:val="22"/>
        </w:rPr>
        <w:t xml:space="preserve">, Breitmeyer, S.E., Jones, D.K., DeCicco, L.A., Eagles-Smith, C.A., and Wagner, T., 2023, Per- and Polyfluoroalkyl Substances (PFAS) in United States </w:t>
      </w:r>
      <w:proofErr w:type="spellStart"/>
      <w:r>
        <w:rPr>
          <w:sz w:val="22"/>
          <w:szCs w:val="22"/>
        </w:rPr>
        <w:t>Tapwater</w:t>
      </w:r>
      <w:proofErr w:type="spellEnd"/>
      <w:r>
        <w:rPr>
          <w:sz w:val="22"/>
          <w:szCs w:val="22"/>
        </w:rPr>
        <w:t>: Comparison of Underserved Private-Well and Public-Supply Exposures and Associated Health Implications, Environment International, p. 108033,</w:t>
      </w:r>
      <w:hyperlink r:id="rId121">
        <w:r>
          <w:rPr>
            <w:sz w:val="22"/>
            <w:szCs w:val="22"/>
          </w:rPr>
          <w:t xml:space="preserve"> </w:t>
        </w:r>
      </w:hyperlink>
      <w:hyperlink r:id="rId122">
        <w:r>
          <w:rPr>
            <w:color w:val="1155CC"/>
            <w:sz w:val="22"/>
            <w:szCs w:val="22"/>
            <w:u w:val="single"/>
          </w:rPr>
          <w:t>https://doi.org/10.1016/j.envint.2023.108033</w:t>
        </w:r>
      </w:hyperlink>
      <w:r>
        <w:rPr>
          <w:sz w:val="22"/>
          <w:szCs w:val="22"/>
        </w:rPr>
        <w:t>.</w:t>
      </w:r>
    </w:p>
    <w:p w14:paraId="70DC5B8D" w14:textId="77777777" w:rsidR="00583BB0" w:rsidRDefault="00743C34">
      <w:pPr>
        <w:widowControl w:val="0"/>
        <w:ind w:left="180" w:hanging="180"/>
        <w:rPr>
          <w:sz w:val="22"/>
          <w:szCs w:val="22"/>
        </w:rPr>
      </w:pPr>
      <w:r>
        <w:rPr>
          <w:sz w:val="22"/>
          <w:szCs w:val="22"/>
        </w:rPr>
        <w:t xml:space="preserve"> </w:t>
      </w:r>
      <w:r>
        <w:rPr>
          <w:b/>
          <w:sz w:val="22"/>
          <w:szCs w:val="22"/>
        </w:rPr>
        <w:t>Williams, B.M.</w:t>
      </w:r>
      <w:r>
        <w:rPr>
          <w:sz w:val="22"/>
          <w:szCs w:val="22"/>
        </w:rPr>
        <w:t xml:space="preserve">, Hopkins, K.G., Metes, M.J., Jones, D.K., Gordon, S. and Hamilton, W., 2022. Tracking geomorphic changes after suburban development with a high density of green stormwater infrastructure practices in Montgomery County, Maryland. </w:t>
      </w:r>
      <w:r>
        <w:rPr>
          <w:i/>
          <w:sz w:val="22"/>
          <w:szCs w:val="22"/>
        </w:rPr>
        <w:t>Geomorphology</w:t>
      </w:r>
      <w:r>
        <w:rPr>
          <w:sz w:val="22"/>
          <w:szCs w:val="22"/>
        </w:rPr>
        <w:t xml:space="preserve">, </w:t>
      </w:r>
      <w:r>
        <w:rPr>
          <w:i/>
          <w:sz w:val="22"/>
          <w:szCs w:val="22"/>
        </w:rPr>
        <w:t>414</w:t>
      </w:r>
      <w:r>
        <w:rPr>
          <w:sz w:val="22"/>
          <w:szCs w:val="22"/>
        </w:rPr>
        <w:t>, p.108399.</w:t>
      </w:r>
      <w:hyperlink r:id="rId123">
        <w:r>
          <w:rPr>
            <w:sz w:val="22"/>
            <w:szCs w:val="22"/>
          </w:rPr>
          <w:t xml:space="preserve"> </w:t>
        </w:r>
      </w:hyperlink>
      <w:hyperlink r:id="rId124">
        <w:r>
          <w:rPr>
            <w:color w:val="1155CC"/>
            <w:sz w:val="22"/>
            <w:szCs w:val="22"/>
            <w:u w:val="single"/>
          </w:rPr>
          <w:t>https://doi.org/10.1016/j.geomorph.2022.108399</w:t>
        </w:r>
      </w:hyperlink>
      <w:r>
        <w:rPr>
          <w:sz w:val="22"/>
          <w:szCs w:val="22"/>
        </w:rPr>
        <w:t>.</w:t>
      </w:r>
    </w:p>
    <w:p w14:paraId="70DC5B8E" w14:textId="77777777" w:rsidR="00583BB0" w:rsidRDefault="00743C34">
      <w:pPr>
        <w:widowControl w:val="0"/>
        <w:ind w:left="180" w:hanging="180"/>
        <w:rPr>
          <w:sz w:val="22"/>
          <w:szCs w:val="22"/>
        </w:rPr>
      </w:pPr>
      <w:r>
        <w:rPr>
          <w:sz w:val="22"/>
          <w:szCs w:val="22"/>
        </w:rPr>
        <w:t xml:space="preserve">Hopkins, K.G., Woznicki, S.A., </w:t>
      </w:r>
      <w:r>
        <w:rPr>
          <w:b/>
          <w:sz w:val="22"/>
          <w:szCs w:val="22"/>
        </w:rPr>
        <w:t>Williams, B.M.</w:t>
      </w:r>
      <w:r>
        <w:rPr>
          <w:sz w:val="22"/>
          <w:szCs w:val="22"/>
        </w:rPr>
        <w:t xml:space="preserve">, Stillwell, C.C., </w:t>
      </w:r>
      <w:proofErr w:type="spellStart"/>
      <w:r>
        <w:rPr>
          <w:sz w:val="22"/>
          <w:szCs w:val="22"/>
        </w:rPr>
        <w:t>Naibert</w:t>
      </w:r>
      <w:proofErr w:type="spellEnd"/>
      <w:r>
        <w:rPr>
          <w:sz w:val="22"/>
          <w:szCs w:val="22"/>
        </w:rPr>
        <w:t xml:space="preserve">, E., Metes, M.J., Jones, D.K., Hogan, D.M., Hall, N.C., Fanelli, R.M. and Bhaskar, A.S., 2022. Lessons learned from 20 y of monitoring suburban development with distributed stormwater management in Clarksburg, Maryland, USA. </w:t>
      </w:r>
      <w:r>
        <w:rPr>
          <w:i/>
          <w:sz w:val="22"/>
          <w:szCs w:val="22"/>
        </w:rPr>
        <w:t>Freshwater Science</w:t>
      </w:r>
      <w:r>
        <w:rPr>
          <w:sz w:val="22"/>
          <w:szCs w:val="22"/>
        </w:rPr>
        <w:t xml:space="preserve">, </w:t>
      </w:r>
      <w:r>
        <w:rPr>
          <w:i/>
          <w:sz w:val="22"/>
          <w:szCs w:val="22"/>
        </w:rPr>
        <w:t>41</w:t>
      </w:r>
      <w:r>
        <w:rPr>
          <w:sz w:val="22"/>
          <w:szCs w:val="22"/>
        </w:rPr>
        <w:t>(3), pp.459-476.</w:t>
      </w:r>
      <w:hyperlink r:id="rId125">
        <w:r>
          <w:rPr>
            <w:sz w:val="22"/>
            <w:szCs w:val="22"/>
          </w:rPr>
          <w:t xml:space="preserve"> </w:t>
        </w:r>
      </w:hyperlink>
      <w:hyperlink r:id="rId126">
        <w:r>
          <w:rPr>
            <w:color w:val="1155CC"/>
            <w:sz w:val="22"/>
            <w:szCs w:val="22"/>
            <w:u w:val="single"/>
          </w:rPr>
          <w:t>https://doi.org/10.1086/719360</w:t>
        </w:r>
      </w:hyperlink>
      <w:r>
        <w:rPr>
          <w:sz w:val="22"/>
          <w:szCs w:val="22"/>
        </w:rPr>
        <w:t>.</w:t>
      </w:r>
    </w:p>
    <w:p w14:paraId="70DC5B8F" w14:textId="77777777" w:rsidR="00583BB0" w:rsidRDefault="00743C34">
      <w:pPr>
        <w:widowControl w:val="0"/>
        <w:ind w:left="180" w:hanging="180"/>
        <w:rPr>
          <w:sz w:val="22"/>
          <w:szCs w:val="22"/>
        </w:rPr>
      </w:pPr>
      <w:r>
        <w:rPr>
          <w:sz w:val="22"/>
          <w:szCs w:val="22"/>
        </w:rPr>
        <w:t xml:space="preserve">Laughrey, Z.R., Christensen, V.G., Dusek, R.J., Senegal, S., Lankton, J.S., Ziegler, T.A., Jones, L.C., Jones, D.K., </w:t>
      </w:r>
      <w:r>
        <w:rPr>
          <w:b/>
          <w:sz w:val="22"/>
          <w:szCs w:val="22"/>
        </w:rPr>
        <w:t>Williams, B.M.</w:t>
      </w:r>
      <w:r>
        <w:rPr>
          <w:sz w:val="22"/>
          <w:szCs w:val="22"/>
        </w:rPr>
        <w:t xml:space="preserve">, Gordon, S. and Clyde, G.A., 2022. A review of algal toxin exposures on reserved federal lands and among trust species in the United States. </w:t>
      </w:r>
      <w:r>
        <w:rPr>
          <w:i/>
          <w:sz w:val="22"/>
          <w:szCs w:val="22"/>
        </w:rPr>
        <w:t>Critical Reviews in Environmental Science and Technology</w:t>
      </w:r>
      <w:r>
        <w:rPr>
          <w:sz w:val="22"/>
          <w:szCs w:val="22"/>
        </w:rPr>
        <w:t xml:space="preserve">, </w:t>
      </w:r>
      <w:r>
        <w:rPr>
          <w:i/>
          <w:sz w:val="22"/>
          <w:szCs w:val="22"/>
        </w:rPr>
        <w:t>52</w:t>
      </w:r>
      <w:r>
        <w:rPr>
          <w:sz w:val="22"/>
          <w:szCs w:val="22"/>
        </w:rPr>
        <w:t>(23), pp.4284-4307.</w:t>
      </w:r>
      <w:hyperlink r:id="rId127">
        <w:r>
          <w:rPr>
            <w:sz w:val="22"/>
            <w:szCs w:val="22"/>
          </w:rPr>
          <w:t xml:space="preserve"> </w:t>
        </w:r>
      </w:hyperlink>
      <w:hyperlink r:id="rId128">
        <w:r>
          <w:rPr>
            <w:color w:val="1155CC"/>
            <w:sz w:val="22"/>
            <w:szCs w:val="22"/>
            <w:u w:val="single"/>
          </w:rPr>
          <w:t>https://doi.org/10.1080/10643389.2021.2010511</w:t>
        </w:r>
      </w:hyperlink>
      <w:r>
        <w:rPr>
          <w:sz w:val="22"/>
          <w:szCs w:val="22"/>
        </w:rPr>
        <w:t>.</w:t>
      </w:r>
    </w:p>
    <w:p w14:paraId="70DC5B90" w14:textId="77777777" w:rsidR="00583BB0" w:rsidRDefault="00743C34">
      <w:pPr>
        <w:widowControl w:val="0"/>
        <w:ind w:left="180" w:hanging="180"/>
        <w:rPr>
          <w:sz w:val="22"/>
          <w:szCs w:val="22"/>
        </w:rPr>
      </w:pPr>
      <w:r>
        <w:rPr>
          <w:sz w:val="22"/>
          <w:szCs w:val="22"/>
        </w:rPr>
        <w:t xml:space="preserve">Gordon, S., Jones, D.K., Blazer, V.S., </w:t>
      </w:r>
      <w:proofErr w:type="spellStart"/>
      <w:r>
        <w:rPr>
          <w:sz w:val="22"/>
          <w:szCs w:val="22"/>
        </w:rPr>
        <w:t>Iwanowicz</w:t>
      </w:r>
      <w:proofErr w:type="spellEnd"/>
      <w:r>
        <w:rPr>
          <w:sz w:val="22"/>
          <w:szCs w:val="22"/>
        </w:rPr>
        <w:t xml:space="preserve">, L., </w:t>
      </w:r>
      <w:r>
        <w:rPr>
          <w:b/>
          <w:sz w:val="22"/>
          <w:szCs w:val="22"/>
        </w:rPr>
        <w:t>Williams, B.M.</w:t>
      </w:r>
      <w:r>
        <w:rPr>
          <w:sz w:val="22"/>
          <w:szCs w:val="22"/>
        </w:rPr>
        <w:t xml:space="preserve"> and Smalling, K., 2021. Modeling estrogenic activity in streams throughout the Potomac and Chesapeake Bay watersheds. </w:t>
      </w:r>
      <w:r>
        <w:rPr>
          <w:i/>
          <w:sz w:val="22"/>
          <w:szCs w:val="22"/>
        </w:rPr>
        <w:t>Environmental Monitoring and Assessment</w:t>
      </w:r>
      <w:r>
        <w:rPr>
          <w:sz w:val="22"/>
          <w:szCs w:val="22"/>
        </w:rPr>
        <w:t xml:space="preserve">, </w:t>
      </w:r>
      <w:r>
        <w:rPr>
          <w:i/>
          <w:sz w:val="22"/>
          <w:szCs w:val="22"/>
        </w:rPr>
        <w:t>193</w:t>
      </w:r>
      <w:r>
        <w:rPr>
          <w:sz w:val="22"/>
          <w:szCs w:val="22"/>
        </w:rPr>
        <w:t>(2), p.105.</w:t>
      </w:r>
      <w:hyperlink r:id="rId129">
        <w:r>
          <w:rPr>
            <w:sz w:val="22"/>
            <w:szCs w:val="22"/>
          </w:rPr>
          <w:t xml:space="preserve"> </w:t>
        </w:r>
      </w:hyperlink>
      <w:hyperlink r:id="rId130">
        <w:r>
          <w:rPr>
            <w:color w:val="1155CC"/>
            <w:sz w:val="22"/>
            <w:szCs w:val="22"/>
            <w:u w:val="single"/>
          </w:rPr>
          <w:t>https://doi.org/10.1007/s10661-021-08899-1</w:t>
        </w:r>
      </w:hyperlink>
      <w:r>
        <w:rPr>
          <w:sz w:val="22"/>
          <w:szCs w:val="22"/>
        </w:rPr>
        <w:t>.</w:t>
      </w:r>
    </w:p>
    <w:p w14:paraId="70DC5B91" w14:textId="77777777" w:rsidR="00583BB0" w:rsidRDefault="00743C34">
      <w:pPr>
        <w:widowControl w:val="0"/>
        <w:ind w:left="180" w:hanging="180"/>
        <w:rPr>
          <w:sz w:val="22"/>
          <w:szCs w:val="22"/>
        </w:rPr>
      </w:pPr>
      <w:r>
        <w:rPr>
          <w:sz w:val="22"/>
          <w:szCs w:val="22"/>
        </w:rPr>
        <w:t xml:space="preserve">Smalling, K.L., Bunnell, J.F., Cohl, J., </w:t>
      </w:r>
      <w:proofErr w:type="spellStart"/>
      <w:r>
        <w:rPr>
          <w:sz w:val="22"/>
          <w:szCs w:val="22"/>
        </w:rPr>
        <w:t>Romanok</w:t>
      </w:r>
      <w:proofErr w:type="spellEnd"/>
      <w:r>
        <w:rPr>
          <w:sz w:val="22"/>
          <w:szCs w:val="22"/>
        </w:rPr>
        <w:t xml:space="preserve">, K.M., Hazard, L., Monsen, K., </w:t>
      </w:r>
      <w:proofErr w:type="spellStart"/>
      <w:r>
        <w:rPr>
          <w:sz w:val="22"/>
          <w:szCs w:val="22"/>
        </w:rPr>
        <w:t>Akob</w:t>
      </w:r>
      <w:proofErr w:type="spellEnd"/>
      <w:r>
        <w:rPr>
          <w:sz w:val="22"/>
          <w:szCs w:val="22"/>
        </w:rPr>
        <w:t xml:space="preserve">, D.M., Hansen, A., Hladik, M.L., Abdallah, N., Ahmed, Q., Assan, A., De </w:t>
      </w:r>
      <w:proofErr w:type="spellStart"/>
      <w:r>
        <w:rPr>
          <w:sz w:val="22"/>
          <w:szCs w:val="22"/>
        </w:rPr>
        <w:t>Parsia</w:t>
      </w:r>
      <w:proofErr w:type="spellEnd"/>
      <w:r>
        <w:rPr>
          <w:sz w:val="22"/>
          <w:szCs w:val="22"/>
        </w:rPr>
        <w:t xml:space="preserve">, M., Griggs, A., McWayne-Holmes, M., Patel, N., Sanders, C., Shrestha, Y., Stout, S., and </w:t>
      </w:r>
      <w:r>
        <w:rPr>
          <w:b/>
          <w:sz w:val="22"/>
          <w:szCs w:val="22"/>
        </w:rPr>
        <w:t>Williams, B.M.</w:t>
      </w:r>
      <w:r>
        <w:rPr>
          <w:sz w:val="22"/>
          <w:szCs w:val="22"/>
        </w:rPr>
        <w:t>, 2018, An initial comparison of pesticides and amphibian pathogens between natural and created wetlands in the New Jersey Pinelands, 2014–16: U.S. Geological Survey Open-File Report 2018–1077, 18 p.,</w:t>
      </w:r>
      <w:hyperlink r:id="rId131">
        <w:r>
          <w:rPr>
            <w:sz w:val="22"/>
            <w:szCs w:val="22"/>
          </w:rPr>
          <w:t xml:space="preserve"> </w:t>
        </w:r>
      </w:hyperlink>
      <w:hyperlink r:id="rId132">
        <w:r>
          <w:rPr>
            <w:color w:val="1155CC"/>
            <w:sz w:val="22"/>
            <w:szCs w:val="22"/>
            <w:u w:val="single"/>
          </w:rPr>
          <w:t>https://doi.org/10.3133/ofr20181077</w:t>
        </w:r>
      </w:hyperlink>
      <w:r>
        <w:rPr>
          <w:sz w:val="22"/>
          <w:szCs w:val="22"/>
        </w:rPr>
        <w:t>.</w:t>
      </w:r>
    </w:p>
    <w:p w14:paraId="70DC5B92" w14:textId="77777777" w:rsidR="00583BB0" w:rsidRDefault="00743C34">
      <w:pPr>
        <w:widowControl w:val="0"/>
        <w:ind w:left="180" w:hanging="180"/>
        <w:rPr>
          <w:sz w:val="22"/>
          <w:szCs w:val="22"/>
        </w:rPr>
      </w:pPr>
      <w:r>
        <w:rPr>
          <w:sz w:val="22"/>
          <w:szCs w:val="22"/>
        </w:rPr>
        <w:t xml:space="preserve">Masoner, J. R., Kolpin, D. W., </w:t>
      </w:r>
      <w:proofErr w:type="spellStart"/>
      <w:r>
        <w:rPr>
          <w:sz w:val="22"/>
          <w:szCs w:val="22"/>
        </w:rPr>
        <w:t>Cozzarelli</w:t>
      </w:r>
      <w:proofErr w:type="spellEnd"/>
      <w:r>
        <w:rPr>
          <w:sz w:val="22"/>
          <w:szCs w:val="22"/>
        </w:rPr>
        <w:t xml:space="preserve">, I. M., Barber, L. B., Burden, D. S., Foreman, W. T., Forshay, K. J., Furlong, E. T., Groves, J. F., Hladik, M. L., Hopton, M. E., Jaeschke, J. B., Keefe, S. H., Krabbenhoft, D. P., Lowrance, R., </w:t>
      </w:r>
      <w:proofErr w:type="spellStart"/>
      <w:r>
        <w:rPr>
          <w:sz w:val="22"/>
          <w:szCs w:val="22"/>
        </w:rPr>
        <w:t>Romanok</w:t>
      </w:r>
      <w:proofErr w:type="spellEnd"/>
      <w:r>
        <w:rPr>
          <w:sz w:val="22"/>
          <w:szCs w:val="22"/>
        </w:rPr>
        <w:t xml:space="preserve">, K. M., Rus, D. L., Selbig, W. R., </w:t>
      </w:r>
      <w:r>
        <w:rPr>
          <w:b/>
          <w:sz w:val="22"/>
          <w:szCs w:val="22"/>
        </w:rPr>
        <w:t>Williams, B.M.</w:t>
      </w:r>
      <w:r>
        <w:rPr>
          <w:sz w:val="22"/>
          <w:szCs w:val="22"/>
        </w:rPr>
        <w:t xml:space="preserve">, &amp; Bradley, P. M. (2019). Urban Stormwater: An Overlooked Pathway of Extensive Mixed Contaminants to Surface and Groundwaters in the United States. </w:t>
      </w:r>
      <w:r>
        <w:rPr>
          <w:i/>
          <w:sz w:val="22"/>
          <w:szCs w:val="22"/>
        </w:rPr>
        <w:t>Environmental Science &amp; Technology</w:t>
      </w:r>
      <w:r>
        <w:rPr>
          <w:sz w:val="22"/>
          <w:szCs w:val="22"/>
        </w:rPr>
        <w:t xml:space="preserve">, </w:t>
      </w:r>
      <w:r>
        <w:rPr>
          <w:i/>
          <w:sz w:val="22"/>
          <w:szCs w:val="22"/>
        </w:rPr>
        <w:t>53</w:t>
      </w:r>
      <w:r>
        <w:rPr>
          <w:sz w:val="22"/>
          <w:szCs w:val="22"/>
        </w:rPr>
        <w:t>(17), 10070–10081.</w:t>
      </w:r>
      <w:hyperlink r:id="rId133">
        <w:r>
          <w:rPr>
            <w:sz w:val="22"/>
            <w:szCs w:val="22"/>
          </w:rPr>
          <w:t xml:space="preserve"> </w:t>
        </w:r>
      </w:hyperlink>
      <w:hyperlink r:id="rId134">
        <w:r>
          <w:rPr>
            <w:color w:val="1155CC"/>
            <w:sz w:val="22"/>
            <w:szCs w:val="22"/>
            <w:u w:val="single"/>
          </w:rPr>
          <w:t>https://doi.org/10.1021/acs.est.9b02867</w:t>
        </w:r>
      </w:hyperlink>
      <w:r>
        <w:rPr>
          <w:sz w:val="22"/>
          <w:szCs w:val="22"/>
        </w:rPr>
        <w:t>.</w:t>
      </w:r>
    </w:p>
    <w:p w14:paraId="70DC5B93" w14:textId="77777777" w:rsidR="00583BB0" w:rsidRDefault="00743C34">
      <w:pPr>
        <w:widowControl w:val="0"/>
        <w:ind w:left="180" w:hanging="180"/>
        <w:rPr>
          <w:sz w:val="22"/>
          <w:szCs w:val="22"/>
        </w:rPr>
      </w:pPr>
      <w:r>
        <w:rPr>
          <w:sz w:val="22"/>
          <w:szCs w:val="22"/>
        </w:rPr>
        <w:t xml:space="preserve">Sleeter, R., Sleeter, B.M., </w:t>
      </w:r>
      <w:r>
        <w:rPr>
          <w:b/>
          <w:sz w:val="22"/>
          <w:szCs w:val="22"/>
        </w:rPr>
        <w:t>Williams, B.M.</w:t>
      </w:r>
      <w:r>
        <w:rPr>
          <w:sz w:val="22"/>
          <w:szCs w:val="22"/>
        </w:rPr>
        <w:t xml:space="preserve">, Hogan, D., Hawbaker, T. and Zhu, Z., 2017. A carbon balance model for the great dismal swamp ecosystem. </w:t>
      </w:r>
      <w:r>
        <w:rPr>
          <w:i/>
          <w:sz w:val="22"/>
          <w:szCs w:val="22"/>
        </w:rPr>
        <w:t>Carbon balance and management</w:t>
      </w:r>
      <w:r>
        <w:rPr>
          <w:sz w:val="22"/>
          <w:szCs w:val="22"/>
        </w:rPr>
        <w:t xml:space="preserve">, </w:t>
      </w:r>
      <w:r>
        <w:rPr>
          <w:i/>
          <w:sz w:val="22"/>
          <w:szCs w:val="22"/>
        </w:rPr>
        <w:t>12</w:t>
      </w:r>
      <w:r>
        <w:rPr>
          <w:sz w:val="22"/>
          <w:szCs w:val="22"/>
        </w:rPr>
        <w:t>, pp.1-20.</w:t>
      </w:r>
      <w:hyperlink r:id="rId135">
        <w:r>
          <w:rPr>
            <w:sz w:val="22"/>
            <w:szCs w:val="22"/>
          </w:rPr>
          <w:t xml:space="preserve"> </w:t>
        </w:r>
      </w:hyperlink>
      <w:hyperlink r:id="rId136">
        <w:r>
          <w:rPr>
            <w:color w:val="1155CC"/>
            <w:sz w:val="22"/>
            <w:szCs w:val="22"/>
            <w:u w:val="single"/>
          </w:rPr>
          <w:t>https://doi.org/10.1186/s13021-017-0070-4</w:t>
        </w:r>
      </w:hyperlink>
      <w:r>
        <w:rPr>
          <w:sz w:val="22"/>
          <w:szCs w:val="22"/>
        </w:rPr>
        <w:t>.</w:t>
      </w:r>
    </w:p>
    <w:p w14:paraId="70DC5B94" w14:textId="77777777" w:rsidR="00583BB0" w:rsidRDefault="00583BB0">
      <w:pPr>
        <w:widowControl w:val="0"/>
        <w:ind w:firstLine="0"/>
        <w:rPr>
          <w:sz w:val="20"/>
          <w:szCs w:val="20"/>
          <w:u w:val="single"/>
        </w:rPr>
      </w:pPr>
    </w:p>
    <w:p w14:paraId="70DC5B95" w14:textId="77777777" w:rsidR="00583BB0" w:rsidRDefault="00743C34">
      <w:pPr>
        <w:widowControl w:val="0"/>
        <w:ind w:left="360" w:hanging="360"/>
        <w:rPr>
          <w:b/>
          <w:u w:val="single"/>
        </w:rPr>
      </w:pPr>
      <w:r>
        <w:rPr>
          <w:b/>
          <w:u w:val="single"/>
        </w:rPr>
        <w:t>Data Releases and Other</w:t>
      </w:r>
    </w:p>
    <w:p w14:paraId="70DC5B96" w14:textId="77777777" w:rsidR="00583BB0" w:rsidRDefault="00743C34">
      <w:pPr>
        <w:widowControl w:val="0"/>
        <w:ind w:left="180" w:hanging="180"/>
        <w:rPr>
          <w:sz w:val="22"/>
          <w:szCs w:val="22"/>
        </w:rPr>
      </w:pPr>
      <w:r>
        <w:rPr>
          <w:b/>
          <w:sz w:val="22"/>
          <w:szCs w:val="22"/>
        </w:rPr>
        <w:t>Williams, B.M.</w:t>
      </w:r>
      <w:r>
        <w:rPr>
          <w:sz w:val="22"/>
          <w:szCs w:val="22"/>
        </w:rPr>
        <w:t xml:space="preserve">, McHugh, A.R., and T. Suro. 2024. USGS NJ Streamflow Characteristics Web Mapper. USGS </w:t>
      </w:r>
      <w:proofErr w:type="spellStart"/>
      <w:r>
        <w:rPr>
          <w:sz w:val="22"/>
          <w:szCs w:val="22"/>
        </w:rPr>
        <w:t>Geonarrative</w:t>
      </w:r>
      <w:proofErr w:type="spellEnd"/>
      <w:r>
        <w:rPr>
          <w:sz w:val="22"/>
          <w:szCs w:val="22"/>
        </w:rPr>
        <w:t>.</w:t>
      </w:r>
      <w:hyperlink r:id="rId137">
        <w:r>
          <w:rPr>
            <w:sz w:val="22"/>
            <w:szCs w:val="22"/>
          </w:rPr>
          <w:t xml:space="preserve"> </w:t>
        </w:r>
      </w:hyperlink>
      <w:hyperlink r:id="rId138">
        <w:r>
          <w:rPr>
            <w:color w:val="1155CC"/>
            <w:sz w:val="22"/>
            <w:szCs w:val="22"/>
            <w:u w:val="single"/>
          </w:rPr>
          <w:t>https://geonarrative.usgs.gov/njstreamflowcharacteristics/</w:t>
        </w:r>
      </w:hyperlink>
      <w:r>
        <w:rPr>
          <w:sz w:val="22"/>
          <w:szCs w:val="22"/>
        </w:rPr>
        <w:t>.</w:t>
      </w:r>
    </w:p>
    <w:p w14:paraId="70DC5B97" w14:textId="77777777" w:rsidR="00583BB0" w:rsidRDefault="00743C34">
      <w:pPr>
        <w:widowControl w:val="0"/>
        <w:ind w:left="180" w:hanging="180"/>
        <w:rPr>
          <w:sz w:val="22"/>
          <w:szCs w:val="22"/>
        </w:rPr>
      </w:pPr>
      <w:r>
        <w:rPr>
          <w:b/>
          <w:sz w:val="22"/>
          <w:szCs w:val="22"/>
        </w:rPr>
        <w:t>Williams, B.M.</w:t>
      </w:r>
      <w:r>
        <w:rPr>
          <w:sz w:val="22"/>
          <w:szCs w:val="22"/>
        </w:rPr>
        <w:t>, McHugh, A.R., Sullivan, S.L., and Hopple, J.A., 2024, Streamflow characteristics and trends at continuous-record and partial-record streamflow-gaging stations in New Jersey, water years 1903-2017: U.S. Geological Survey data release,</w:t>
      </w:r>
      <w:hyperlink r:id="rId139">
        <w:r>
          <w:rPr>
            <w:sz w:val="22"/>
            <w:szCs w:val="22"/>
          </w:rPr>
          <w:t xml:space="preserve"> </w:t>
        </w:r>
      </w:hyperlink>
      <w:hyperlink r:id="rId140">
        <w:r>
          <w:rPr>
            <w:color w:val="1155CC"/>
            <w:sz w:val="22"/>
            <w:szCs w:val="22"/>
            <w:u w:val="single"/>
          </w:rPr>
          <w:t>https://doi.org/10.5066/P9IGMJGU</w:t>
        </w:r>
      </w:hyperlink>
      <w:r>
        <w:rPr>
          <w:sz w:val="22"/>
          <w:szCs w:val="22"/>
        </w:rPr>
        <w:t>.</w:t>
      </w:r>
    </w:p>
    <w:p w14:paraId="70DC5B98" w14:textId="77777777" w:rsidR="00583BB0" w:rsidRDefault="00743C34">
      <w:pPr>
        <w:widowControl w:val="0"/>
        <w:ind w:left="180" w:hanging="180"/>
        <w:rPr>
          <w:sz w:val="22"/>
          <w:szCs w:val="22"/>
        </w:rPr>
      </w:pPr>
      <w:r>
        <w:rPr>
          <w:sz w:val="22"/>
          <w:szCs w:val="22"/>
        </w:rPr>
        <w:t xml:space="preserve">Seawolf, S.M., Peterson, B.K., </w:t>
      </w:r>
      <w:r>
        <w:rPr>
          <w:b/>
          <w:sz w:val="22"/>
          <w:szCs w:val="22"/>
        </w:rPr>
        <w:t>Williams, B.M.</w:t>
      </w:r>
      <w:r>
        <w:rPr>
          <w:sz w:val="22"/>
          <w:szCs w:val="22"/>
        </w:rPr>
        <w:t>, Gordon, S.E., Atkins, R.M., and D.K. Jones. 2024. USGS BIL Mined Lands Data Catalog.</w:t>
      </w:r>
      <w:hyperlink r:id="rId141">
        <w:r>
          <w:rPr>
            <w:sz w:val="22"/>
            <w:szCs w:val="22"/>
          </w:rPr>
          <w:t xml:space="preserve"> </w:t>
        </w:r>
      </w:hyperlink>
      <w:hyperlink r:id="rId142">
        <w:r>
          <w:rPr>
            <w:color w:val="1155CC"/>
            <w:sz w:val="22"/>
            <w:szCs w:val="22"/>
            <w:u w:val="single"/>
          </w:rPr>
          <w:t>https://rconnect.usgs.gov/bildatacatalog/</w:t>
        </w:r>
      </w:hyperlink>
      <w:r>
        <w:rPr>
          <w:sz w:val="22"/>
          <w:szCs w:val="22"/>
        </w:rPr>
        <w:t>.</w:t>
      </w:r>
    </w:p>
    <w:p w14:paraId="70DC5B99" w14:textId="77777777" w:rsidR="00583BB0" w:rsidRDefault="00743C34">
      <w:pPr>
        <w:widowControl w:val="0"/>
        <w:ind w:left="180" w:hanging="180"/>
        <w:rPr>
          <w:sz w:val="22"/>
          <w:szCs w:val="22"/>
        </w:rPr>
      </w:pPr>
      <w:r>
        <w:rPr>
          <w:sz w:val="22"/>
          <w:szCs w:val="22"/>
        </w:rPr>
        <w:t xml:space="preserve">Peterson, B.K., </w:t>
      </w:r>
      <w:r>
        <w:rPr>
          <w:b/>
          <w:sz w:val="22"/>
          <w:szCs w:val="22"/>
        </w:rPr>
        <w:t>Williams B.M.</w:t>
      </w:r>
      <w:r>
        <w:rPr>
          <w:sz w:val="22"/>
          <w:szCs w:val="22"/>
        </w:rPr>
        <w:t>, Atkins, R.M., Seawolf, S.M., and Jones, D.K., 2024, EPA Impaired Waters presence and causes for HUC12 watersheds across the Conterminous U.S.: U.S. Geological Survey data release,</w:t>
      </w:r>
      <w:hyperlink r:id="rId143">
        <w:r>
          <w:rPr>
            <w:sz w:val="22"/>
            <w:szCs w:val="22"/>
          </w:rPr>
          <w:t xml:space="preserve"> </w:t>
        </w:r>
      </w:hyperlink>
      <w:hyperlink r:id="rId144">
        <w:r>
          <w:rPr>
            <w:color w:val="1155CC"/>
            <w:sz w:val="22"/>
            <w:szCs w:val="22"/>
            <w:u w:val="single"/>
          </w:rPr>
          <w:t>https://doi.org/10.5066/P9MNKLPJ</w:t>
        </w:r>
      </w:hyperlink>
      <w:r>
        <w:rPr>
          <w:sz w:val="22"/>
          <w:szCs w:val="22"/>
        </w:rPr>
        <w:t>.</w:t>
      </w:r>
    </w:p>
    <w:p w14:paraId="70DC5B9A" w14:textId="77777777" w:rsidR="00583BB0" w:rsidRDefault="00743C34">
      <w:pPr>
        <w:widowControl w:val="0"/>
        <w:ind w:left="180" w:hanging="180"/>
        <w:rPr>
          <w:sz w:val="22"/>
          <w:szCs w:val="22"/>
        </w:rPr>
      </w:pPr>
      <w:r>
        <w:rPr>
          <w:sz w:val="22"/>
          <w:szCs w:val="22"/>
        </w:rPr>
        <w:t xml:space="preserve">Seawolf, S.M., </w:t>
      </w:r>
      <w:r>
        <w:rPr>
          <w:b/>
          <w:sz w:val="22"/>
          <w:szCs w:val="22"/>
        </w:rPr>
        <w:t>Williams, B.M.</w:t>
      </w:r>
      <w:r>
        <w:rPr>
          <w:sz w:val="22"/>
          <w:szCs w:val="22"/>
        </w:rPr>
        <w:t xml:space="preserve">, Gordon, S.E., </w:t>
      </w:r>
      <w:proofErr w:type="spellStart"/>
      <w:r>
        <w:rPr>
          <w:sz w:val="22"/>
          <w:szCs w:val="22"/>
        </w:rPr>
        <w:t>Romanok</w:t>
      </w:r>
      <w:proofErr w:type="spellEnd"/>
      <w:r>
        <w:rPr>
          <w:sz w:val="22"/>
          <w:szCs w:val="22"/>
        </w:rPr>
        <w:t>, K.M., Smalling, K.L., Bradley, P.M., and Morriss, M.C., 2023, PFAS Reconnaissance Landscape Data: U.S. Geological Survey data release,</w:t>
      </w:r>
      <w:hyperlink r:id="rId145">
        <w:r>
          <w:rPr>
            <w:sz w:val="22"/>
            <w:szCs w:val="22"/>
          </w:rPr>
          <w:t xml:space="preserve"> </w:t>
        </w:r>
      </w:hyperlink>
      <w:hyperlink r:id="rId146">
        <w:r>
          <w:rPr>
            <w:color w:val="1155CC"/>
            <w:sz w:val="22"/>
            <w:szCs w:val="22"/>
            <w:u w:val="single"/>
          </w:rPr>
          <w:t>https://doi.org/10.5066/P9JF1EXH</w:t>
        </w:r>
      </w:hyperlink>
      <w:r>
        <w:rPr>
          <w:sz w:val="22"/>
          <w:szCs w:val="22"/>
        </w:rPr>
        <w:t>.</w:t>
      </w:r>
    </w:p>
    <w:p w14:paraId="70DC5B9B" w14:textId="77777777" w:rsidR="00583BB0" w:rsidRDefault="00743C34">
      <w:pPr>
        <w:widowControl w:val="0"/>
        <w:ind w:left="180" w:hanging="180"/>
        <w:rPr>
          <w:sz w:val="22"/>
          <w:szCs w:val="22"/>
        </w:rPr>
      </w:pPr>
      <w:r>
        <w:rPr>
          <w:b/>
          <w:sz w:val="22"/>
          <w:szCs w:val="22"/>
        </w:rPr>
        <w:t>Williams, B.M.</w:t>
      </w:r>
      <w:r>
        <w:rPr>
          <w:sz w:val="22"/>
          <w:szCs w:val="22"/>
        </w:rPr>
        <w:t xml:space="preserve"> and S.E. Gordon. 2023. Catalogue of Geospatial Datasets for the USGS Water Quality Program, Proxies Project.</w:t>
      </w:r>
      <w:hyperlink r:id="rId147">
        <w:r>
          <w:rPr>
            <w:sz w:val="22"/>
            <w:szCs w:val="22"/>
          </w:rPr>
          <w:t xml:space="preserve"> </w:t>
        </w:r>
      </w:hyperlink>
      <w:hyperlink r:id="rId148">
        <w:r>
          <w:rPr>
            <w:color w:val="1155CC"/>
            <w:sz w:val="22"/>
            <w:szCs w:val="22"/>
            <w:u w:val="single"/>
          </w:rPr>
          <w:t>https://doi.org/10.5066/P96BV4F3</w:t>
        </w:r>
      </w:hyperlink>
      <w:r>
        <w:rPr>
          <w:sz w:val="22"/>
          <w:szCs w:val="22"/>
        </w:rPr>
        <w:t>.</w:t>
      </w:r>
    </w:p>
    <w:p w14:paraId="70DC5B9C" w14:textId="77777777" w:rsidR="00583BB0" w:rsidRDefault="00743C34">
      <w:pPr>
        <w:widowControl w:val="0"/>
        <w:ind w:left="180" w:hanging="180"/>
        <w:rPr>
          <w:sz w:val="22"/>
          <w:szCs w:val="22"/>
        </w:rPr>
      </w:pPr>
      <w:r>
        <w:rPr>
          <w:b/>
          <w:sz w:val="22"/>
          <w:szCs w:val="22"/>
        </w:rPr>
        <w:t>Williams, B.M.</w:t>
      </w:r>
      <w:r>
        <w:rPr>
          <w:sz w:val="22"/>
          <w:szCs w:val="22"/>
        </w:rPr>
        <w:t>, Hamilton, W.B., Gordon, S.E., Hopkins, K.G., Jones, D.K., and Metes, M.J., 2022, Geomorphic metrics across four catchments in Clarksburg, Maryland, 2002-19: U.S. Geological Survey data release,</w:t>
      </w:r>
      <w:hyperlink r:id="rId149">
        <w:r>
          <w:rPr>
            <w:sz w:val="22"/>
            <w:szCs w:val="22"/>
          </w:rPr>
          <w:t xml:space="preserve"> </w:t>
        </w:r>
      </w:hyperlink>
      <w:hyperlink r:id="rId150">
        <w:r>
          <w:rPr>
            <w:color w:val="1155CC"/>
            <w:sz w:val="22"/>
            <w:szCs w:val="22"/>
            <w:u w:val="single"/>
          </w:rPr>
          <w:t>https://doi.org/10.5066/P9RSDQBY</w:t>
        </w:r>
      </w:hyperlink>
      <w:r>
        <w:rPr>
          <w:sz w:val="22"/>
          <w:szCs w:val="22"/>
        </w:rPr>
        <w:t>.</w:t>
      </w:r>
    </w:p>
    <w:p w14:paraId="70DC5B9D" w14:textId="77777777" w:rsidR="00583BB0" w:rsidRDefault="00743C34">
      <w:pPr>
        <w:widowControl w:val="0"/>
        <w:ind w:left="180" w:hanging="180"/>
        <w:rPr>
          <w:sz w:val="22"/>
          <w:szCs w:val="22"/>
        </w:rPr>
      </w:pPr>
      <w:r>
        <w:rPr>
          <w:b/>
          <w:sz w:val="22"/>
          <w:szCs w:val="22"/>
        </w:rPr>
        <w:t>Williams, B.M.</w:t>
      </w:r>
      <w:r>
        <w:rPr>
          <w:sz w:val="22"/>
          <w:szCs w:val="22"/>
        </w:rPr>
        <w:t>, Gordon, S.E., Putman, A.L., and Jones, D.K., 2021, Quality assessed and modified Discharge Monitoring Report (DMR) facility and outfall locations, 2007 - 2019: U.S. Geological Survey data release,</w:t>
      </w:r>
      <w:hyperlink r:id="rId151">
        <w:r>
          <w:rPr>
            <w:sz w:val="22"/>
            <w:szCs w:val="22"/>
          </w:rPr>
          <w:t xml:space="preserve"> </w:t>
        </w:r>
      </w:hyperlink>
      <w:hyperlink r:id="rId152">
        <w:r>
          <w:rPr>
            <w:color w:val="1155CC"/>
            <w:sz w:val="22"/>
            <w:szCs w:val="22"/>
            <w:u w:val="single"/>
          </w:rPr>
          <w:t>https://doi.org/10.5066/P9KUSHSE</w:t>
        </w:r>
      </w:hyperlink>
      <w:r>
        <w:rPr>
          <w:sz w:val="22"/>
          <w:szCs w:val="22"/>
        </w:rPr>
        <w:t>.</w:t>
      </w:r>
    </w:p>
    <w:p w14:paraId="70DC5B9E" w14:textId="77777777" w:rsidR="00583BB0" w:rsidRDefault="00743C34">
      <w:pPr>
        <w:widowControl w:val="0"/>
        <w:ind w:left="180" w:hanging="180"/>
        <w:rPr>
          <w:sz w:val="22"/>
          <w:szCs w:val="22"/>
        </w:rPr>
      </w:pPr>
      <w:r>
        <w:rPr>
          <w:b/>
          <w:sz w:val="22"/>
          <w:szCs w:val="22"/>
        </w:rPr>
        <w:t>Williams, B.M.</w:t>
      </w:r>
      <w:r>
        <w:rPr>
          <w:sz w:val="22"/>
          <w:szCs w:val="22"/>
        </w:rPr>
        <w:t>, Hopkins, K.G., and Fanelli, R.M., 2021, Stream cross-section, benthic macroinvertebrate and fish taxa counts and abundance, and water chemistry data for the Clarksburg study area in Montgomery County, Maryland, 1992 - 2020 (ver. 1.1, April 2022): U.S. Geological Survey data release,</w:t>
      </w:r>
      <w:hyperlink r:id="rId153">
        <w:r>
          <w:rPr>
            <w:sz w:val="22"/>
            <w:szCs w:val="22"/>
          </w:rPr>
          <w:t xml:space="preserve"> </w:t>
        </w:r>
      </w:hyperlink>
      <w:hyperlink r:id="rId154">
        <w:r>
          <w:rPr>
            <w:color w:val="1155CC"/>
            <w:sz w:val="22"/>
            <w:szCs w:val="22"/>
            <w:u w:val="single"/>
          </w:rPr>
          <w:t>https://doi.org/10.5066/P990UK3V</w:t>
        </w:r>
      </w:hyperlink>
      <w:r>
        <w:rPr>
          <w:sz w:val="22"/>
          <w:szCs w:val="22"/>
        </w:rPr>
        <w:t>.</w:t>
      </w:r>
    </w:p>
    <w:p w14:paraId="70DC5B9F" w14:textId="77777777" w:rsidR="00583BB0" w:rsidRDefault="00743C34">
      <w:pPr>
        <w:widowControl w:val="0"/>
        <w:ind w:left="180" w:hanging="180"/>
        <w:rPr>
          <w:sz w:val="22"/>
          <w:szCs w:val="22"/>
        </w:rPr>
      </w:pPr>
      <w:r>
        <w:rPr>
          <w:b/>
          <w:sz w:val="22"/>
          <w:szCs w:val="22"/>
        </w:rPr>
        <w:t>Williams, B.M.</w:t>
      </w:r>
      <w:r>
        <w:rPr>
          <w:sz w:val="22"/>
          <w:szCs w:val="22"/>
        </w:rPr>
        <w:t xml:space="preserve">, Smalling, K.L., </w:t>
      </w:r>
      <w:proofErr w:type="spellStart"/>
      <w:r>
        <w:rPr>
          <w:sz w:val="22"/>
          <w:szCs w:val="22"/>
        </w:rPr>
        <w:t>Iwanowicz</w:t>
      </w:r>
      <w:proofErr w:type="spellEnd"/>
      <w:r>
        <w:rPr>
          <w:sz w:val="22"/>
          <w:szCs w:val="22"/>
        </w:rPr>
        <w:t xml:space="preserve">, L.R., Blazer, V.S., </w:t>
      </w:r>
      <w:proofErr w:type="spellStart"/>
      <w:r>
        <w:rPr>
          <w:sz w:val="22"/>
          <w:szCs w:val="22"/>
        </w:rPr>
        <w:t>Boetsma</w:t>
      </w:r>
      <w:proofErr w:type="spellEnd"/>
      <w:r>
        <w:rPr>
          <w:sz w:val="22"/>
          <w:szCs w:val="22"/>
        </w:rPr>
        <w:t xml:space="preserve">, A., Abatemarco, J., Adams, C., Atkinson, R., Braham, R., Bjorklund, B., Buchanan, G., Cohl, J., Collenburg, J., Goodrow, S., Henning, B., McGeorge, L., </w:t>
      </w:r>
      <w:proofErr w:type="spellStart"/>
      <w:r>
        <w:rPr>
          <w:sz w:val="22"/>
          <w:szCs w:val="22"/>
        </w:rPr>
        <w:t>Millemann</w:t>
      </w:r>
      <w:proofErr w:type="spellEnd"/>
      <w:r>
        <w:rPr>
          <w:sz w:val="22"/>
          <w:szCs w:val="22"/>
        </w:rPr>
        <w:t xml:space="preserve">, D., Newby, R., Procopio, N., Rupel, B., Sanders, L., Sperry, A., Tipton, J., Trainor, J., Vile, J., Young, K., and </w:t>
      </w:r>
      <w:proofErr w:type="spellStart"/>
      <w:r>
        <w:rPr>
          <w:sz w:val="22"/>
          <w:szCs w:val="22"/>
        </w:rPr>
        <w:t>Zoida</w:t>
      </w:r>
      <w:proofErr w:type="spellEnd"/>
      <w:r>
        <w:rPr>
          <w:sz w:val="22"/>
          <w:szCs w:val="22"/>
        </w:rPr>
        <w:t>, K., 2020, Estrogen equivalents of surface water and smallmouth bass estrogenic biomarker data in New Jersey, 2016-2017: U.S. Geological Survey data release,</w:t>
      </w:r>
      <w:hyperlink r:id="rId155">
        <w:r>
          <w:rPr>
            <w:sz w:val="22"/>
            <w:szCs w:val="22"/>
          </w:rPr>
          <w:t xml:space="preserve"> </w:t>
        </w:r>
      </w:hyperlink>
      <w:hyperlink r:id="rId156">
        <w:r>
          <w:rPr>
            <w:color w:val="1155CC"/>
            <w:sz w:val="22"/>
            <w:szCs w:val="22"/>
            <w:u w:val="single"/>
          </w:rPr>
          <w:t>https://doi.org/10.5066/P9LZKY6Z</w:t>
        </w:r>
      </w:hyperlink>
      <w:r>
        <w:rPr>
          <w:sz w:val="22"/>
          <w:szCs w:val="22"/>
        </w:rPr>
        <w:t>.</w:t>
      </w:r>
    </w:p>
    <w:p w14:paraId="70DC5BA0" w14:textId="77777777" w:rsidR="00583BB0" w:rsidRDefault="00743C34">
      <w:pPr>
        <w:widowControl w:val="0"/>
        <w:ind w:left="180" w:hanging="180"/>
        <w:rPr>
          <w:sz w:val="22"/>
          <w:szCs w:val="22"/>
        </w:rPr>
      </w:pPr>
      <w:r>
        <w:rPr>
          <w:b/>
          <w:sz w:val="22"/>
          <w:szCs w:val="22"/>
        </w:rPr>
        <w:t>Williams, B.M.</w:t>
      </w:r>
      <w:r>
        <w:rPr>
          <w:sz w:val="22"/>
          <w:szCs w:val="22"/>
        </w:rPr>
        <w:t xml:space="preserve">, Phillips, P.J., </w:t>
      </w:r>
      <w:proofErr w:type="spellStart"/>
      <w:r>
        <w:rPr>
          <w:sz w:val="22"/>
          <w:szCs w:val="22"/>
        </w:rPr>
        <w:t>Romanok</w:t>
      </w:r>
      <w:proofErr w:type="spellEnd"/>
      <w:r>
        <w:rPr>
          <w:sz w:val="22"/>
          <w:szCs w:val="22"/>
        </w:rPr>
        <w:t xml:space="preserve">, K., Scott, T.M., Smalling, K.L., </w:t>
      </w:r>
      <w:proofErr w:type="spellStart"/>
      <w:r>
        <w:rPr>
          <w:sz w:val="22"/>
          <w:szCs w:val="22"/>
        </w:rPr>
        <w:t>Iwanowicz</w:t>
      </w:r>
      <w:proofErr w:type="spellEnd"/>
      <w:r>
        <w:rPr>
          <w:sz w:val="22"/>
          <w:szCs w:val="22"/>
        </w:rPr>
        <w:t xml:space="preserve">, L.R., Blazer, V.S., Sperry, A.J., and Braham, R.P., 2019, Organic contaminants, including hormones, pesticides, pharmaceuticals and other endocrine disrupting compounds, and </w:t>
      </w:r>
      <w:proofErr w:type="spellStart"/>
      <w:r>
        <w:rPr>
          <w:sz w:val="22"/>
          <w:szCs w:val="22"/>
        </w:rPr>
        <w:t>estrogenicity</w:t>
      </w:r>
      <w:proofErr w:type="spellEnd"/>
      <w:r>
        <w:rPr>
          <w:sz w:val="22"/>
          <w:szCs w:val="22"/>
        </w:rPr>
        <w:t xml:space="preserve"> data in select surface water samples as well as organic contaminants in bed sediment samples collected in Chesapeake Bay watershed in parts of Maryland, Pennsylvania, and West Virginia, 2012-2018 (ver. 2.0, August 2020): U.S. Geological Survey data release,</w:t>
      </w:r>
      <w:hyperlink r:id="rId157">
        <w:r>
          <w:rPr>
            <w:sz w:val="22"/>
            <w:szCs w:val="22"/>
          </w:rPr>
          <w:t xml:space="preserve"> </w:t>
        </w:r>
      </w:hyperlink>
      <w:hyperlink r:id="rId158">
        <w:r>
          <w:rPr>
            <w:color w:val="1155CC"/>
            <w:sz w:val="22"/>
            <w:szCs w:val="22"/>
            <w:u w:val="single"/>
          </w:rPr>
          <w:t>https://doi.org/10.5066/P96L2GB0</w:t>
        </w:r>
      </w:hyperlink>
      <w:r>
        <w:rPr>
          <w:sz w:val="22"/>
          <w:szCs w:val="22"/>
        </w:rPr>
        <w:t>.</w:t>
      </w:r>
    </w:p>
    <w:p w14:paraId="70DC5BA1" w14:textId="77777777" w:rsidR="00583BB0" w:rsidRDefault="00743C34">
      <w:pPr>
        <w:widowControl w:val="0"/>
        <w:ind w:left="180" w:hanging="180"/>
        <w:rPr>
          <w:sz w:val="22"/>
          <w:szCs w:val="22"/>
        </w:rPr>
      </w:pPr>
      <w:r>
        <w:rPr>
          <w:b/>
          <w:sz w:val="22"/>
          <w:szCs w:val="22"/>
        </w:rPr>
        <w:t>Williams, B.M.</w:t>
      </w:r>
      <w:r>
        <w:rPr>
          <w:sz w:val="22"/>
          <w:szCs w:val="22"/>
        </w:rPr>
        <w:t>, Tarekegn, H., Hogan, D.M., Jarnagin, S.T., Woznicki, S.A., and Hopkins, K.G., 2018, Land Use Land Cover, 1998 - 2013, Clarksburg (Montgomery County, MD): U.S. Geological Survey data release,</w:t>
      </w:r>
      <w:hyperlink r:id="rId159">
        <w:r>
          <w:rPr>
            <w:sz w:val="22"/>
            <w:szCs w:val="22"/>
          </w:rPr>
          <w:t xml:space="preserve"> </w:t>
        </w:r>
      </w:hyperlink>
      <w:hyperlink r:id="rId160">
        <w:r>
          <w:rPr>
            <w:color w:val="1155CC"/>
            <w:sz w:val="22"/>
            <w:szCs w:val="22"/>
            <w:u w:val="single"/>
          </w:rPr>
          <w:t>https://doi.org/10.5066/F7TH8KZV</w:t>
        </w:r>
      </w:hyperlink>
      <w:r>
        <w:rPr>
          <w:sz w:val="22"/>
          <w:szCs w:val="22"/>
        </w:rPr>
        <w:t>.</w:t>
      </w:r>
    </w:p>
    <w:p w14:paraId="70DC5BA2" w14:textId="77777777" w:rsidR="00583BB0" w:rsidRDefault="00743C34">
      <w:pPr>
        <w:widowControl w:val="0"/>
        <w:ind w:left="180" w:hanging="180"/>
        <w:rPr>
          <w:b/>
          <w:sz w:val="22"/>
          <w:szCs w:val="22"/>
        </w:rPr>
      </w:pPr>
      <w:r>
        <w:rPr>
          <w:sz w:val="22"/>
          <w:szCs w:val="22"/>
        </w:rPr>
        <w:t xml:space="preserve">Gordon, S.E., Jones, D.K., </w:t>
      </w:r>
      <w:r>
        <w:rPr>
          <w:b/>
          <w:sz w:val="22"/>
          <w:szCs w:val="22"/>
        </w:rPr>
        <w:t>Williams, B.M.</w:t>
      </w:r>
      <w:r>
        <w:rPr>
          <w:sz w:val="22"/>
          <w:szCs w:val="22"/>
        </w:rPr>
        <w:t xml:space="preserve">, and Wright, C., 2017, Potential contaminant sources and other landscape variables summarized for </w:t>
      </w:r>
      <w:proofErr w:type="spellStart"/>
      <w:r>
        <w:rPr>
          <w:sz w:val="22"/>
          <w:szCs w:val="22"/>
        </w:rPr>
        <w:t>NHDPlus</w:t>
      </w:r>
      <w:proofErr w:type="spellEnd"/>
      <w:r>
        <w:rPr>
          <w:sz w:val="22"/>
          <w:szCs w:val="22"/>
        </w:rPr>
        <w:t xml:space="preserve"> Version 2.1 catchments within the Chesapeake Bay Watershed (ver. 2.0, June 2021): U.S. Geological Survey data release,</w:t>
      </w:r>
      <w:hyperlink r:id="rId161">
        <w:r>
          <w:rPr>
            <w:sz w:val="22"/>
            <w:szCs w:val="22"/>
          </w:rPr>
          <w:t xml:space="preserve"> </w:t>
        </w:r>
      </w:hyperlink>
      <w:hyperlink r:id="rId162">
        <w:r>
          <w:rPr>
            <w:color w:val="1155CC"/>
            <w:sz w:val="22"/>
            <w:szCs w:val="22"/>
            <w:u w:val="single"/>
          </w:rPr>
          <w:t>https://doi.org/10.5066/F7SQ8ZB3</w:t>
        </w:r>
      </w:hyperlink>
      <w:r>
        <w:rPr>
          <w:sz w:val="22"/>
          <w:szCs w:val="22"/>
        </w:rPr>
        <w:t>.</w:t>
      </w:r>
    </w:p>
    <w:p w14:paraId="70DC5BA4" w14:textId="64C6D7EA" w:rsidR="00583BB0" w:rsidRPr="00E22960" w:rsidRDefault="00583BB0" w:rsidP="00E22960">
      <w:pPr>
        <w:spacing w:line="259" w:lineRule="auto"/>
        <w:ind w:left="360" w:hanging="360"/>
        <w:rPr>
          <w:b/>
        </w:rPr>
        <w:sectPr w:rsidR="00583BB0" w:rsidRPr="00E22960">
          <w:pgSz w:w="12240" w:h="15840"/>
          <w:pgMar w:top="1440" w:right="1440" w:bottom="1440" w:left="1440" w:header="720" w:footer="720" w:gutter="0"/>
          <w:cols w:space="720"/>
        </w:sectPr>
      </w:pPr>
    </w:p>
    <w:p w14:paraId="4D158101" w14:textId="77777777" w:rsidR="004B1574" w:rsidRDefault="004B1574">
      <w:pPr>
        <w:rPr>
          <w:b/>
        </w:rPr>
      </w:pPr>
      <w:r>
        <w:rPr>
          <w:b/>
        </w:rPr>
        <w:br w:type="page"/>
      </w:r>
    </w:p>
    <w:p w14:paraId="70DC5BA5" w14:textId="68923C05" w:rsidR="00583BB0" w:rsidRDefault="00743C34">
      <w:pPr>
        <w:ind w:firstLine="0"/>
        <w:rPr>
          <w:b/>
          <w:sz w:val="20"/>
          <w:szCs w:val="20"/>
        </w:rPr>
      </w:pPr>
      <w:r>
        <w:rPr>
          <w:b/>
        </w:rPr>
        <w:lastRenderedPageBreak/>
        <w:t>Jeff Wesner, Ph.D.</w:t>
      </w:r>
    </w:p>
    <w:p w14:paraId="70DC5BA6" w14:textId="77777777" w:rsidR="00583BB0" w:rsidRDefault="00743C34">
      <w:pPr>
        <w:ind w:firstLine="0"/>
        <w:rPr>
          <w:sz w:val="20"/>
          <w:szCs w:val="20"/>
        </w:rPr>
      </w:pPr>
      <w:r>
        <w:t>Professor and Associate Chair</w:t>
      </w:r>
    </w:p>
    <w:p w14:paraId="70DC5BA7" w14:textId="77777777" w:rsidR="00583BB0" w:rsidRDefault="00743C34">
      <w:pPr>
        <w:ind w:firstLine="0"/>
      </w:pPr>
      <w:r>
        <w:t>Department of Biology</w:t>
      </w:r>
    </w:p>
    <w:p w14:paraId="70DC5BA8" w14:textId="77777777" w:rsidR="00583BB0" w:rsidRDefault="00743C34">
      <w:pPr>
        <w:ind w:firstLine="0"/>
      </w:pPr>
      <w:r>
        <w:t>University of South Dakota</w:t>
      </w:r>
    </w:p>
    <w:p w14:paraId="70DC5BA9" w14:textId="77777777" w:rsidR="00583BB0" w:rsidRDefault="00743C34">
      <w:pPr>
        <w:ind w:firstLine="0"/>
        <w:jc w:val="right"/>
      </w:pPr>
      <w:hyperlink r:id="rId163">
        <w:r>
          <w:rPr>
            <w:color w:val="0000FF"/>
            <w:u w:val="single"/>
          </w:rPr>
          <w:t>jeff.wesner@usd.edu</w:t>
        </w:r>
      </w:hyperlink>
      <w:r>
        <w:t xml:space="preserve"> </w:t>
      </w:r>
    </w:p>
    <w:p w14:paraId="70DC5BAA" w14:textId="77777777" w:rsidR="00583BB0" w:rsidRDefault="00743C34">
      <w:pPr>
        <w:ind w:firstLine="0"/>
        <w:jc w:val="right"/>
      </w:pPr>
      <w:hyperlink r:id="rId164">
        <w:r>
          <w:rPr>
            <w:color w:val="0000FF"/>
            <w:u w:val="single"/>
          </w:rPr>
          <w:t>https://thewesnerlab.com</w:t>
        </w:r>
      </w:hyperlink>
      <w:r>
        <w:t xml:space="preserve"> </w:t>
      </w:r>
    </w:p>
    <w:p w14:paraId="70DC5BAB" w14:textId="77777777" w:rsidR="00583BB0" w:rsidRDefault="00743C34">
      <w:pPr>
        <w:ind w:firstLine="0"/>
        <w:jc w:val="right"/>
        <w:sectPr w:rsidR="00583BB0">
          <w:type w:val="continuous"/>
          <w:pgSz w:w="12240" w:h="15840"/>
          <w:pgMar w:top="1440" w:right="1440" w:bottom="1440" w:left="1440" w:header="720" w:footer="720" w:gutter="0"/>
          <w:cols w:num="2" w:space="720" w:equalWidth="0">
            <w:col w:w="4320" w:space="720"/>
            <w:col w:w="4320" w:space="0"/>
          </w:cols>
        </w:sectPr>
      </w:pPr>
      <w:r>
        <w:t xml:space="preserve">ph. 605-658-6718 </w:t>
      </w:r>
    </w:p>
    <w:p w14:paraId="70DC5BAC" w14:textId="77777777" w:rsidR="00583BB0" w:rsidRDefault="00743C34">
      <w:pPr>
        <w:keepNext/>
        <w:spacing w:before="120"/>
        <w:ind w:firstLine="0"/>
        <w:rPr>
          <w:b/>
          <w:smallCaps/>
          <w:sz w:val="32"/>
          <w:szCs w:val="32"/>
          <w:u w:val="single"/>
        </w:rPr>
      </w:pPr>
      <w:r>
        <w:rPr>
          <w:b/>
          <w:smallCaps/>
          <w:sz w:val="32"/>
          <w:szCs w:val="32"/>
          <w:u w:val="single"/>
        </w:rPr>
        <w:t>Education</w:t>
      </w:r>
    </w:p>
    <w:tbl>
      <w:tblPr>
        <w:tblStyle w:val="af5"/>
        <w:tblW w:w="10820" w:type="dxa"/>
        <w:tblLayout w:type="fixed"/>
        <w:tblLook w:val="0400" w:firstRow="0" w:lastRow="0" w:firstColumn="0" w:lastColumn="0" w:noHBand="0" w:noVBand="1"/>
      </w:tblPr>
      <w:tblGrid>
        <w:gridCol w:w="3520"/>
        <w:gridCol w:w="3020"/>
        <w:gridCol w:w="940"/>
        <w:gridCol w:w="3340"/>
      </w:tblGrid>
      <w:tr w:rsidR="00583BB0" w14:paraId="70DC5BB1" w14:textId="77777777">
        <w:trPr>
          <w:trHeight w:val="300"/>
        </w:trPr>
        <w:tc>
          <w:tcPr>
            <w:tcW w:w="3520" w:type="dxa"/>
            <w:tcBorders>
              <w:top w:val="nil"/>
              <w:left w:val="nil"/>
              <w:bottom w:val="nil"/>
              <w:right w:val="nil"/>
            </w:tcBorders>
            <w:shd w:val="clear" w:color="auto" w:fill="auto"/>
            <w:vAlign w:val="bottom"/>
          </w:tcPr>
          <w:p w14:paraId="70DC5BAD" w14:textId="77777777" w:rsidR="00583BB0" w:rsidRDefault="00743C34">
            <w:pPr>
              <w:ind w:hanging="108"/>
              <w:rPr>
                <w:u w:val="single"/>
              </w:rPr>
            </w:pPr>
            <w:r>
              <w:rPr>
                <w:u w:val="single"/>
              </w:rPr>
              <w:t>Institution</w:t>
            </w:r>
          </w:p>
        </w:tc>
        <w:tc>
          <w:tcPr>
            <w:tcW w:w="3020" w:type="dxa"/>
            <w:tcBorders>
              <w:top w:val="nil"/>
              <w:left w:val="nil"/>
              <w:bottom w:val="nil"/>
              <w:right w:val="nil"/>
            </w:tcBorders>
            <w:shd w:val="clear" w:color="auto" w:fill="auto"/>
            <w:vAlign w:val="bottom"/>
          </w:tcPr>
          <w:p w14:paraId="70DC5BAE" w14:textId="77777777" w:rsidR="00583BB0" w:rsidRDefault="00743C34">
            <w:pPr>
              <w:ind w:hanging="108"/>
              <w:rPr>
                <w:u w:val="single"/>
              </w:rPr>
            </w:pPr>
            <w:r>
              <w:rPr>
                <w:u w:val="single"/>
              </w:rPr>
              <w:t>Area of Specialization</w:t>
            </w:r>
          </w:p>
        </w:tc>
        <w:tc>
          <w:tcPr>
            <w:tcW w:w="940" w:type="dxa"/>
            <w:tcBorders>
              <w:top w:val="nil"/>
              <w:left w:val="nil"/>
              <w:bottom w:val="nil"/>
              <w:right w:val="nil"/>
            </w:tcBorders>
            <w:shd w:val="clear" w:color="auto" w:fill="auto"/>
            <w:vAlign w:val="bottom"/>
          </w:tcPr>
          <w:p w14:paraId="70DC5BAF" w14:textId="77777777" w:rsidR="00583BB0" w:rsidRDefault="00743C34">
            <w:pPr>
              <w:ind w:hanging="108"/>
              <w:rPr>
                <w:u w:val="single"/>
              </w:rPr>
            </w:pPr>
            <w:r>
              <w:rPr>
                <w:u w:val="single"/>
              </w:rPr>
              <w:t>Degree</w:t>
            </w:r>
          </w:p>
        </w:tc>
        <w:tc>
          <w:tcPr>
            <w:tcW w:w="3340" w:type="dxa"/>
            <w:tcBorders>
              <w:top w:val="nil"/>
              <w:left w:val="nil"/>
              <w:bottom w:val="nil"/>
              <w:right w:val="nil"/>
            </w:tcBorders>
            <w:shd w:val="clear" w:color="auto" w:fill="auto"/>
            <w:vAlign w:val="bottom"/>
          </w:tcPr>
          <w:p w14:paraId="70DC5BB0" w14:textId="77777777" w:rsidR="00583BB0" w:rsidRDefault="00743C34">
            <w:pPr>
              <w:ind w:left="32" w:hanging="140"/>
              <w:rPr>
                <w:u w:val="single"/>
              </w:rPr>
            </w:pPr>
            <w:r>
              <w:rPr>
                <w:u w:val="single"/>
              </w:rPr>
              <w:t>Year Earned</w:t>
            </w:r>
          </w:p>
        </w:tc>
      </w:tr>
      <w:tr w:rsidR="00583BB0" w14:paraId="70DC5BB6" w14:textId="77777777">
        <w:trPr>
          <w:trHeight w:val="180"/>
        </w:trPr>
        <w:tc>
          <w:tcPr>
            <w:tcW w:w="3520" w:type="dxa"/>
            <w:tcBorders>
              <w:top w:val="nil"/>
              <w:left w:val="nil"/>
              <w:bottom w:val="nil"/>
              <w:right w:val="nil"/>
            </w:tcBorders>
            <w:shd w:val="clear" w:color="auto" w:fill="auto"/>
            <w:vAlign w:val="bottom"/>
          </w:tcPr>
          <w:p w14:paraId="70DC5BB2" w14:textId="77777777" w:rsidR="00583BB0" w:rsidRDefault="00743C34">
            <w:pPr>
              <w:ind w:hanging="108"/>
            </w:pPr>
            <w:r>
              <w:t>University of Oklahoma</w:t>
            </w:r>
          </w:p>
        </w:tc>
        <w:tc>
          <w:tcPr>
            <w:tcW w:w="3020" w:type="dxa"/>
            <w:tcBorders>
              <w:top w:val="nil"/>
              <w:left w:val="nil"/>
              <w:bottom w:val="nil"/>
              <w:right w:val="nil"/>
            </w:tcBorders>
            <w:shd w:val="clear" w:color="auto" w:fill="auto"/>
            <w:vAlign w:val="bottom"/>
          </w:tcPr>
          <w:p w14:paraId="70DC5BB3" w14:textId="77777777" w:rsidR="00583BB0" w:rsidRDefault="00743C34">
            <w:pPr>
              <w:ind w:hanging="108"/>
            </w:pPr>
            <w:r>
              <w:t>Zoology/Ecology</w:t>
            </w:r>
          </w:p>
        </w:tc>
        <w:tc>
          <w:tcPr>
            <w:tcW w:w="940" w:type="dxa"/>
            <w:tcBorders>
              <w:top w:val="nil"/>
              <w:left w:val="nil"/>
              <w:bottom w:val="nil"/>
              <w:right w:val="nil"/>
            </w:tcBorders>
            <w:shd w:val="clear" w:color="auto" w:fill="auto"/>
            <w:vAlign w:val="bottom"/>
          </w:tcPr>
          <w:p w14:paraId="70DC5BB4" w14:textId="77777777" w:rsidR="00583BB0" w:rsidRDefault="00743C34">
            <w:pPr>
              <w:ind w:hanging="108"/>
            </w:pPr>
            <w:r>
              <w:t>Ph.D.</w:t>
            </w:r>
          </w:p>
        </w:tc>
        <w:tc>
          <w:tcPr>
            <w:tcW w:w="3340" w:type="dxa"/>
            <w:tcBorders>
              <w:top w:val="nil"/>
              <w:left w:val="nil"/>
              <w:bottom w:val="nil"/>
              <w:right w:val="nil"/>
            </w:tcBorders>
            <w:shd w:val="clear" w:color="auto" w:fill="auto"/>
            <w:vAlign w:val="bottom"/>
          </w:tcPr>
          <w:p w14:paraId="70DC5BB5" w14:textId="77777777" w:rsidR="00583BB0" w:rsidRDefault="00743C34">
            <w:pPr>
              <w:ind w:hanging="108"/>
            </w:pPr>
            <w:r>
              <w:t>2010</w:t>
            </w:r>
          </w:p>
        </w:tc>
      </w:tr>
      <w:tr w:rsidR="00583BB0" w14:paraId="70DC5BBB" w14:textId="77777777">
        <w:trPr>
          <w:trHeight w:val="171"/>
        </w:trPr>
        <w:tc>
          <w:tcPr>
            <w:tcW w:w="3520" w:type="dxa"/>
            <w:tcBorders>
              <w:top w:val="nil"/>
              <w:left w:val="nil"/>
              <w:bottom w:val="nil"/>
              <w:right w:val="nil"/>
            </w:tcBorders>
            <w:shd w:val="clear" w:color="auto" w:fill="auto"/>
            <w:vAlign w:val="bottom"/>
          </w:tcPr>
          <w:p w14:paraId="70DC5BB7" w14:textId="77777777" w:rsidR="00583BB0" w:rsidRDefault="00743C34">
            <w:pPr>
              <w:ind w:left="-18" w:hanging="108"/>
            </w:pPr>
            <w:r>
              <w:t>Western Carolina University</w:t>
            </w:r>
          </w:p>
        </w:tc>
        <w:tc>
          <w:tcPr>
            <w:tcW w:w="3020" w:type="dxa"/>
            <w:tcBorders>
              <w:top w:val="nil"/>
              <w:left w:val="nil"/>
              <w:bottom w:val="nil"/>
              <w:right w:val="nil"/>
            </w:tcBorders>
            <w:shd w:val="clear" w:color="auto" w:fill="auto"/>
            <w:vAlign w:val="bottom"/>
          </w:tcPr>
          <w:p w14:paraId="70DC5BB8" w14:textId="77777777" w:rsidR="00583BB0" w:rsidRDefault="00743C34">
            <w:pPr>
              <w:ind w:hanging="108"/>
            </w:pPr>
            <w:r>
              <w:t>Biology/Ecology</w:t>
            </w:r>
          </w:p>
        </w:tc>
        <w:tc>
          <w:tcPr>
            <w:tcW w:w="940" w:type="dxa"/>
            <w:tcBorders>
              <w:top w:val="nil"/>
              <w:left w:val="nil"/>
              <w:bottom w:val="nil"/>
              <w:right w:val="nil"/>
            </w:tcBorders>
            <w:shd w:val="clear" w:color="auto" w:fill="auto"/>
            <w:vAlign w:val="bottom"/>
          </w:tcPr>
          <w:p w14:paraId="70DC5BB9" w14:textId="77777777" w:rsidR="00583BB0" w:rsidRDefault="00743C34">
            <w:pPr>
              <w:ind w:hanging="108"/>
            </w:pPr>
            <w:r>
              <w:t>M.S.</w:t>
            </w:r>
          </w:p>
        </w:tc>
        <w:tc>
          <w:tcPr>
            <w:tcW w:w="3340" w:type="dxa"/>
            <w:tcBorders>
              <w:top w:val="nil"/>
              <w:left w:val="nil"/>
              <w:bottom w:val="nil"/>
              <w:right w:val="nil"/>
            </w:tcBorders>
            <w:shd w:val="clear" w:color="auto" w:fill="auto"/>
            <w:vAlign w:val="bottom"/>
          </w:tcPr>
          <w:p w14:paraId="70DC5BBA" w14:textId="77777777" w:rsidR="00583BB0" w:rsidRDefault="00743C34">
            <w:pPr>
              <w:ind w:hanging="108"/>
            </w:pPr>
            <w:r>
              <w:t>2005</w:t>
            </w:r>
          </w:p>
        </w:tc>
      </w:tr>
      <w:tr w:rsidR="00583BB0" w14:paraId="70DC5BC0" w14:textId="77777777">
        <w:trPr>
          <w:trHeight w:val="162"/>
        </w:trPr>
        <w:tc>
          <w:tcPr>
            <w:tcW w:w="3520" w:type="dxa"/>
            <w:tcBorders>
              <w:top w:val="nil"/>
              <w:left w:val="nil"/>
              <w:bottom w:val="nil"/>
              <w:right w:val="nil"/>
            </w:tcBorders>
            <w:shd w:val="clear" w:color="auto" w:fill="auto"/>
            <w:vAlign w:val="bottom"/>
          </w:tcPr>
          <w:p w14:paraId="70DC5BBC" w14:textId="77777777" w:rsidR="00583BB0" w:rsidRDefault="00743C34">
            <w:pPr>
              <w:ind w:hanging="108"/>
            </w:pPr>
            <w:r>
              <w:t>University of Oklahoma</w:t>
            </w:r>
          </w:p>
        </w:tc>
        <w:tc>
          <w:tcPr>
            <w:tcW w:w="3020" w:type="dxa"/>
            <w:tcBorders>
              <w:top w:val="nil"/>
              <w:left w:val="nil"/>
              <w:bottom w:val="nil"/>
              <w:right w:val="nil"/>
            </w:tcBorders>
            <w:shd w:val="clear" w:color="auto" w:fill="auto"/>
            <w:vAlign w:val="bottom"/>
          </w:tcPr>
          <w:p w14:paraId="70DC5BBD" w14:textId="77777777" w:rsidR="00583BB0" w:rsidRDefault="00743C34">
            <w:pPr>
              <w:ind w:hanging="108"/>
            </w:pPr>
            <w:r>
              <w:t>Zoology</w:t>
            </w:r>
          </w:p>
        </w:tc>
        <w:tc>
          <w:tcPr>
            <w:tcW w:w="940" w:type="dxa"/>
            <w:tcBorders>
              <w:top w:val="nil"/>
              <w:left w:val="nil"/>
              <w:bottom w:val="nil"/>
              <w:right w:val="nil"/>
            </w:tcBorders>
            <w:shd w:val="clear" w:color="auto" w:fill="auto"/>
            <w:vAlign w:val="bottom"/>
          </w:tcPr>
          <w:p w14:paraId="70DC5BBE" w14:textId="77777777" w:rsidR="00583BB0" w:rsidRDefault="00743C34">
            <w:pPr>
              <w:ind w:hanging="108"/>
            </w:pPr>
            <w:r>
              <w:t>B.S.</w:t>
            </w:r>
          </w:p>
        </w:tc>
        <w:tc>
          <w:tcPr>
            <w:tcW w:w="3340" w:type="dxa"/>
            <w:tcBorders>
              <w:top w:val="nil"/>
              <w:left w:val="nil"/>
              <w:bottom w:val="nil"/>
              <w:right w:val="nil"/>
            </w:tcBorders>
            <w:shd w:val="clear" w:color="auto" w:fill="auto"/>
            <w:vAlign w:val="bottom"/>
          </w:tcPr>
          <w:p w14:paraId="70DC5BBF" w14:textId="77777777" w:rsidR="00583BB0" w:rsidRDefault="00743C34">
            <w:pPr>
              <w:ind w:hanging="108"/>
            </w:pPr>
            <w:r>
              <w:t>2002</w:t>
            </w:r>
          </w:p>
        </w:tc>
      </w:tr>
    </w:tbl>
    <w:p w14:paraId="70DC5BC1" w14:textId="77777777" w:rsidR="00583BB0" w:rsidRDefault="00743C34">
      <w:pPr>
        <w:keepNext/>
        <w:spacing w:before="120"/>
        <w:ind w:firstLine="0"/>
        <w:rPr>
          <w:b/>
          <w:smallCaps/>
          <w:sz w:val="32"/>
          <w:szCs w:val="32"/>
          <w:u w:val="single"/>
        </w:rPr>
      </w:pPr>
      <w:r>
        <w:rPr>
          <w:b/>
          <w:smallCaps/>
          <w:sz w:val="32"/>
          <w:szCs w:val="32"/>
          <w:u w:val="single"/>
        </w:rPr>
        <w:t>Positions</w:t>
      </w:r>
    </w:p>
    <w:tbl>
      <w:tblPr>
        <w:tblStyle w:val="af6"/>
        <w:tblW w:w="9530" w:type="dxa"/>
        <w:tblLayout w:type="fixed"/>
        <w:tblLook w:val="0400" w:firstRow="0" w:lastRow="0" w:firstColumn="0" w:lastColumn="0" w:noHBand="0" w:noVBand="1"/>
      </w:tblPr>
      <w:tblGrid>
        <w:gridCol w:w="4590"/>
        <w:gridCol w:w="3420"/>
        <w:gridCol w:w="1520"/>
      </w:tblGrid>
      <w:tr w:rsidR="00583BB0" w14:paraId="70DC5BC5" w14:textId="77777777">
        <w:trPr>
          <w:trHeight w:val="315"/>
        </w:trPr>
        <w:tc>
          <w:tcPr>
            <w:tcW w:w="4590" w:type="dxa"/>
            <w:tcBorders>
              <w:top w:val="nil"/>
              <w:left w:val="nil"/>
              <w:bottom w:val="nil"/>
              <w:right w:val="nil"/>
            </w:tcBorders>
            <w:shd w:val="clear" w:color="auto" w:fill="auto"/>
            <w:vAlign w:val="bottom"/>
          </w:tcPr>
          <w:p w14:paraId="70DC5BC2" w14:textId="77777777" w:rsidR="00583BB0" w:rsidRDefault="00743C34">
            <w:pPr>
              <w:ind w:hanging="108"/>
              <w:rPr>
                <w:u w:val="single"/>
              </w:rPr>
            </w:pPr>
            <w:r>
              <w:rPr>
                <w:u w:val="single"/>
              </w:rPr>
              <w:t>Institution</w:t>
            </w:r>
          </w:p>
        </w:tc>
        <w:tc>
          <w:tcPr>
            <w:tcW w:w="3420" w:type="dxa"/>
            <w:tcBorders>
              <w:top w:val="nil"/>
              <w:left w:val="nil"/>
              <w:bottom w:val="nil"/>
              <w:right w:val="nil"/>
            </w:tcBorders>
            <w:shd w:val="clear" w:color="auto" w:fill="auto"/>
            <w:vAlign w:val="bottom"/>
          </w:tcPr>
          <w:p w14:paraId="70DC5BC3" w14:textId="77777777" w:rsidR="00583BB0" w:rsidRDefault="00743C34">
            <w:pPr>
              <w:ind w:hanging="108"/>
              <w:rPr>
                <w:u w:val="single"/>
              </w:rPr>
            </w:pPr>
            <w:r>
              <w:rPr>
                <w:u w:val="single"/>
              </w:rPr>
              <w:t>Position/Title</w:t>
            </w:r>
          </w:p>
        </w:tc>
        <w:tc>
          <w:tcPr>
            <w:tcW w:w="1520" w:type="dxa"/>
            <w:tcBorders>
              <w:top w:val="nil"/>
              <w:left w:val="nil"/>
              <w:bottom w:val="nil"/>
              <w:right w:val="nil"/>
            </w:tcBorders>
            <w:shd w:val="clear" w:color="auto" w:fill="auto"/>
            <w:vAlign w:val="bottom"/>
          </w:tcPr>
          <w:p w14:paraId="70DC5BC4" w14:textId="77777777" w:rsidR="00583BB0" w:rsidRDefault="00743C34">
            <w:pPr>
              <w:ind w:hanging="108"/>
              <w:rPr>
                <w:u w:val="single"/>
              </w:rPr>
            </w:pPr>
            <w:r>
              <w:rPr>
                <w:u w:val="single"/>
              </w:rPr>
              <w:t>Dates</w:t>
            </w:r>
          </w:p>
        </w:tc>
      </w:tr>
      <w:tr w:rsidR="00583BB0" w14:paraId="70DC5BC9" w14:textId="77777777">
        <w:trPr>
          <w:trHeight w:val="252"/>
        </w:trPr>
        <w:tc>
          <w:tcPr>
            <w:tcW w:w="4590" w:type="dxa"/>
            <w:tcBorders>
              <w:top w:val="nil"/>
              <w:left w:val="nil"/>
              <w:bottom w:val="nil"/>
              <w:right w:val="nil"/>
            </w:tcBorders>
            <w:shd w:val="clear" w:color="auto" w:fill="auto"/>
            <w:vAlign w:val="bottom"/>
          </w:tcPr>
          <w:p w14:paraId="70DC5BC6" w14:textId="77777777" w:rsidR="00583BB0" w:rsidRDefault="00743C34">
            <w:pPr>
              <w:ind w:hanging="108"/>
            </w:pPr>
            <w:r>
              <w:t>University of South Dakota</w:t>
            </w:r>
          </w:p>
        </w:tc>
        <w:tc>
          <w:tcPr>
            <w:tcW w:w="3420" w:type="dxa"/>
            <w:tcBorders>
              <w:top w:val="nil"/>
              <w:left w:val="nil"/>
              <w:bottom w:val="nil"/>
              <w:right w:val="nil"/>
            </w:tcBorders>
            <w:shd w:val="clear" w:color="auto" w:fill="auto"/>
            <w:vAlign w:val="bottom"/>
          </w:tcPr>
          <w:p w14:paraId="70DC5BC7" w14:textId="77777777" w:rsidR="00583BB0" w:rsidRDefault="00743C34">
            <w:pPr>
              <w:ind w:hanging="108"/>
            </w:pPr>
            <w:r>
              <w:t>Professor</w:t>
            </w:r>
          </w:p>
        </w:tc>
        <w:tc>
          <w:tcPr>
            <w:tcW w:w="1520" w:type="dxa"/>
            <w:tcBorders>
              <w:top w:val="nil"/>
              <w:left w:val="nil"/>
              <w:bottom w:val="nil"/>
              <w:right w:val="nil"/>
            </w:tcBorders>
            <w:shd w:val="clear" w:color="auto" w:fill="auto"/>
            <w:vAlign w:val="bottom"/>
          </w:tcPr>
          <w:p w14:paraId="70DC5BC8" w14:textId="77777777" w:rsidR="00583BB0" w:rsidRDefault="00743C34">
            <w:pPr>
              <w:ind w:hanging="108"/>
            </w:pPr>
            <w:r>
              <w:t>2024-present</w:t>
            </w:r>
          </w:p>
        </w:tc>
      </w:tr>
      <w:tr w:rsidR="00583BB0" w14:paraId="70DC5BCD" w14:textId="77777777">
        <w:trPr>
          <w:trHeight w:val="252"/>
        </w:trPr>
        <w:tc>
          <w:tcPr>
            <w:tcW w:w="4590" w:type="dxa"/>
            <w:tcBorders>
              <w:top w:val="nil"/>
              <w:left w:val="nil"/>
              <w:bottom w:val="nil"/>
              <w:right w:val="nil"/>
            </w:tcBorders>
            <w:shd w:val="clear" w:color="auto" w:fill="auto"/>
            <w:vAlign w:val="bottom"/>
          </w:tcPr>
          <w:p w14:paraId="70DC5BCA" w14:textId="77777777" w:rsidR="00583BB0" w:rsidRDefault="00743C34">
            <w:pPr>
              <w:ind w:hanging="108"/>
            </w:pPr>
            <w:r>
              <w:t>University of South Dakota</w:t>
            </w:r>
          </w:p>
        </w:tc>
        <w:tc>
          <w:tcPr>
            <w:tcW w:w="3420" w:type="dxa"/>
            <w:tcBorders>
              <w:top w:val="nil"/>
              <w:left w:val="nil"/>
              <w:bottom w:val="nil"/>
              <w:right w:val="nil"/>
            </w:tcBorders>
            <w:shd w:val="clear" w:color="auto" w:fill="auto"/>
            <w:vAlign w:val="bottom"/>
          </w:tcPr>
          <w:p w14:paraId="70DC5BCB" w14:textId="77777777" w:rsidR="00583BB0" w:rsidRDefault="00743C34">
            <w:pPr>
              <w:ind w:hanging="108"/>
            </w:pPr>
            <w:r>
              <w:t>Associate Chair</w:t>
            </w:r>
          </w:p>
        </w:tc>
        <w:tc>
          <w:tcPr>
            <w:tcW w:w="1520" w:type="dxa"/>
            <w:tcBorders>
              <w:top w:val="nil"/>
              <w:left w:val="nil"/>
              <w:bottom w:val="nil"/>
              <w:right w:val="nil"/>
            </w:tcBorders>
            <w:shd w:val="clear" w:color="auto" w:fill="auto"/>
            <w:vAlign w:val="bottom"/>
          </w:tcPr>
          <w:p w14:paraId="70DC5BCC" w14:textId="77777777" w:rsidR="00583BB0" w:rsidRDefault="00743C34">
            <w:pPr>
              <w:ind w:hanging="108"/>
            </w:pPr>
            <w:r>
              <w:t>2024-present</w:t>
            </w:r>
          </w:p>
        </w:tc>
      </w:tr>
      <w:tr w:rsidR="00583BB0" w14:paraId="70DC5BD1" w14:textId="77777777">
        <w:trPr>
          <w:trHeight w:val="252"/>
        </w:trPr>
        <w:tc>
          <w:tcPr>
            <w:tcW w:w="4590" w:type="dxa"/>
            <w:tcBorders>
              <w:top w:val="nil"/>
              <w:left w:val="nil"/>
              <w:bottom w:val="nil"/>
              <w:right w:val="nil"/>
            </w:tcBorders>
            <w:shd w:val="clear" w:color="auto" w:fill="auto"/>
            <w:vAlign w:val="bottom"/>
          </w:tcPr>
          <w:p w14:paraId="70DC5BCE" w14:textId="77777777" w:rsidR="00583BB0" w:rsidRDefault="00743C34">
            <w:pPr>
              <w:ind w:hanging="108"/>
              <w:rPr>
                <w:u w:val="single"/>
              </w:rPr>
            </w:pPr>
            <w:r>
              <w:t>University of South Dakota</w:t>
            </w:r>
          </w:p>
        </w:tc>
        <w:tc>
          <w:tcPr>
            <w:tcW w:w="3420" w:type="dxa"/>
            <w:tcBorders>
              <w:top w:val="nil"/>
              <w:left w:val="nil"/>
              <w:bottom w:val="nil"/>
              <w:right w:val="nil"/>
            </w:tcBorders>
            <w:shd w:val="clear" w:color="auto" w:fill="auto"/>
            <w:vAlign w:val="bottom"/>
          </w:tcPr>
          <w:p w14:paraId="70DC5BCF" w14:textId="77777777" w:rsidR="00583BB0" w:rsidRDefault="00743C34">
            <w:pPr>
              <w:ind w:hanging="108"/>
              <w:rPr>
                <w:u w:val="single"/>
              </w:rPr>
            </w:pPr>
            <w:r>
              <w:t>Associate Professor</w:t>
            </w:r>
          </w:p>
        </w:tc>
        <w:tc>
          <w:tcPr>
            <w:tcW w:w="1520" w:type="dxa"/>
            <w:tcBorders>
              <w:top w:val="nil"/>
              <w:left w:val="nil"/>
              <w:bottom w:val="nil"/>
              <w:right w:val="nil"/>
            </w:tcBorders>
            <w:shd w:val="clear" w:color="auto" w:fill="auto"/>
            <w:vAlign w:val="bottom"/>
          </w:tcPr>
          <w:p w14:paraId="70DC5BD0" w14:textId="77777777" w:rsidR="00583BB0" w:rsidRDefault="00743C34">
            <w:pPr>
              <w:ind w:hanging="108"/>
              <w:rPr>
                <w:u w:val="single"/>
              </w:rPr>
            </w:pPr>
            <w:r>
              <w:t>2019-2024</w:t>
            </w:r>
          </w:p>
        </w:tc>
      </w:tr>
      <w:tr w:rsidR="00583BB0" w14:paraId="70DC5BD5" w14:textId="77777777">
        <w:trPr>
          <w:trHeight w:val="162"/>
        </w:trPr>
        <w:tc>
          <w:tcPr>
            <w:tcW w:w="4590" w:type="dxa"/>
            <w:tcBorders>
              <w:top w:val="nil"/>
              <w:left w:val="nil"/>
              <w:bottom w:val="nil"/>
              <w:right w:val="nil"/>
            </w:tcBorders>
            <w:shd w:val="clear" w:color="auto" w:fill="auto"/>
            <w:vAlign w:val="bottom"/>
          </w:tcPr>
          <w:p w14:paraId="70DC5BD2" w14:textId="77777777" w:rsidR="00583BB0" w:rsidRDefault="00743C34">
            <w:pPr>
              <w:ind w:hanging="108"/>
            </w:pPr>
            <w:r>
              <w:t>National Ecological Observatory Network</w:t>
            </w:r>
          </w:p>
        </w:tc>
        <w:tc>
          <w:tcPr>
            <w:tcW w:w="3420" w:type="dxa"/>
            <w:tcBorders>
              <w:top w:val="nil"/>
              <w:left w:val="nil"/>
              <w:bottom w:val="nil"/>
              <w:right w:val="nil"/>
            </w:tcBorders>
            <w:shd w:val="clear" w:color="auto" w:fill="auto"/>
            <w:vAlign w:val="bottom"/>
          </w:tcPr>
          <w:p w14:paraId="70DC5BD3" w14:textId="77777777" w:rsidR="00583BB0" w:rsidRDefault="00743C34">
            <w:pPr>
              <w:ind w:hanging="108"/>
            </w:pPr>
            <w:r>
              <w:t>Scientist in Residence</w:t>
            </w:r>
          </w:p>
        </w:tc>
        <w:tc>
          <w:tcPr>
            <w:tcW w:w="1520" w:type="dxa"/>
            <w:tcBorders>
              <w:top w:val="nil"/>
              <w:left w:val="nil"/>
              <w:bottom w:val="nil"/>
              <w:right w:val="nil"/>
            </w:tcBorders>
            <w:shd w:val="clear" w:color="auto" w:fill="auto"/>
            <w:vAlign w:val="bottom"/>
          </w:tcPr>
          <w:p w14:paraId="70DC5BD4" w14:textId="77777777" w:rsidR="00583BB0" w:rsidRDefault="00743C34">
            <w:pPr>
              <w:ind w:hanging="108"/>
            </w:pPr>
            <w:r>
              <w:t xml:space="preserve">2020 </w:t>
            </w:r>
            <w:r>
              <w:rPr>
                <w:sz w:val="18"/>
                <w:szCs w:val="18"/>
              </w:rPr>
              <w:t>(sabbatical)</w:t>
            </w:r>
          </w:p>
        </w:tc>
      </w:tr>
      <w:tr w:rsidR="00583BB0" w14:paraId="70DC5BD9" w14:textId="77777777">
        <w:trPr>
          <w:trHeight w:val="135"/>
        </w:trPr>
        <w:tc>
          <w:tcPr>
            <w:tcW w:w="4590" w:type="dxa"/>
            <w:tcBorders>
              <w:top w:val="nil"/>
              <w:left w:val="nil"/>
              <w:bottom w:val="nil"/>
              <w:right w:val="nil"/>
            </w:tcBorders>
            <w:shd w:val="clear" w:color="auto" w:fill="auto"/>
            <w:vAlign w:val="bottom"/>
          </w:tcPr>
          <w:p w14:paraId="70DC5BD6" w14:textId="77777777" w:rsidR="00583BB0" w:rsidRDefault="00743C34">
            <w:pPr>
              <w:ind w:hanging="108"/>
            </w:pPr>
            <w:r>
              <w:t>University of South Dakota</w:t>
            </w:r>
          </w:p>
        </w:tc>
        <w:tc>
          <w:tcPr>
            <w:tcW w:w="3420" w:type="dxa"/>
            <w:tcBorders>
              <w:top w:val="nil"/>
              <w:left w:val="nil"/>
              <w:bottom w:val="nil"/>
              <w:right w:val="nil"/>
            </w:tcBorders>
            <w:shd w:val="clear" w:color="auto" w:fill="auto"/>
            <w:vAlign w:val="bottom"/>
          </w:tcPr>
          <w:p w14:paraId="70DC5BD7" w14:textId="77777777" w:rsidR="00583BB0" w:rsidRDefault="00743C34">
            <w:pPr>
              <w:ind w:hanging="108"/>
            </w:pPr>
            <w:r>
              <w:t>Assistant Professor</w:t>
            </w:r>
          </w:p>
        </w:tc>
        <w:tc>
          <w:tcPr>
            <w:tcW w:w="1520" w:type="dxa"/>
            <w:tcBorders>
              <w:top w:val="nil"/>
              <w:left w:val="nil"/>
              <w:bottom w:val="nil"/>
              <w:right w:val="nil"/>
            </w:tcBorders>
            <w:shd w:val="clear" w:color="auto" w:fill="auto"/>
            <w:vAlign w:val="bottom"/>
          </w:tcPr>
          <w:p w14:paraId="70DC5BD8" w14:textId="77777777" w:rsidR="00583BB0" w:rsidRDefault="00743C34">
            <w:pPr>
              <w:ind w:hanging="108"/>
            </w:pPr>
            <w:r>
              <w:t>2013-2019</w:t>
            </w:r>
          </w:p>
        </w:tc>
      </w:tr>
      <w:tr w:rsidR="00583BB0" w14:paraId="70DC5BDD" w14:textId="77777777">
        <w:trPr>
          <w:trHeight w:val="135"/>
        </w:trPr>
        <w:tc>
          <w:tcPr>
            <w:tcW w:w="4590" w:type="dxa"/>
            <w:tcBorders>
              <w:top w:val="nil"/>
              <w:left w:val="nil"/>
              <w:bottom w:val="nil"/>
              <w:right w:val="nil"/>
            </w:tcBorders>
            <w:shd w:val="clear" w:color="auto" w:fill="auto"/>
            <w:vAlign w:val="bottom"/>
          </w:tcPr>
          <w:p w14:paraId="70DC5BDA" w14:textId="77777777" w:rsidR="00583BB0" w:rsidRDefault="00743C34">
            <w:pPr>
              <w:ind w:hanging="108"/>
            </w:pPr>
            <w:r>
              <w:t>Colorado State University/USGS</w:t>
            </w:r>
          </w:p>
        </w:tc>
        <w:tc>
          <w:tcPr>
            <w:tcW w:w="3420" w:type="dxa"/>
            <w:tcBorders>
              <w:top w:val="nil"/>
              <w:left w:val="nil"/>
              <w:bottom w:val="nil"/>
              <w:right w:val="nil"/>
            </w:tcBorders>
            <w:shd w:val="clear" w:color="auto" w:fill="auto"/>
            <w:vAlign w:val="bottom"/>
          </w:tcPr>
          <w:p w14:paraId="70DC5BDB" w14:textId="77777777" w:rsidR="00583BB0" w:rsidRDefault="00743C34">
            <w:pPr>
              <w:ind w:hanging="108"/>
            </w:pPr>
            <w:r>
              <w:t>Postdoc</w:t>
            </w:r>
          </w:p>
        </w:tc>
        <w:tc>
          <w:tcPr>
            <w:tcW w:w="1520" w:type="dxa"/>
            <w:tcBorders>
              <w:top w:val="nil"/>
              <w:left w:val="nil"/>
              <w:bottom w:val="nil"/>
              <w:right w:val="nil"/>
            </w:tcBorders>
            <w:shd w:val="clear" w:color="auto" w:fill="auto"/>
            <w:vAlign w:val="bottom"/>
          </w:tcPr>
          <w:p w14:paraId="70DC5BDC" w14:textId="77777777" w:rsidR="00583BB0" w:rsidRDefault="00743C34">
            <w:pPr>
              <w:ind w:hanging="108"/>
            </w:pPr>
            <w:r>
              <w:t>2012-2013</w:t>
            </w:r>
          </w:p>
        </w:tc>
      </w:tr>
      <w:tr w:rsidR="00583BB0" w14:paraId="70DC5BE1" w14:textId="77777777">
        <w:trPr>
          <w:trHeight w:val="216"/>
        </w:trPr>
        <w:tc>
          <w:tcPr>
            <w:tcW w:w="4590" w:type="dxa"/>
            <w:tcBorders>
              <w:top w:val="nil"/>
              <w:left w:val="nil"/>
              <w:bottom w:val="nil"/>
              <w:right w:val="nil"/>
            </w:tcBorders>
            <w:shd w:val="clear" w:color="auto" w:fill="auto"/>
            <w:vAlign w:val="bottom"/>
          </w:tcPr>
          <w:p w14:paraId="70DC5BDE" w14:textId="77777777" w:rsidR="00583BB0" w:rsidRDefault="00743C34">
            <w:pPr>
              <w:ind w:hanging="108"/>
            </w:pPr>
            <w:r>
              <w:t>Brigham Young University</w:t>
            </w:r>
          </w:p>
        </w:tc>
        <w:tc>
          <w:tcPr>
            <w:tcW w:w="3420" w:type="dxa"/>
            <w:tcBorders>
              <w:top w:val="nil"/>
              <w:left w:val="nil"/>
              <w:bottom w:val="nil"/>
              <w:right w:val="nil"/>
            </w:tcBorders>
            <w:shd w:val="clear" w:color="auto" w:fill="auto"/>
            <w:vAlign w:val="bottom"/>
          </w:tcPr>
          <w:p w14:paraId="70DC5BDF" w14:textId="77777777" w:rsidR="00583BB0" w:rsidRDefault="00743C34">
            <w:pPr>
              <w:ind w:hanging="108"/>
            </w:pPr>
            <w:r>
              <w:t>Postdoc</w:t>
            </w:r>
          </w:p>
        </w:tc>
        <w:tc>
          <w:tcPr>
            <w:tcW w:w="1520" w:type="dxa"/>
            <w:tcBorders>
              <w:top w:val="nil"/>
              <w:left w:val="nil"/>
              <w:bottom w:val="nil"/>
              <w:right w:val="nil"/>
            </w:tcBorders>
            <w:shd w:val="clear" w:color="auto" w:fill="auto"/>
            <w:vAlign w:val="bottom"/>
          </w:tcPr>
          <w:p w14:paraId="70DC5BE0" w14:textId="77777777" w:rsidR="00583BB0" w:rsidRDefault="00743C34">
            <w:pPr>
              <w:ind w:hanging="108"/>
            </w:pPr>
            <w:r>
              <w:t>2010-2012</w:t>
            </w:r>
          </w:p>
        </w:tc>
      </w:tr>
      <w:tr w:rsidR="00583BB0" w14:paraId="70DC5BE5" w14:textId="77777777">
        <w:trPr>
          <w:trHeight w:val="117"/>
        </w:trPr>
        <w:tc>
          <w:tcPr>
            <w:tcW w:w="4590" w:type="dxa"/>
            <w:tcBorders>
              <w:top w:val="nil"/>
              <w:left w:val="nil"/>
              <w:bottom w:val="nil"/>
              <w:right w:val="nil"/>
            </w:tcBorders>
            <w:shd w:val="clear" w:color="auto" w:fill="auto"/>
            <w:vAlign w:val="bottom"/>
          </w:tcPr>
          <w:p w14:paraId="70DC5BE2" w14:textId="77777777" w:rsidR="00583BB0" w:rsidRDefault="00743C34">
            <w:pPr>
              <w:ind w:left="-108" w:firstLine="0"/>
            </w:pPr>
            <w:r>
              <w:t>Sam Noble Okla. Museum of Natural History</w:t>
            </w:r>
          </w:p>
        </w:tc>
        <w:tc>
          <w:tcPr>
            <w:tcW w:w="3420" w:type="dxa"/>
            <w:tcBorders>
              <w:top w:val="nil"/>
              <w:left w:val="nil"/>
              <w:bottom w:val="nil"/>
              <w:right w:val="nil"/>
            </w:tcBorders>
            <w:shd w:val="clear" w:color="auto" w:fill="auto"/>
            <w:vAlign w:val="bottom"/>
          </w:tcPr>
          <w:p w14:paraId="70DC5BE3" w14:textId="77777777" w:rsidR="00583BB0" w:rsidRDefault="00743C34">
            <w:pPr>
              <w:ind w:hanging="108"/>
            </w:pPr>
            <w:r>
              <w:t>Graduate Research Assistant</w:t>
            </w:r>
          </w:p>
        </w:tc>
        <w:tc>
          <w:tcPr>
            <w:tcW w:w="1520" w:type="dxa"/>
            <w:tcBorders>
              <w:top w:val="nil"/>
              <w:left w:val="nil"/>
              <w:bottom w:val="nil"/>
              <w:right w:val="nil"/>
            </w:tcBorders>
            <w:shd w:val="clear" w:color="auto" w:fill="auto"/>
            <w:vAlign w:val="bottom"/>
          </w:tcPr>
          <w:p w14:paraId="70DC5BE4" w14:textId="77777777" w:rsidR="00583BB0" w:rsidRDefault="00743C34">
            <w:pPr>
              <w:ind w:hanging="108"/>
            </w:pPr>
            <w:r>
              <w:t>2005-2010</w:t>
            </w:r>
          </w:p>
        </w:tc>
      </w:tr>
      <w:tr w:rsidR="00583BB0" w14:paraId="70DC5BE9" w14:textId="77777777">
        <w:trPr>
          <w:trHeight w:val="108"/>
        </w:trPr>
        <w:tc>
          <w:tcPr>
            <w:tcW w:w="4590" w:type="dxa"/>
            <w:tcBorders>
              <w:top w:val="nil"/>
              <w:left w:val="nil"/>
              <w:bottom w:val="nil"/>
              <w:right w:val="nil"/>
            </w:tcBorders>
            <w:shd w:val="clear" w:color="auto" w:fill="auto"/>
            <w:vAlign w:val="bottom"/>
          </w:tcPr>
          <w:p w14:paraId="70DC5BE6" w14:textId="77777777" w:rsidR="00583BB0" w:rsidRDefault="00743C34">
            <w:pPr>
              <w:ind w:hanging="108"/>
            </w:pPr>
            <w:r>
              <w:t>University of Oklahoma</w:t>
            </w:r>
          </w:p>
        </w:tc>
        <w:tc>
          <w:tcPr>
            <w:tcW w:w="3420" w:type="dxa"/>
            <w:tcBorders>
              <w:top w:val="nil"/>
              <w:left w:val="nil"/>
              <w:bottom w:val="nil"/>
              <w:right w:val="nil"/>
            </w:tcBorders>
            <w:shd w:val="clear" w:color="auto" w:fill="auto"/>
            <w:vAlign w:val="bottom"/>
          </w:tcPr>
          <w:p w14:paraId="70DC5BE7" w14:textId="77777777" w:rsidR="00583BB0" w:rsidRDefault="00743C34">
            <w:pPr>
              <w:ind w:hanging="108"/>
            </w:pPr>
            <w:r>
              <w:t>Graduate Teaching Assistant</w:t>
            </w:r>
          </w:p>
        </w:tc>
        <w:tc>
          <w:tcPr>
            <w:tcW w:w="1520" w:type="dxa"/>
            <w:tcBorders>
              <w:top w:val="nil"/>
              <w:left w:val="nil"/>
              <w:bottom w:val="nil"/>
              <w:right w:val="nil"/>
            </w:tcBorders>
            <w:shd w:val="clear" w:color="auto" w:fill="auto"/>
            <w:vAlign w:val="bottom"/>
          </w:tcPr>
          <w:p w14:paraId="70DC5BE8" w14:textId="77777777" w:rsidR="00583BB0" w:rsidRDefault="00743C34">
            <w:pPr>
              <w:ind w:hanging="108"/>
            </w:pPr>
            <w:r>
              <w:t>2005-2010</w:t>
            </w:r>
          </w:p>
        </w:tc>
      </w:tr>
      <w:tr w:rsidR="00583BB0" w14:paraId="70DC5BED" w14:textId="77777777">
        <w:trPr>
          <w:trHeight w:val="108"/>
        </w:trPr>
        <w:tc>
          <w:tcPr>
            <w:tcW w:w="4590" w:type="dxa"/>
            <w:tcBorders>
              <w:top w:val="nil"/>
              <w:left w:val="nil"/>
              <w:bottom w:val="nil"/>
              <w:right w:val="nil"/>
            </w:tcBorders>
            <w:shd w:val="clear" w:color="auto" w:fill="auto"/>
            <w:vAlign w:val="bottom"/>
          </w:tcPr>
          <w:p w14:paraId="70DC5BEA" w14:textId="77777777" w:rsidR="00583BB0" w:rsidRDefault="00743C34">
            <w:pPr>
              <w:ind w:hanging="108"/>
            </w:pPr>
            <w:r>
              <w:t>Western Carolina University</w:t>
            </w:r>
          </w:p>
        </w:tc>
        <w:tc>
          <w:tcPr>
            <w:tcW w:w="3420" w:type="dxa"/>
            <w:tcBorders>
              <w:top w:val="nil"/>
              <w:left w:val="nil"/>
              <w:bottom w:val="nil"/>
              <w:right w:val="nil"/>
            </w:tcBorders>
            <w:shd w:val="clear" w:color="auto" w:fill="auto"/>
            <w:vAlign w:val="bottom"/>
          </w:tcPr>
          <w:p w14:paraId="70DC5BEB" w14:textId="77777777" w:rsidR="00583BB0" w:rsidRDefault="00743C34">
            <w:pPr>
              <w:ind w:hanging="108"/>
            </w:pPr>
            <w:r>
              <w:t>Graduate Teaching Assistant</w:t>
            </w:r>
          </w:p>
        </w:tc>
        <w:tc>
          <w:tcPr>
            <w:tcW w:w="1520" w:type="dxa"/>
            <w:tcBorders>
              <w:top w:val="nil"/>
              <w:left w:val="nil"/>
              <w:bottom w:val="nil"/>
              <w:right w:val="nil"/>
            </w:tcBorders>
            <w:shd w:val="clear" w:color="auto" w:fill="auto"/>
            <w:vAlign w:val="bottom"/>
          </w:tcPr>
          <w:p w14:paraId="70DC5BEC" w14:textId="77777777" w:rsidR="00583BB0" w:rsidRDefault="00743C34">
            <w:pPr>
              <w:ind w:hanging="108"/>
            </w:pPr>
            <w:r>
              <w:t>2003-2005</w:t>
            </w:r>
          </w:p>
        </w:tc>
      </w:tr>
      <w:tr w:rsidR="00583BB0" w14:paraId="70DC5BF1" w14:textId="77777777">
        <w:trPr>
          <w:trHeight w:val="189"/>
        </w:trPr>
        <w:tc>
          <w:tcPr>
            <w:tcW w:w="4590" w:type="dxa"/>
            <w:tcBorders>
              <w:top w:val="nil"/>
              <w:left w:val="nil"/>
              <w:bottom w:val="nil"/>
              <w:right w:val="nil"/>
            </w:tcBorders>
            <w:shd w:val="clear" w:color="auto" w:fill="auto"/>
            <w:vAlign w:val="bottom"/>
          </w:tcPr>
          <w:p w14:paraId="70DC5BEE" w14:textId="77777777" w:rsidR="00583BB0" w:rsidRDefault="00743C34">
            <w:pPr>
              <w:ind w:hanging="108"/>
            </w:pPr>
            <w:r>
              <w:t>University of Oklahoma</w:t>
            </w:r>
          </w:p>
        </w:tc>
        <w:tc>
          <w:tcPr>
            <w:tcW w:w="3420" w:type="dxa"/>
            <w:tcBorders>
              <w:top w:val="nil"/>
              <w:left w:val="nil"/>
              <w:bottom w:val="nil"/>
              <w:right w:val="nil"/>
            </w:tcBorders>
            <w:shd w:val="clear" w:color="auto" w:fill="auto"/>
            <w:vAlign w:val="bottom"/>
          </w:tcPr>
          <w:p w14:paraId="70DC5BEF" w14:textId="77777777" w:rsidR="00583BB0" w:rsidRDefault="00743C34">
            <w:pPr>
              <w:ind w:hanging="108"/>
            </w:pPr>
            <w:r>
              <w:t>Undergrad Research Assistant</w:t>
            </w:r>
          </w:p>
        </w:tc>
        <w:tc>
          <w:tcPr>
            <w:tcW w:w="1520" w:type="dxa"/>
            <w:tcBorders>
              <w:top w:val="nil"/>
              <w:left w:val="nil"/>
              <w:bottom w:val="nil"/>
              <w:right w:val="nil"/>
            </w:tcBorders>
            <w:shd w:val="clear" w:color="auto" w:fill="auto"/>
            <w:vAlign w:val="bottom"/>
          </w:tcPr>
          <w:p w14:paraId="70DC5BF0" w14:textId="77777777" w:rsidR="00583BB0" w:rsidRDefault="00743C34">
            <w:pPr>
              <w:ind w:hanging="108"/>
            </w:pPr>
            <w:r>
              <w:t>2001-2003</w:t>
            </w:r>
          </w:p>
        </w:tc>
      </w:tr>
    </w:tbl>
    <w:p w14:paraId="70DC5BF2" w14:textId="77777777" w:rsidR="00583BB0" w:rsidRDefault="00583BB0">
      <w:pPr>
        <w:tabs>
          <w:tab w:val="left" w:pos="1440"/>
          <w:tab w:val="left" w:pos="1890"/>
        </w:tabs>
        <w:ind w:left="1620" w:hanging="1620"/>
      </w:pPr>
    </w:p>
    <w:p w14:paraId="70DC5BF3" w14:textId="77777777" w:rsidR="00583BB0" w:rsidRDefault="00743C34">
      <w:pPr>
        <w:widowControl w:val="0"/>
        <w:tabs>
          <w:tab w:val="left" w:pos="560"/>
          <w:tab w:val="left" w:pos="720"/>
          <w:tab w:val="left" w:pos="1440"/>
          <w:tab w:val="left" w:pos="1530"/>
          <w:tab w:val="left" w:pos="1620"/>
          <w:tab w:val="left" w:pos="2240"/>
          <w:tab w:val="left" w:pos="2800"/>
          <w:tab w:val="left" w:pos="3360"/>
          <w:tab w:val="left" w:pos="3920"/>
          <w:tab w:val="left" w:pos="4480"/>
          <w:tab w:val="left" w:pos="5040"/>
          <w:tab w:val="left" w:pos="5600"/>
          <w:tab w:val="left" w:pos="6160"/>
          <w:tab w:val="left" w:pos="6720"/>
        </w:tabs>
        <w:ind w:left="1080" w:hanging="1080"/>
      </w:pPr>
      <w:r>
        <w:rPr>
          <w:b/>
          <w:smallCaps/>
          <w:sz w:val="32"/>
          <w:szCs w:val="32"/>
          <w:u w:val="single"/>
        </w:rPr>
        <w:t>Funding</w:t>
      </w:r>
      <w:r>
        <w:rPr>
          <w:smallCaps/>
          <w:sz w:val="32"/>
          <w:szCs w:val="32"/>
        </w:rPr>
        <w:t xml:space="preserve"> </w:t>
      </w:r>
      <w:r>
        <w:t>($1,781,697 awarded to date from NSF, USFWS, SDGFP, NPS)</w:t>
      </w:r>
    </w:p>
    <w:p w14:paraId="70DC5BF4" w14:textId="77777777" w:rsidR="00583BB0" w:rsidRDefault="00743C34">
      <w:pPr>
        <w:keepNext/>
        <w:tabs>
          <w:tab w:val="left" w:pos="1890"/>
        </w:tabs>
        <w:spacing w:before="240"/>
        <w:ind w:left="1620" w:hanging="1620"/>
        <w:rPr>
          <w:b/>
          <w:sz w:val="22"/>
          <w:szCs w:val="22"/>
        </w:rPr>
      </w:pPr>
      <w:r>
        <w:rPr>
          <w:b/>
          <w:smallCaps/>
          <w:sz w:val="32"/>
          <w:szCs w:val="32"/>
          <w:u w:val="single"/>
        </w:rPr>
        <w:t>Selected Publications</w:t>
      </w:r>
      <w:r>
        <w:rPr>
          <w:b/>
          <w:smallCaps/>
          <w:sz w:val="20"/>
          <w:szCs w:val="20"/>
          <w:u w:val="single"/>
        </w:rPr>
        <w:t xml:space="preserve"> </w:t>
      </w:r>
    </w:p>
    <w:p w14:paraId="70DC5BF5" w14:textId="77777777" w:rsidR="00583BB0" w:rsidRDefault="00743C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pPr>
      <w:r>
        <w:t xml:space="preserve">Brandt, J. E., Wesner, J. S., Ruggerone, G. T., Jardine, T. D., Eagles-Smith, C. A., Ruso, G. E., Stricker, C. A., Voss, K. A., &amp; Walters, D. M. (2024). Continental-scale nutrient and contaminant delivery by Pacific salmon. </w:t>
      </w:r>
      <w:r>
        <w:rPr>
          <w:i/>
          <w:u w:val="single"/>
        </w:rPr>
        <w:t>Nature</w:t>
      </w:r>
      <w:r>
        <w:t>, 634, 875–882.</w:t>
      </w:r>
    </w:p>
    <w:p w14:paraId="70DC5BF6" w14:textId="77777777" w:rsidR="00583BB0" w:rsidRDefault="00583B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pPr>
    </w:p>
    <w:p w14:paraId="70DC5BF7" w14:textId="77777777" w:rsidR="00583BB0" w:rsidRDefault="00743C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rPr>
          <w:i/>
          <w:u w:val="single"/>
        </w:rPr>
      </w:pPr>
      <w:r>
        <w:t>Kotalik, C. J., Willacker, J. J., Wesner, J. S., Johnson, B. L., Flanagan Pritz, C. M., Nelson, S. J., … &amp; Eagles-Smith, C. A. (2025). Ecosystem drivers of freshwater mercury bioaccumulation are context-dependent: insights from continental-scale modeling. </w:t>
      </w:r>
      <w:r>
        <w:rPr>
          <w:i/>
          <w:u w:val="single"/>
        </w:rPr>
        <w:t>Environmental Science &amp; Technology.</w:t>
      </w:r>
    </w:p>
    <w:p w14:paraId="70DC5BF8" w14:textId="77777777" w:rsidR="00583BB0" w:rsidRDefault="00583B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pPr>
    </w:p>
    <w:p w14:paraId="70DC5BF9" w14:textId="77777777" w:rsidR="00583BB0" w:rsidRDefault="00743C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pPr>
      <w:r>
        <w:t>Wesner, JS, JP Pomeranz, JR Junker, V Gjoni</w:t>
      </w:r>
      <w:r>
        <w:rPr>
          <w:sz w:val="22"/>
          <w:szCs w:val="22"/>
          <w:vertAlign w:val="superscript"/>
        </w:rPr>
        <w:t>3</w:t>
      </w:r>
      <w:r>
        <w:t xml:space="preserve">. 2024. Bayesian hierarchical modeling of size spectra. </w:t>
      </w:r>
      <w:r>
        <w:rPr>
          <w:i/>
          <w:u w:val="single"/>
        </w:rPr>
        <w:t>Methods in Ecology and Evolution</w:t>
      </w:r>
      <w:r>
        <w:t>. 15: 856-867.</w:t>
      </w:r>
    </w:p>
    <w:p w14:paraId="70DC5BFA" w14:textId="77777777" w:rsidR="00583BB0" w:rsidRDefault="00583B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pPr>
    </w:p>
    <w:p w14:paraId="70DC5BFB" w14:textId="77777777" w:rsidR="00583BB0" w:rsidRDefault="00743C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pPr>
      <w:r>
        <w:t>Pomeranz, JF</w:t>
      </w:r>
      <w:r>
        <w:rPr>
          <w:sz w:val="22"/>
          <w:szCs w:val="22"/>
          <w:vertAlign w:val="superscript"/>
        </w:rPr>
        <w:t>3</w:t>
      </w:r>
      <w:r>
        <w:t xml:space="preserve">, JR Junker, JS Wesner. 2022. Individual size distributions across North </w:t>
      </w:r>
    </w:p>
    <w:p w14:paraId="70DC5BFC" w14:textId="77777777" w:rsidR="00583BB0" w:rsidRDefault="00743C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pPr>
      <w:r>
        <w:t xml:space="preserve">American streams vary with local temperature. </w:t>
      </w:r>
      <w:r>
        <w:rPr>
          <w:i/>
          <w:u w:val="single"/>
        </w:rPr>
        <w:t>Global Change Biology</w:t>
      </w:r>
      <w:r>
        <w:t xml:space="preserve"> 28:848-858.</w:t>
      </w:r>
    </w:p>
    <w:p w14:paraId="70DC5BFD" w14:textId="77777777" w:rsidR="00583BB0" w:rsidRDefault="00583B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0"/>
      </w:pPr>
    </w:p>
    <w:p w14:paraId="70DC5BFE" w14:textId="77777777" w:rsidR="00583BB0" w:rsidRDefault="00743C34">
      <w:pPr>
        <w:widowControl w:val="0"/>
        <w:tabs>
          <w:tab w:val="left" w:pos="1080"/>
        </w:tabs>
        <w:ind w:left="630" w:hanging="630"/>
      </w:pPr>
      <w:r>
        <w:t>Kraus, JM, JS Wesner, DM Walters. 2021. Insect-mediated contaminant flux at the land-water</w:t>
      </w:r>
    </w:p>
    <w:p w14:paraId="70DC5BFF" w14:textId="77777777" w:rsidR="00583BB0" w:rsidRDefault="00743C34">
      <w:pPr>
        <w:widowControl w:val="0"/>
        <w:tabs>
          <w:tab w:val="left" w:pos="1080"/>
        </w:tabs>
        <w:ind w:left="630" w:hanging="630"/>
      </w:pPr>
      <w:r>
        <w:t xml:space="preserve">interface: Are ecological subsidies driving exposure or is exposure driving subsidies? </w:t>
      </w:r>
    </w:p>
    <w:p w14:paraId="70DC5C00" w14:textId="77777777" w:rsidR="00583BB0" w:rsidRDefault="00743C34">
      <w:pPr>
        <w:widowControl w:val="0"/>
        <w:tabs>
          <w:tab w:val="left" w:pos="1080"/>
        </w:tabs>
        <w:ind w:left="630" w:hanging="630"/>
      </w:pPr>
      <w:r>
        <w:rPr>
          <w:i/>
          <w:u w:val="single"/>
        </w:rPr>
        <w:t>Environmental Toxicology and Chemistry</w:t>
      </w:r>
      <w:r>
        <w:t xml:space="preserve"> 40: 2953-2958.</w:t>
      </w:r>
    </w:p>
    <w:p w14:paraId="70DC5C01" w14:textId="77777777" w:rsidR="00583BB0" w:rsidRDefault="00583BB0">
      <w:pPr>
        <w:widowControl w:val="0"/>
        <w:tabs>
          <w:tab w:val="left" w:pos="1080"/>
        </w:tabs>
        <w:ind w:left="630" w:hanging="630"/>
      </w:pPr>
    </w:p>
    <w:p w14:paraId="70DC5C02" w14:textId="77777777" w:rsidR="00583BB0" w:rsidRDefault="00743C34">
      <w:pPr>
        <w:widowControl w:val="0"/>
        <w:tabs>
          <w:tab w:val="left" w:pos="1080"/>
        </w:tabs>
        <w:ind w:left="630" w:hanging="630"/>
      </w:pPr>
      <w:r>
        <w:t>Wesner, JS, JP Pomeranz</w:t>
      </w:r>
      <w:r>
        <w:rPr>
          <w:vertAlign w:val="superscript"/>
        </w:rPr>
        <w:t>3</w:t>
      </w:r>
      <w:r>
        <w:t xml:space="preserve">. 2021. Choosing priors in Bayesian ecological models by simulating </w:t>
      </w:r>
    </w:p>
    <w:p w14:paraId="70DC5C03" w14:textId="77777777" w:rsidR="00583BB0" w:rsidRDefault="00743C34">
      <w:pPr>
        <w:widowControl w:val="0"/>
        <w:tabs>
          <w:tab w:val="left" w:pos="1080"/>
        </w:tabs>
        <w:ind w:firstLine="0"/>
      </w:pPr>
      <w:r>
        <w:lastRenderedPageBreak/>
        <w:t xml:space="preserve">from the prior predictive distribution. </w:t>
      </w:r>
      <w:r>
        <w:rPr>
          <w:i/>
          <w:u w:val="single"/>
        </w:rPr>
        <w:t>Ecosphere</w:t>
      </w:r>
      <w:r>
        <w:t xml:space="preserve"> 12, e03739.</w:t>
      </w:r>
    </w:p>
    <w:p w14:paraId="70DC5C04" w14:textId="77777777" w:rsidR="00583BB0" w:rsidRDefault="00583BB0">
      <w:pPr>
        <w:widowControl w:val="0"/>
        <w:tabs>
          <w:tab w:val="left" w:pos="1080"/>
        </w:tabs>
        <w:ind w:firstLine="0"/>
      </w:pPr>
    </w:p>
    <w:p w14:paraId="70DC5C05" w14:textId="77777777" w:rsidR="00583BB0" w:rsidRDefault="00743C34">
      <w:pPr>
        <w:widowControl w:val="0"/>
        <w:tabs>
          <w:tab w:val="left" w:pos="1080"/>
        </w:tabs>
        <w:ind w:left="630" w:hanging="630"/>
      </w:pPr>
      <w:r>
        <w:t>Wesner, JS, DL Swanson, MD Dixon, DA Soluk, DJ Quist</w:t>
      </w:r>
      <w:r>
        <w:rPr>
          <w:sz w:val="22"/>
          <w:szCs w:val="22"/>
          <w:vertAlign w:val="superscript"/>
        </w:rPr>
        <w:t>2</w:t>
      </w:r>
      <w:r>
        <w:t>, LA Yager</w:t>
      </w:r>
      <w:r>
        <w:rPr>
          <w:sz w:val="22"/>
          <w:szCs w:val="22"/>
          <w:vertAlign w:val="superscript"/>
        </w:rPr>
        <w:t>2</w:t>
      </w:r>
      <w:r>
        <w:t>, JW Warmbold</w:t>
      </w:r>
      <w:r>
        <w:rPr>
          <w:sz w:val="22"/>
          <w:szCs w:val="22"/>
          <w:vertAlign w:val="superscript"/>
        </w:rPr>
        <w:t>2</w:t>
      </w:r>
      <w:r>
        <w:t xml:space="preserve">, E </w:t>
      </w:r>
    </w:p>
    <w:p w14:paraId="70DC5C06" w14:textId="77777777" w:rsidR="00583BB0" w:rsidRDefault="00743C34">
      <w:pPr>
        <w:widowControl w:val="0"/>
        <w:tabs>
          <w:tab w:val="left" w:pos="1080"/>
        </w:tabs>
        <w:ind w:left="630" w:hanging="630"/>
      </w:pPr>
      <w:r>
        <w:t>Oddy</w:t>
      </w:r>
      <w:r>
        <w:rPr>
          <w:sz w:val="22"/>
          <w:szCs w:val="22"/>
          <w:vertAlign w:val="superscript"/>
        </w:rPr>
        <w:t>1</w:t>
      </w:r>
      <w:r>
        <w:t>, TC Seidel</w:t>
      </w:r>
      <w:r>
        <w:rPr>
          <w:sz w:val="22"/>
          <w:szCs w:val="22"/>
          <w:vertAlign w:val="superscript"/>
        </w:rPr>
        <w:t>1</w:t>
      </w:r>
      <w:r>
        <w:t xml:space="preserve">. 2020. Loss of potential aquatic-terrestrial subsidies along the Missouri River </w:t>
      </w:r>
    </w:p>
    <w:p w14:paraId="70DC5C07" w14:textId="77777777" w:rsidR="00583BB0" w:rsidRDefault="00743C34">
      <w:pPr>
        <w:widowControl w:val="0"/>
        <w:tabs>
          <w:tab w:val="left" w:pos="1080"/>
        </w:tabs>
        <w:ind w:left="630" w:hanging="630"/>
      </w:pPr>
      <w:r>
        <w:t xml:space="preserve">floodplain. </w:t>
      </w:r>
      <w:r>
        <w:rPr>
          <w:i/>
          <w:u w:val="single"/>
        </w:rPr>
        <w:t>Ecosystems</w:t>
      </w:r>
      <w:r>
        <w:t xml:space="preserve"> 23: 111-123.</w:t>
      </w:r>
    </w:p>
    <w:p w14:paraId="70DC5C08" w14:textId="77777777" w:rsidR="00583BB0" w:rsidRDefault="00583BB0">
      <w:pPr>
        <w:widowControl w:val="0"/>
        <w:tabs>
          <w:tab w:val="left" w:pos="1080"/>
        </w:tabs>
        <w:ind w:left="630" w:hanging="630"/>
      </w:pPr>
    </w:p>
    <w:p w14:paraId="70DC5C09" w14:textId="77777777" w:rsidR="00583BB0" w:rsidRDefault="00743C34">
      <w:pPr>
        <w:widowControl w:val="0"/>
        <w:tabs>
          <w:tab w:val="left" w:pos="1080"/>
        </w:tabs>
        <w:ind w:left="630" w:hanging="630"/>
      </w:pPr>
      <w:r>
        <w:t>Henry, B</w:t>
      </w:r>
      <w:r>
        <w:rPr>
          <w:vertAlign w:val="superscript"/>
        </w:rPr>
        <w:t>2</w:t>
      </w:r>
      <w:r>
        <w:t xml:space="preserve">, JS Wesner, JL Kerby. 2019. Cross-ecosystem effects of agricultural tile drainage, </w:t>
      </w:r>
    </w:p>
    <w:p w14:paraId="70DC5C0A" w14:textId="77777777" w:rsidR="00583BB0" w:rsidRDefault="00743C34">
      <w:pPr>
        <w:widowControl w:val="0"/>
        <w:tabs>
          <w:tab w:val="left" w:pos="1080"/>
        </w:tabs>
        <w:ind w:left="630" w:hanging="630"/>
      </w:pPr>
      <w:r>
        <w:t xml:space="preserve">surface runoff, and selenium in the Prairie Pothole Region. </w:t>
      </w:r>
      <w:r>
        <w:rPr>
          <w:i/>
          <w:u w:val="single"/>
        </w:rPr>
        <w:t>Wetlands</w:t>
      </w:r>
      <w:r>
        <w:rPr>
          <w:i/>
        </w:rPr>
        <w:t xml:space="preserve"> </w:t>
      </w:r>
      <w:r>
        <w:t>40: 527-538.</w:t>
      </w:r>
    </w:p>
    <w:p w14:paraId="70DC5C0B" w14:textId="77777777" w:rsidR="00583BB0" w:rsidRDefault="00583BB0">
      <w:pPr>
        <w:widowControl w:val="0"/>
        <w:tabs>
          <w:tab w:val="left" w:pos="1080"/>
        </w:tabs>
        <w:ind w:left="630" w:hanging="630"/>
      </w:pPr>
    </w:p>
    <w:p w14:paraId="70DC5C0C" w14:textId="77777777" w:rsidR="00583BB0" w:rsidRDefault="00743C34">
      <w:pPr>
        <w:widowControl w:val="0"/>
        <w:tabs>
          <w:tab w:val="left" w:pos="1080"/>
        </w:tabs>
        <w:ind w:left="630" w:hanging="630"/>
      </w:pPr>
      <w:r>
        <w:t xml:space="preserve">Wesner, JS, DM Walters, and RE Zuellig. 2019. Pulsed salmonfly emergence and its </w:t>
      </w:r>
      <w:r>
        <w:tab/>
      </w:r>
    </w:p>
    <w:p w14:paraId="70DC5C0D" w14:textId="77777777" w:rsidR="00583BB0" w:rsidRDefault="00743C34">
      <w:pPr>
        <w:widowControl w:val="0"/>
        <w:tabs>
          <w:tab w:val="left" w:pos="1080"/>
        </w:tabs>
        <w:ind w:left="630" w:hanging="630"/>
      </w:pPr>
      <w:r>
        <w:t xml:space="preserve">potential contribution to terrestrial detrital pools. </w:t>
      </w:r>
      <w:r>
        <w:rPr>
          <w:i/>
          <w:u w:val="single"/>
        </w:rPr>
        <w:t>Food Webs</w:t>
      </w:r>
      <w:r>
        <w:t xml:space="preserve"> </w:t>
      </w:r>
      <w:proofErr w:type="gramStart"/>
      <w:r>
        <w:t>18:e</w:t>
      </w:r>
      <w:proofErr w:type="gramEnd"/>
      <w:r>
        <w:t>00105</w:t>
      </w:r>
    </w:p>
    <w:p w14:paraId="70DC5C0E" w14:textId="77777777" w:rsidR="00583BB0" w:rsidRDefault="00583BB0">
      <w:pPr>
        <w:widowControl w:val="0"/>
        <w:tabs>
          <w:tab w:val="left" w:pos="1080"/>
        </w:tabs>
        <w:ind w:left="630" w:hanging="630"/>
      </w:pPr>
    </w:p>
    <w:p w14:paraId="70DC5C0F" w14:textId="77777777" w:rsidR="00583BB0" w:rsidRDefault="00743C34">
      <w:pPr>
        <w:widowControl w:val="0"/>
        <w:tabs>
          <w:tab w:val="left" w:pos="1080"/>
        </w:tabs>
        <w:ind w:left="630" w:hanging="630"/>
      </w:pPr>
      <w:r>
        <w:rPr>
          <w:color w:val="222222"/>
          <w:highlight w:val="white"/>
        </w:rPr>
        <w:t>Henry, BL</w:t>
      </w:r>
      <w:r>
        <w:rPr>
          <w:color w:val="222222"/>
          <w:highlight w:val="white"/>
          <w:vertAlign w:val="superscript"/>
        </w:rPr>
        <w:t>2</w:t>
      </w:r>
      <w:r>
        <w:rPr>
          <w:color w:val="222222"/>
          <w:highlight w:val="white"/>
        </w:rPr>
        <w:t xml:space="preserve">, and JS Wesner. 2018. </w:t>
      </w:r>
      <w:r>
        <w:t xml:space="preserve">Severing ties: Different responses of larval and adult aquatic </w:t>
      </w:r>
    </w:p>
    <w:p w14:paraId="70DC5C10" w14:textId="77777777" w:rsidR="00583BB0" w:rsidRDefault="00743C34">
      <w:pPr>
        <w:widowControl w:val="0"/>
        <w:tabs>
          <w:tab w:val="left" w:pos="1080"/>
        </w:tabs>
        <w:ind w:left="630" w:hanging="630"/>
      </w:pPr>
      <w:r>
        <w:t xml:space="preserve">insects to atrazine and selenium. </w:t>
      </w:r>
      <w:r>
        <w:rPr>
          <w:i/>
          <w:u w:val="single"/>
        </w:rPr>
        <w:t>Environmental Science &amp; Technology</w:t>
      </w:r>
      <w:r>
        <w:t xml:space="preserve"> 52:8848-8857.</w:t>
      </w:r>
    </w:p>
    <w:p w14:paraId="70DC5C11" w14:textId="77777777" w:rsidR="00583BB0" w:rsidRDefault="00583BB0">
      <w:pPr>
        <w:widowControl w:val="0"/>
        <w:tabs>
          <w:tab w:val="left" w:pos="1080"/>
        </w:tabs>
        <w:ind w:left="630" w:hanging="630"/>
        <w:rPr>
          <w:color w:val="222222"/>
          <w:highlight w:val="white"/>
        </w:rPr>
      </w:pPr>
    </w:p>
    <w:p w14:paraId="70DC5C12" w14:textId="77777777" w:rsidR="00583BB0" w:rsidRDefault="00743C34">
      <w:pPr>
        <w:widowControl w:val="0"/>
        <w:tabs>
          <w:tab w:val="left" w:pos="1080"/>
        </w:tabs>
        <w:ind w:left="630" w:hanging="630"/>
      </w:pPr>
      <w:r>
        <w:t xml:space="preserve">Walters, DM, JS Wesner, RE Zuellig, DA Kowalski, and MC Kondratieff. 2018. Holy flux: </w:t>
      </w:r>
    </w:p>
    <w:p w14:paraId="70DC5C13" w14:textId="77777777" w:rsidR="00583BB0" w:rsidRDefault="00743C34">
      <w:pPr>
        <w:widowControl w:val="0"/>
        <w:tabs>
          <w:tab w:val="left" w:pos="1080"/>
        </w:tabs>
        <w:ind w:left="630" w:hanging="630"/>
      </w:pPr>
      <w:r>
        <w:t xml:space="preserve">spatial and temporal variation in massive pulses of emerging insect biomass from western U.S. </w:t>
      </w:r>
    </w:p>
    <w:p w14:paraId="70DC5C14" w14:textId="77777777" w:rsidR="00583BB0" w:rsidRDefault="00743C34">
      <w:pPr>
        <w:widowControl w:val="0"/>
        <w:tabs>
          <w:tab w:val="left" w:pos="1080"/>
        </w:tabs>
        <w:ind w:left="630" w:hanging="630"/>
      </w:pPr>
      <w:r>
        <w:t xml:space="preserve">rivers (The Scientific Naturalist). </w:t>
      </w:r>
      <w:r>
        <w:rPr>
          <w:i/>
          <w:u w:val="single"/>
        </w:rPr>
        <w:t>Ecology</w:t>
      </w:r>
      <w:r>
        <w:t xml:space="preserve"> 99:238-240.</w:t>
      </w:r>
    </w:p>
    <w:p w14:paraId="70DC5C15" w14:textId="77777777" w:rsidR="00583BB0" w:rsidRDefault="00583BB0">
      <w:pPr>
        <w:widowControl w:val="0"/>
        <w:tabs>
          <w:tab w:val="left" w:pos="1080"/>
        </w:tabs>
        <w:ind w:left="630" w:hanging="630"/>
      </w:pPr>
    </w:p>
    <w:p w14:paraId="70DC5C16" w14:textId="77777777" w:rsidR="00583BB0" w:rsidRDefault="00743C34">
      <w:pPr>
        <w:tabs>
          <w:tab w:val="left" w:pos="1080"/>
        </w:tabs>
        <w:ind w:left="630" w:hanging="630"/>
        <w:rPr>
          <w:highlight w:val="white"/>
        </w:rPr>
      </w:pPr>
      <w:r>
        <w:rPr>
          <w:highlight w:val="white"/>
        </w:rPr>
        <w:t xml:space="preserve">Wesner, JS, DM Walters, TS Schmidt, JM Kraus, CA Stricker, WC Clements, RE Wolf. </w:t>
      </w:r>
      <w:r>
        <w:rPr>
          <w:highlight w:val="white"/>
        </w:rPr>
        <w:tab/>
        <w:t xml:space="preserve">2017. </w:t>
      </w:r>
    </w:p>
    <w:p w14:paraId="70DC5C17" w14:textId="77777777" w:rsidR="00583BB0" w:rsidRDefault="00743C34">
      <w:pPr>
        <w:tabs>
          <w:tab w:val="left" w:pos="1080"/>
        </w:tabs>
        <w:ind w:left="630" w:hanging="630"/>
        <w:rPr>
          <w:highlight w:val="white"/>
        </w:rPr>
      </w:pPr>
      <w:r>
        <w:rPr>
          <w:highlight w:val="white"/>
        </w:rPr>
        <w:t>Metamorphosis affects metal concentrations and isotopic signatures in a mayfly (</w:t>
      </w:r>
      <w:r>
        <w:rPr>
          <w:i/>
          <w:highlight w:val="white"/>
        </w:rPr>
        <w:t>Baetis</w:t>
      </w:r>
      <w:r>
        <w:rPr>
          <w:highlight w:val="white"/>
        </w:rPr>
        <w:t xml:space="preserve"> </w:t>
      </w:r>
    </w:p>
    <w:p w14:paraId="70DC5C18" w14:textId="77777777" w:rsidR="00583BB0" w:rsidRDefault="00743C34">
      <w:pPr>
        <w:tabs>
          <w:tab w:val="left" w:pos="1080"/>
        </w:tabs>
        <w:ind w:left="630" w:hanging="630"/>
        <w:rPr>
          <w:i/>
          <w:highlight w:val="white"/>
          <w:u w:val="single"/>
        </w:rPr>
      </w:pPr>
      <w:r>
        <w:rPr>
          <w:i/>
          <w:highlight w:val="white"/>
        </w:rPr>
        <w:t>tricaudatus</w:t>
      </w:r>
      <w:r>
        <w:rPr>
          <w:highlight w:val="white"/>
        </w:rPr>
        <w:t xml:space="preserve">): Implications for the aquatic-terrestrial transfer of metals. </w:t>
      </w:r>
      <w:r>
        <w:rPr>
          <w:i/>
          <w:highlight w:val="white"/>
          <w:u w:val="single"/>
        </w:rPr>
        <w:t xml:space="preserve">Environmental Science &amp; </w:t>
      </w:r>
    </w:p>
    <w:p w14:paraId="70DC5C19" w14:textId="77777777" w:rsidR="00583BB0" w:rsidRDefault="00743C34">
      <w:pPr>
        <w:tabs>
          <w:tab w:val="left" w:pos="1080"/>
        </w:tabs>
        <w:ind w:left="630" w:hanging="630"/>
        <w:rPr>
          <w:i/>
          <w:highlight w:val="white"/>
        </w:rPr>
      </w:pPr>
      <w:r>
        <w:rPr>
          <w:i/>
          <w:highlight w:val="white"/>
          <w:u w:val="single"/>
        </w:rPr>
        <w:t>Technology</w:t>
      </w:r>
      <w:r>
        <w:t xml:space="preserve"> 51:2438-2446.</w:t>
      </w:r>
      <w:r>
        <w:rPr>
          <w:i/>
          <w:highlight w:val="white"/>
        </w:rPr>
        <w:t>  </w:t>
      </w:r>
    </w:p>
    <w:p w14:paraId="70DC5C1A" w14:textId="77777777" w:rsidR="00583BB0" w:rsidRDefault="00583BB0">
      <w:pPr>
        <w:tabs>
          <w:tab w:val="left" w:pos="1080"/>
        </w:tabs>
        <w:ind w:left="630" w:hanging="630"/>
        <w:rPr>
          <w:i/>
          <w:highlight w:val="white"/>
        </w:rPr>
      </w:pPr>
    </w:p>
    <w:p w14:paraId="70DC5C1B" w14:textId="77777777" w:rsidR="00583BB0" w:rsidRDefault="00743C34">
      <w:pPr>
        <w:tabs>
          <w:tab w:val="left" w:pos="1080"/>
        </w:tabs>
        <w:ind w:firstLine="0"/>
      </w:pPr>
      <w:r>
        <w:t>Allen, DC and JS Wesner. 2016. Synthesis: comparing effects of resource and consumer fluxes into recipient food webs using meta-analysis. </w:t>
      </w:r>
      <w:r>
        <w:rPr>
          <w:i/>
          <w:u w:val="single"/>
        </w:rPr>
        <w:t>Ecology</w:t>
      </w:r>
      <w:r>
        <w:t xml:space="preserve"> 97:594-604. </w:t>
      </w:r>
    </w:p>
    <w:p w14:paraId="70DC5C1C" w14:textId="77777777" w:rsidR="00583BB0" w:rsidRDefault="00583BB0">
      <w:pPr>
        <w:tabs>
          <w:tab w:val="left" w:pos="1080"/>
        </w:tabs>
        <w:ind w:firstLine="0"/>
        <w:rPr>
          <w:i/>
        </w:rPr>
      </w:pPr>
    </w:p>
    <w:p w14:paraId="70DC5C1D" w14:textId="77777777" w:rsidR="00583BB0" w:rsidRDefault="00743C34">
      <w:pPr>
        <w:tabs>
          <w:tab w:val="left" w:pos="1080"/>
        </w:tabs>
        <w:ind w:firstLine="0"/>
      </w:pPr>
      <w:r>
        <w:t>Kraus, JM, DM Walters, JS Wesner, CA Stricker, TS Schmidt, and RE Zuellig. 2014.</w:t>
      </w:r>
      <w:r>
        <w:tab/>
      </w:r>
      <w:r>
        <w:tab/>
      </w:r>
    </w:p>
    <w:p w14:paraId="70DC5C1E" w14:textId="77777777" w:rsidR="00583BB0" w:rsidRDefault="00743C34">
      <w:pPr>
        <w:tabs>
          <w:tab w:val="left" w:pos="1080"/>
        </w:tabs>
        <w:ind w:firstLine="0"/>
        <w:rPr>
          <w:i/>
        </w:rPr>
      </w:pPr>
      <w:r>
        <w:t xml:space="preserve">Metamorphosis alters contaminant transfer and diet </w:t>
      </w:r>
      <w:proofErr w:type="gramStart"/>
      <w:r>
        <w:t>tracers</w:t>
      </w:r>
      <w:proofErr w:type="gramEnd"/>
      <w:r>
        <w:t xml:space="preserve"> in insects. </w:t>
      </w:r>
      <w:r>
        <w:rPr>
          <w:i/>
          <w:u w:val="single"/>
        </w:rPr>
        <w:t xml:space="preserve">Environmental </w:t>
      </w:r>
      <w:r>
        <w:rPr>
          <w:i/>
        </w:rPr>
        <w:tab/>
      </w:r>
    </w:p>
    <w:p w14:paraId="70DC5C1F" w14:textId="77777777" w:rsidR="00583BB0" w:rsidRDefault="00743C34">
      <w:pPr>
        <w:tabs>
          <w:tab w:val="left" w:pos="1080"/>
        </w:tabs>
        <w:ind w:firstLine="0"/>
        <w:rPr>
          <w:i/>
        </w:rPr>
      </w:pPr>
      <w:r>
        <w:rPr>
          <w:i/>
          <w:u w:val="single"/>
        </w:rPr>
        <w:t>Science &amp; Technology</w:t>
      </w:r>
      <w:r>
        <w:t xml:space="preserve"> 48:10957-10965. </w:t>
      </w:r>
    </w:p>
    <w:p w14:paraId="70DC5C20" w14:textId="77777777" w:rsidR="00583BB0" w:rsidRDefault="00743C34">
      <w:pPr>
        <w:widowControl w:val="0"/>
        <w:tabs>
          <w:tab w:val="left" w:pos="1080"/>
        </w:tabs>
        <w:ind w:left="630" w:hanging="630"/>
      </w:pPr>
      <w:r>
        <w:tab/>
      </w:r>
      <w:r>
        <w:tab/>
      </w:r>
    </w:p>
    <w:p w14:paraId="70DC5C21" w14:textId="77777777" w:rsidR="00583BB0" w:rsidRDefault="00743C34">
      <w:pPr>
        <w:widowControl w:val="0"/>
        <w:tabs>
          <w:tab w:val="left" w:pos="1080"/>
        </w:tabs>
        <w:ind w:left="630" w:hanging="630"/>
        <w:rPr>
          <w:color w:val="222222"/>
          <w:highlight w:val="white"/>
        </w:rPr>
      </w:pPr>
      <w:r>
        <w:rPr>
          <w:highlight w:val="white"/>
        </w:rPr>
        <w:t>Wesner, JS, JM Kraus, TS Schmidt, DM Walters and WH Clements. 2014</w:t>
      </w:r>
      <w:r>
        <w:rPr>
          <w:i/>
          <w:highlight w:val="white"/>
        </w:rPr>
        <w:t xml:space="preserve">. </w:t>
      </w:r>
      <w:r>
        <w:rPr>
          <w:color w:val="222222"/>
          <w:highlight w:val="white"/>
        </w:rPr>
        <w:t xml:space="preserve">Metamorphosis </w:t>
      </w:r>
    </w:p>
    <w:p w14:paraId="70DC5C22" w14:textId="77777777" w:rsidR="00583BB0" w:rsidRDefault="00743C34">
      <w:pPr>
        <w:widowControl w:val="0"/>
        <w:tabs>
          <w:tab w:val="left" w:pos="1080"/>
        </w:tabs>
        <w:ind w:left="630" w:hanging="630"/>
        <w:rPr>
          <w:i/>
          <w:highlight w:val="white"/>
          <w:u w:val="single"/>
        </w:rPr>
      </w:pPr>
      <w:r>
        <w:rPr>
          <w:color w:val="222222"/>
          <w:highlight w:val="white"/>
        </w:rPr>
        <w:t xml:space="preserve">enhances the effects of metal exposure on the mayfly, </w:t>
      </w:r>
      <w:r>
        <w:rPr>
          <w:i/>
          <w:color w:val="222222"/>
          <w:highlight w:val="white"/>
        </w:rPr>
        <w:t>Centroptilum triangulifer</w:t>
      </w:r>
      <w:r>
        <w:rPr>
          <w:highlight w:val="white"/>
        </w:rPr>
        <w:t xml:space="preserve">. </w:t>
      </w:r>
      <w:r>
        <w:rPr>
          <w:i/>
          <w:highlight w:val="white"/>
          <w:u w:val="single"/>
        </w:rPr>
        <w:t xml:space="preserve">Environmental </w:t>
      </w:r>
    </w:p>
    <w:p w14:paraId="70DC5C23" w14:textId="77777777" w:rsidR="00583BB0" w:rsidRDefault="00743C34">
      <w:pPr>
        <w:widowControl w:val="0"/>
        <w:tabs>
          <w:tab w:val="left" w:pos="1080"/>
        </w:tabs>
        <w:ind w:left="630" w:hanging="630"/>
        <w:rPr>
          <w:highlight w:val="white"/>
        </w:rPr>
      </w:pPr>
      <w:r>
        <w:rPr>
          <w:i/>
          <w:highlight w:val="white"/>
          <w:u w:val="single"/>
        </w:rPr>
        <w:t>Science &amp; Technology</w:t>
      </w:r>
      <w:r>
        <w:rPr>
          <w:highlight w:val="white"/>
          <w:u w:val="single"/>
        </w:rPr>
        <w:t xml:space="preserve"> </w:t>
      </w:r>
      <w:r>
        <w:rPr>
          <w:highlight w:val="white"/>
        </w:rPr>
        <w:t>48:10415-10422.</w:t>
      </w:r>
    </w:p>
    <w:p w14:paraId="70DC5C24" w14:textId="77777777" w:rsidR="00583BB0" w:rsidRDefault="00743C34">
      <w:pPr>
        <w:widowControl w:val="0"/>
        <w:spacing w:line="276" w:lineRule="auto"/>
        <w:ind w:firstLine="0"/>
        <w:rPr>
          <w:b/>
          <w:sz w:val="32"/>
          <w:szCs w:val="32"/>
        </w:rPr>
      </w:pPr>
      <w:r>
        <w:br w:type="page"/>
      </w:r>
    </w:p>
    <w:p w14:paraId="70DC5C25" w14:textId="77777777" w:rsidR="00583BB0" w:rsidRDefault="00743C34">
      <w:pPr>
        <w:widowControl w:val="0"/>
        <w:spacing w:line="276" w:lineRule="auto"/>
        <w:ind w:firstLine="0"/>
        <w:rPr>
          <w:sz w:val="32"/>
          <w:szCs w:val="32"/>
        </w:rPr>
      </w:pPr>
      <w:r>
        <w:rPr>
          <w:b/>
          <w:sz w:val="32"/>
          <w:szCs w:val="32"/>
        </w:rPr>
        <w:lastRenderedPageBreak/>
        <w:t>Bridger M. Creel</w:t>
      </w:r>
    </w:p>
    <w:p w14:paraId="70DC5C26" w14:textId="77777777" w:rsidR="00583BB0" w:rsidRDefault="00743C34">
      <w:pPr>
        <w:widowControl w:val="0"/>
        <w:spacing w:line="276" w:lineRule="auto"/>
        <w:ind w:firstLine="0"/>
        <w:rPr>
          <w:b/>
          <w:sz w:val="22"/>
          <w:szCs w:val="22"/>
        </w:rPr>
      </w:pPr>
      <w:r>
        <w:rPr>
          <w:sz w:val="22"/>
          <w:szCs w:val="22"/>
        </w:rPr>
        <w:t xml:space="preserve">Department of Biological Sciences, University of Montana, Missoula, MT </w:t>
      </w:r>
      <w:proofErr w:type="gramStart"/>
      <w:r>
        <w:rPr>
          <w:sz w:val="22"/>
          <w:szCs w:val="22"/>
        </w:rPr>
        <w:t>|  bridger.creel@umontana.edu</w:t>
      </w:r>
      <w:proofErr w:type="gramEnd"/>
      <w:r w:rsidR="00B67C2C">
        <w:pict w14:anchorId="70DC5D03">
          <v:rect id="_x0000_i1030" style="width:0;height:1.5pt" o:hralign="center" o:hrstd="t" o:hr="t" fillcolor="#a0a0a0" stroked="f"/>
        </w:pict>
      </w:r>
      <w:r>
        <w:rPr>
          <w:b/>
          <w:sz w:val="22"/>
          <w:szCs w:val="22"/>
        </w:rPr>
        <w:t>EDUCATION</w:t>
      </w:r>
    </w:p>
    <w:p w14:paraId="70DC5C27" w14:textId="77777777" w:rsidR="00583BB0" w:rsidRDefault="00743C34">
      <w:pPr>
        <w:widowControl w:val="0"/>
        <w:spacing w:line="276" w:lineRule="auto"/>
        <w:ind w:firstLine="0"/>
        <w:rPr>
          <w:sz w:val="22"/>
          <w:szCs w:val="22"/>
        </w:rPr>
      </w:pPr>
      <w:r>
        <w:rPr>
          <w:sz w:val="22"/>
          <w:szCs w:val="22"/>
        </w:rPr>
        <w:t>2021-</w:t>
      </w:r>
      <w:proofErr w:type="gramStart"/>
      <w:r>
        <w:rPr>
          <w:sz w:val="22"/>
          <w:szCs w:val="22"/>
        </w:rPr>
        <w:t xml:space="preserve">Present  </w:t>
      </w:r>
      <w:r>
        <w:rPr>
          <w:sz w:val="22"/>
          <w:szCs w:val="22"/>
        </w:rPr>
        <w:tab/>
      </w:r>
      <w:proofErr w:type="gramEnd"/>
      <w:r>
        <w:rPr>
          <w:b/>
          <w:sz w:val="22"/>
          <w:szCs w:val="22"/>
        </w:rPr>
        <w:t xml:space="preserve">University of Montana </w:t>
      </w:r>
      <w:r>
        <w:rPr>
          <w:sz w:val="22"/>
          <w:szCs w:val="22"/>
        </w:rPr>
        <w:t xml:space="preserve">| Missoula, MT     </w:t>
      </w:r>
    </w:p>
    <w:p w14:paraId="70DC5C28" w14:textId="77777777" w:rsidR="00583BB0" w:rsidRDefault="00743C34">
      <w:pPr>
        <w:widowControl w:val="0"/>
        <w:spacing w:line="276" w:lineRule="auto"/>
        <w:ind w:left="1440" w:firstLine="20"/>
        <w:rPr>
          <w:sz w:val="22"/>
          <w:szCs w:val="22"/>
        </w:rPr>
      </w:pPr>
      <w:r>
        <w:rPr>
          <w:sz w:val="22"/>
          <w:szCs w:val="22"/>
        </w:rPr>
        <w:t>Ph.D. – Organismal Biology, Ecology &amp; Evolution</w:t>
      </w:r>
    </w:p>
    <w:p w14:paraId="70DC5C29" w14:textId="77777777" w:rsidR="00583BB0" w:rsidRDefault="00743C34">
      <w:pPr>
        <w:widowControl w:val="0"/>
        <w:spacing w:line="276" w:lineRule="auto"/>
        <w:ind w:left="1440" w:firstLine="20"/>
        <w:rPr>
          <w:sz w:val="22"/>
          <w:szCs w:val="22"/>
        </w:rPr>
      </w:pPr>
      <w:r>
        <w:rPr>
          <w:sz w:val="22"/>
          <w:szCs w:val="22"/>
        </w:rPr>
        <w:t xml:space="preserve">Interdisciplinary focus in food web ecology, ecotoxicology, and stress physiology.         </w:t>
      </w:r>
    </w:p>
    <w:p w14:paraId="70DC5C2A" w14:textId="77777777" w:rsidR="00583BB0" w:rsidRDefault="00743C34">
      <w:pPr>
        <w:widowControl w:val="0"/>
        <w:spacing w:line="276" w:lineRule="auto"/>
        <w:ind w:firstLine="0"/>
        <w:rPr>
          <w:sz w:val="22"/>
          <w:szCs w:val="22"/>
        </w:rPr>
      </w:pPr>
      <w:r>
        <w:rPr>
          <w:sz w:val="22"/>
          <w:szCs w:val="22"/>
        </w:rPr>
        <w:t xml:space="preserve">Grad. 2019     </w:t>
      </w:r>
      <w:r>
        <w:rPr>
          <w:sz w:val="22"/>
          <w:szCs w:val="22"/>
        </w:rPr>
        <w:tab/>
      </w:r>
      <w:r>
        <w:rPr>
          <w:b/>
          <w:sz w:val="22"/>
          <w:szCs w:val="22"/>
        </w:rPr>
        <w:t>University of Montana</w:t>
      </w:r>
      <w:r>
        <w:rPr>
          <w:sz w:val="22"/>
          <w:szCs w:val="22"/>
        </w:rPr>
        <w:t xml:space="preserve"> | Missoula, MT         </w:t>
      </w:r>
    </w:p>
    <w:p w14:paraId="70DC5C2B" w14:textId="77777777" w:rsidR="00583BB0" w:rsidRDefault="00743C34">
      <w:pPr>
        <w:widowControl w:val="0"/>
        <w:spacing w:line="276" w:lineRule="auto"/>
        <w:ind w:left="1440" w:firstLine="20"/>
        <w:rPr>
          <w:sz w:val="22"/>
          <w:szCs w:val="22"/>
        </w:rPr>
      </w:pPr>
      <w:r>
        <w:rPr>
          <w:sz w:val="22"/>
          <w:szCs w:val="22"/>
        </w:rPr>
        <w:t xml:space="preserve">B.S., </w:t>
      </w:r>
      <w:r>
        <w:rPr>
          <w:i/>
          <w:sz w:val="22"/>
          <w:szCs w:val="22"/>
        </w:rPr>
        <w:t xml:space="preserve">Summa Cum Laude </w:t>
      </w:r>
      <w:r>
        <w:rPr>
          <w:sz w:val="22"/>
          <w:szCs w:val="22"/>
        </w:rPr>
        <w:t xml:space="preserve">– Ecology and Organismal Biology, </w:t>
      </w:r>
      <w:r>
        <w:rPr>
          <w:i/>
          <w:sz w:val="22"/>
          <w:szCs w:val="22"/>
        </w:rPr>
        <w:t>Minor:</w:t>
      </w:r>
      <w:r>
        <w:rPr>
          <w:sz w:val="22"/>
          <w:szCs w:val="22"/>
        </w:rPr>
        <w:t xml:space="preserve"> Studio Art</w:t>
      </w:r>
    </w:p>
    <w:p w14:paraId="70DC5C2C" w14:textId="77777777" w:rsidR="00583BB0" w:rsidRDefault="00B67C2C">
      <w:pPr>
        <w:widowControl w:val="0"/>
        <w:spacing w:line="276" w:lineRule="auto"/>
        <w:ind w:firstLine="0"/>
        <w:rPr>
          <w:sz w:val="22"/>
          <w:szCs w:val="22"/>
        </w:rPr>
      </w:pPr>
      <w:r>
        <w:pict w14:anchorId="70DC5D04">
          <v:rect id="_x0000_i1031" style="width:0;height:1.5pt" o:hralign="center" o:hrstd="t" o:hr="t" fillcolor="#a0a0a0" stroked="f"/>
        </w:pict>
      </w:r>
    </w:p>
    <w:p w14:paraId="70DC5C2D" w14:textId="77777777" w:rsidR="00583BB0" w:rsidRDefault="00743C34">
      <w:pPr>
        <w:widowControl w:val="0"/>
        <w:spacing w:line="276" w:lineRule="auto"/>
        <w:ind w:firstLine="0"/>
        <w:rPr>
          <w:b/>
          <w:sz w:val="22"/>
          <w:szCs w:val="22"/>
        </w:rPr>
      </w:pPr>
      <w:r>
        <w:rPr>
          <w:b/>
          <w:sz w:val="22"/>
          <w:szCs w:val="22"/>
        </w:rPr>
        <w:t>FELLOWSHIPS</w:t>
      </w:r>
    </w:p>
    <w:p w14:paraId="70DC5C2E" w14:textId="77777777" w:rsidR="00583BB0" w:rsidRDefault="00743C34">
      <w:pPr>
        <w:widowControl w:val="0"/>
        <w:spacing w:line="276" w:lineRule="auto"/>
        <w:ind w:firstLine="0"/>
        <w:rPr>
          <w:sz w:val="22"/>
          <w:szCs w:val="22"/>
        </w:rPr>
      </w:pPr>
      <w:r>
        <w:rPr>
          <w:sz w:val="22"/>
          <w:szCs w:val="22"/>
        </w:rPr>
        <w:t>National Science Foundation Graduate Research Fellowship Program (GRFP), awarded 2023</w:t>
      </w:r>
    </w:p>
    <w:p w14:paraId="70DC5C2F" w14:textId="77777777" w:rsidR="00583BB0" w:rsidRDefault="00B67C2C">
      <w:pPr>
        <w:widowControl w:val="0"/>
        <w:spacing w:line="276" w:lineRule="auto"/>
        <w:ind w:firstLine="0"/>
        <w:rPr>
          <w:b/>
          <w:sz w:val="22"/>
          <w:szCs w:val="22"/>
        </w:rPr>
      </w:pPr>
      <w:r>
        <w:pict w14:anchorId="70DC5D05">
          <v:rect id="_x0000_i1032" style="width:0;height:1.5pt" o:hralign="center" o:hrstd="t" o:hr="t" fillcolor="#a0a0a0" stroked="f"/>
        </w:pict>
      </w:r>
    </w:p>
    <w:p w14:paraId="70DC5C30" w14:textId="77777777" w:rsidR="00583BB0" w:rsidRDefault="00743C34">
      <w:pPr>
        <w:widowControl w:val="0"/>
        <w:spacing w:line="276" w:lineRule="auto"/>
        <w:ind w:firstLine="0"/>
        <w:rPr>
          <w:b/>
          <w:sz w:val="22"/>
          <w:szCs w:val="22"/>
        </w:rPr>
      </w:pPr>
      <w:r>
        <w:rPr>
          <w:b/>
          <w:sz w:val="22"/>
          <w:szCs w:val="22"/>
        </w:rPr>
        <w:t xml:space="preserve">GRANTS &amp; HONORS </w:t>
      </w:r>
    </w:p>
    <w:p w14:paraId="70DC5C31" w14:textId="77777777" w:rsidR="00583BB0" w:rsidRDefault="00743C34">
      <w:pPr>
        <w:widowControl w:val="0"/>
        <w:spacing w:line="276" w:lineRule="auto"/>
        <w:ind w:firstLine="0"/>
        <w:rPr>
          <w:i/>
          <w:sz w:val="22"/>
          <w:szCs w:val="22"/>
        </w:rPr>
      </w:pPr>
      <w:r>
        <w:rPr>
          <w:sz w:val="22"/>
          <w:szCs w:val="22"/>
        </w:rPr>
        <w:t xml:space="preserve">2024 </w:t>
      </w:r>
      <w:r>
        <w:rPr>
          <w:sz w:val="22"/>
          <w:szCs w:val="22"/>
        </w:rPr>
        <w:tab/>
        <w:t xml:space="preserve">Montana Water Center Graduate Fellowship, </w:t>
      </w:r>
      <w:r>
        <w:rPr>
          <w:i/>
          <w:sz w:val="22"/>
          <w:szCs w:val="22"/>
        </w:rPr>
        <w:t>$2,500</w:t>
      </w:r>
    </w:p>
    <w:p w14:paraId="70DC5C32" w14:textId="77777777" w:rsidR="00583BB0" w:rsidRDefault="00743C34">
      <w:pPr>
        <w:widowControl w:val="0"/>
        <w:spacing w:line="276" w:lineRule="auto"/>
        <w:ind w:firstLine="0"/>
        <w:rPr>
          <w:sz w:val="22"/>
          <w:szCs w:val="22"/>
        </w:rPr>
      </w:pPr>
      <w:r>
        <w:rPr>
          <w:sz w:val="22"/>
          <w:szCs w:val="22"/>
        </w:rPr>
        <w:t xml:space="preserve">2024 </w:t>
      </w:r>
      <w:r>
        <w:rPr>
          <w:sz w:val="22"/>
          <w:szCs w:val="22"/>
        </w:rPr>
        <w:tab/>
        <w:t xml:space="preserve">Society for Integrative and Comparative Biology Graduate Grant in Aid of Research, </w:t>
      </w:r>
      <w:r>
        <w:rPr>
          <w:i/>
          <w:sz w:val="22"/>
          <w:szCs w:val="22"/>
        </w:rPr>
        <w:t>$1,000</w:t>
      </w:r>
      <w:r>
        <w:rPr>
          <w:sz w:val="22"/>
          <w:szCs w:val="22"/>
        </w:rPr>
        <w:t xml:space="preserve">       </w:t>
      </w:r>
    </w:p>
    <w:p w14:paraId="70DC5C33" w14:textId="77777777" w:rsidR="00583BB0" w:rsidRDefault="00743C34">
      <w:pPr>
        <w:widowControl w:val="0"/>
        <w:spacing w:line="276" w:lineRule="auto"/>
        <w:ind w:firstLine="0"/>
        <w:rPr>
          <w:i/>
          <w:sz w:val="22"/>
          <w:szCs w:val="22"/>
        </w:rPr>
      </w:pPr>
      <w:r>
        <w:rPr>
          <w:sz w:val="22"/>
          <w:szCs w:val="22"/>
        </w:rPr>
        <w:t xml:space="preserve">2023 </w:t>
      </w:r>
      <w:r>
        <w:rPr>
          <w:sz w:val="22"/>
          <w:szCs w:val="22"/>
        </w:rPr>
        <w:tab/>
        <w:t xml:space="preserve">Society for Ecological Restoration Northwest Student Grant, </w:t>
      </w:r>
      <w:r>
        <w:rPr>
          <w:i/>
          <w:sz w:val="22"/>
          <w:szCs w:val="22"/>
        </w:rPr>
        <w:t>$3,000</w:t>
      </w:r>
    </w:p>
    <w:p w14:paraId="70DC5C34" w14:textId="77777777" w:rsidR="00583BB0" w:rsidRDefault="00743C34">
      <w:pPr>
        <w:widowControl w:val="0"/>
        <w:spacing w:line="276" w:lineRule="auto"/>
        <w:ind w:firstLine="0"/>
        <w:rPr>
          <w:i/>
          <w:sz w:val="22"/>
          <w:szCs w:val="22"/>
        </w:rPr>
      </w:pPr>
      <w:r>
        <w:rPr>
          <w:sz w:val="22"/>
          <w:szCs w:val="22"/>
        </w:rPr>
        <w:t xml:space="preserve">2023 </w:t>
      </w:r>
      <w:r>
        <w:rPr>
          <w:sz w:val="22"/>
          <w:szCs w:val="22"/>
        </w:rPr>
        <w:tab/>
        <w:t xml:space="preserve">Wilson Field Ornithologists Research Grant, </w:t>
      </w:r>
      <w:r>
        <w:rPr>
          <w:i/>
          <w:sz w:val="22"/>
          <w:szCs w:val="22"/>
        </w:rPr>
        <w:t>$1,500</w:t>
      </w:r>
    </w:p>
    <w:p w14:paraId="70DC5C35" w14:textId="77777777" w:rsidR="00583BB0" w:rsidRDefault="00743C34">
      <w:pPr>
        <w:widowControl w:val="0"/>
        <w:spacing w:line="276" w:lineRule="auto"/>
        <w:ind w:firstLine="0"/>
        <w:rPr>
          <w:i/>
          <w:sz w:val="22"/>
          <w:szCs w:val="22"/>
        </w:rPr>
      </w:pPr>
      <w:r>
        <w:rPr>
          <w:sz w:val="22"/>
          <w:szCs w:val="22"/>
        </w:rPr>
        <w:t xml:space="preserve">2023 </w:t>
      </w:r>
      <w:r>
        <w:rPr>
          <w:sz w:val="22"/>
          <w:szCs w:val="22"/>
        </w:rPr>
        <w:tab/>
        <w:t xml:space="preserve">Northwest Scientific Association Student Grant, </w:t>
      </w:r>
      <w:r>
        <w:rPr>
          <w:i/>
          <w:sz w:val="22"/>
          <w:szCs w:val="22"/>
        </w:rPr>
        <w:t>$1,500</w:t>
      </w:r>
    </w:p>
    <w:p w14:paraId="70DC5C36" w14:textId="77777777" w:rsidR="00583BB0" w:rsidRDefault="00743C34">
      <w:pPr>
        <w:widowControl w:val="0"/>
        <w:spacing w:line="276" w:lineRule="auto"/>
        <w:ind w:firstLine="0"/>
        <w:rPr>
          <w:i/>
          <w:sz w:val="22"/>
          <w:szCs w:val="22"/>
        </w:rPr>
      </w:pPr>
      <w:r>
        <w:rPr>
          <w:sz w:val="22"/>
          <w:szCs w:val="22"/>
        </w:rPr>
        <w:t xml:space="preserve">2022 </w:t>
      </w:r>
      <w:r>
        <w:rPr>
          <w:sz w:val="22"/>
          <w:szCs w:val="22"/>
        </w:rPr>
        <w:tab/>
        <w:t xml:space="preserve">Drollinger-Dial Travel Award, </w:t>
      </w:r>
      <w:r>
        <w:rPr>
          <w:i/>
          <w:sz w:val="22"/>
          <w:szCs w:val="22"/>
        </w:rPr>
        <w:t>$1,000</w:t>
      </w:r>
    </w:p>
    <w:p w14:paraId="70DC5C37" w14:textId="77777777" w:rsidR="00583BB0" w:rsidRDefault="00743C34">
      <w:pPr>
        <w:widowControl w:val="0"/>
        <w:spacing w:line="276" w:lineRule="auto"/>
        <w:ind w:firstLine="0"/>
        <w:rPr>
          <w:i/>
          <w:sz w:val="22"/>
          <w:szCs w:val="22"/>
        </w:rPr>
      </w:pPr>
      <w:r>
        <w:rPr>
          <w:sz w:val="22"/>
          <w:szCs w:val="22"/>
        </w:rPr>
        <w:t xml:space="preserve">2021 </w:t>
      </w:r>
      <w:r>
        <w:rPr>
          <w:sz w:val="22"/>
          <w:szCs w:val="22"/>
        </w:rPr>
        <w:tab/>
        <w:t xml:space="preserve">Montana Wildlife Society Outreach and Education Grant, </w:t>
      </w:r>
      <w:r>
        <w:rPr>
          <w:i/>
          <w:sz w:val="22"/>
          <w:szCs w:val="22"/>
        </w:rPr>
        <w:t>$1,000</w:t>
      </w:r>
    </w:p>
    <w:p w14:paraId="70DC5C38" w14:textId="77777777" w:rsidR="00583BB0" w:rsidRDefault="00743C34">
      <w:pPr>
        <w:widowControl w:val="0"/>
        <w:spacing w:line="276" w:lineRule="auto"/>
        <w:ind w:firstLine="0"/>
        <w:rPr>
          <w:i/>
          <w:sz w:val="22"/>
          <w:szCs w:val="22"/>
        </w:rPr>
      </w:pPr>
      <w:r>
        <w:rPr>
          <w:sz w:val="22"/>
          <w:szCs w:val="22"/>
        </w:rPr>
        <w:t xml:space="preserve">2021 </w:t>
      </w:r>
      <w:r>
        <w:rPr>
          <w:sz w:val="22"/>
          <w:szCs w:val="22"/>
        </w:rPr>
        <w:tab/>
        <w:t xml:space="preserve">Montana Audubon Grants in Aid of Research, </w:t>
      </w:r>
      <w:r>
        <w:rPr>
          <w:i/>
          <w:sz w:val="22"/>
          <w:szCs w:val="22"/>
        </w:rPr>
        <w:t>$800</w:t>
      </w:r>
    </w:p>
    <w:p w14:paraId="70DC5C39" w14:textId="77777777" w:rsidR="00583BB0" w:rsidRDefault="00743C34">
      <w:pPr>
        <w:widowControl w:val="0"/>
        <w:spacing w:line="276" w:lineRule="auto"/>
        <w:ind w:firstLine="0"/>
        <w:rPr>
          <w:sz w:val="22"/>
          <w:szCs w:val="22"/>
        </w:rPr>
      </w:pPr>
      <w:r>
        <w:rPr>
          <w:sz w:val="22"/>
          <w:szCs w:val="22"/>
        </w:rPr>
        <w:t xml:space="preserve">2019 </w:t>
      </w:r>
      <w:r>
        <w:rPr>
          <w:sz w:val="22"/>
          <w:szCs w:val="22"/>
        </w:rPr>
        <w:tab/>
        <w:t>Outstanding Senior in the Ecology and Organismal Biology Degree, University of Montana</w:t>
      </w:r>
    </w:p>
    <w:p w14:paraId="70DC5C3A" w14:textId="77777777" w:rsidR="00583BB0" w:rsidRDefault="00743C34">
      <w:pPr>
        <w:widowControl w:val="0"/>
        <w:spacing w:line="276" w:lineRule="auto"/>
        <w:ind w:firstLine="0"/>
        <w:rPr>
          <w:i/>
          <w:sz w:val="22"/>
          <w:szCs w:val="22"/>
        </w:rPr>
      </w:pPr>
      <w:r>
        <w:rPr>
          <w:sz w:val="22"/>
          <w:szCs w:val="22"/>
        </w:rPr>
        <w:t xml:space="preserve">2017 </w:t>
      </w:r>
      <w:r>
        <w:rPr>
          <w:sz w:val="22"/>
          <w:szCs w:val="22"/>
        </w:rPr>
        <w:tab/>
        <w:t xml:space="preserve">Montana Space Grant Consortium Award for Research in Engineering and Science, </w:t>
      </w:r>
      <w:r>
        <w:rPr>
          <w:i/>
          <w:sz w:val="22"/>
          <w:szCs w:val="22"/>
        </w:rPr>
        <w:t>$2,000</w:t>
      </w:r>
    </w:p>
    <w:p w14:paraId="70DC5C3B" w14:textId="77777777" w:rsidR="00583BB0" w:rsidRDefault="00B67C2C">
      <w:pPr>
        <w:widowControl w:val="0"/>
        <w:spacing w:line="276" w:lineRule="auto"/>
        <w:ind w:firstLine="0"/>
        <w:rPr>
          <w:sz w:val="22"/>
          <w:szCs w:val="22"/>
        </w:rPr>
      </w:pPr>
      <w:r>
        <w:pict w14:anchorId="70DC5D06">
          <v:rect id="_x0000_i1033" style="width:0;height:1.5pt" o:hralign="center" o:hrstd="t" o:hr="t" fillcolor="#a0a0a0" stroked="f"/>
        </w:pict>
      </w:r>
    </w:p>
    <w:p w14:paraId="70DC5C3C" w14:textId="77777777" w:rsidR="00583BB0" w:rsidRDefault="00743C34">
      <w:pPr>
        <w:widowControl w:val="0"/>
        <w:spacing w:line="276" w:lineRule="auto"/>
        <w:ind w:firstLine="0"/>
        <w:rPr>
          <w:b/>
          <w:sz w:val="22"/>
          <w:szCs w:val="22"/>
        </w:rPr>
      </w:pPr>
      <w:r>
        <w:rPr>
          <w:b/>
          <w:sz w:val="22"/>
          <w:szCs w:val="22"/>
        </w:rPr>
        <w:t>PRESENTATIONS &amp; POSTERS (Selected)</w:t>
      </w:r>
    </w:p>
    <w:p w14:paraId="70DC5C3D" w14:textId="77777777" w:rsidR="00583BB0" w:rsidRDefault="00743C34">
      <w:pPr>
        <w:widowControl w:val="0"/>
        <w:spacing w:line="276" w:lineRule="auto"/>
        <w:ind w:firstLine="0"/>
        <w:rPr>
          <w:i/>
          <w:sz w:val="22"/>
          <w:szCs w:val="22"/>
        </w:rPr>
      </w:pPr>
      <w:r>
        <w:rPr>
          <w:i/>
          <w:sz w:val="22"/>
          <w:szCs w:val="22"/>
        </w:rPr>
        <w:t xml:space="preserve">* </w:t>
      </w:r>
      <w:proofErr w:type="gramStart"/>
      <w:r>
        <w:rPr>
          <w:i/>
          <w:sz w:val="22"/>
          <w:szCs w:val="22"/>
        </w:rPr>
        <w:t>indicates</w:t>
      </w:r>
      <w:proofErr w:type="gramEnd"/>
      <w:r>
        <w:rPr>
          <w:i/>
          <w:sz w:val="22"/>
          <w:szCs w:val="22"/>
        </w:rPr>
        <w:t xml:space="preserve"> oral presentations </w:t>
      </w:r>
    </w:p>
    <w:p w14:paraId="70DC5C3E" w14:textId="77777777" w:rsidR="00583BB0" w:rsidRDefault="00743C34">
      <w:pPr>
        <w:widowControl w:val="0"/>
        <w:spacing w:line="276" w:lineRule="auto"/>
        <w:ind w:left="809" w:hanging="809"/>
        <w:rPr>
          <w:sz w:val="22"/>
          <w:szCs w:val="22"/>
        </w:rPr>
      </w:pPr>
      <w:r>
        <w:rPr>
          <w:sz w:val="22"/>
          <w:szCs w:val="22"/>
        </w:rPr>
        <w:t xml:space="preserve">2025 </w:t>
      </w:r>
      <w:r>
        <w:rPr>
          <w:sz w:val="22"/>
          <w:szCs w:val="22"/>
        </w:rPr>
        <w:tab/>
      </w:r>
      <w:r>
        <w:rPr>
          <w:b/>
          <w:sz w:val="22"/>
          <w:szCs w:val="22"/>
        </w:rPr>
        <w:t xml:space="preserve">Creel, B. M., </w:t>
      </w:r>
      <w:r>
        <w:rPr>
          <w:sz w:val="22"/>
          <w:szCs w:val="22"/>
        </w:rPr>
        <w:t xml:space="preserve">Fylling, M. A., </w:t>
      </w:r>
      <w:proofErr w:type="spellStart"/>
      <w:r>
        <w:rPr>
          <w:sz w:val="22"/>
          <w:szCs w:val="22"/>
        </w:rPr>
        <w:t>Cheviron</w:t>
      </w:r>
      <w:proofErr w:type="spellEnd"/>
      <w:r>
        <w:rPr>
          <w:sz w:val="22"/>
          <w:szCs w:val="22"/>
        </w:rPr>
        <w:t xml:space="preserve">, Z. A., Colman, B. P., Breuner, C. W., </w:t>
      </w:r>
      <w:r>
        <w:rPr>
          <w:i/>
          <w:sz w:val="22"/>
          <w:szCs w:val="22"/>
        </w:rPr>
        <w:t>Songbird telomere length reflects habitat degradation and metal exposure from mining contamination</w:t>
      </w:r>
      <w:r>
        <w:rPr>
          <w:sz w:val="22"/>
          <w:szCs w:val="22"/>
        </w:rPr>
        <w:t>, Society for Integrative and Comparative Biology, Atlanta, Georgia. *</w:t>
      </w:r>
    </w:p>
    <w:p w14:paraId="70DC5C3F" w14:textId="77777777" w:rsidR="00583BB0" w:rsidRDefault="00743C34">
      <w:pPr>
        <w:widowControl w:val="0"/>
        <w:spacing w:line="276" w:lineRule="auto"/>
        <w:ind w:left="809" w:hanging="809"/>
        <w:rPr>
          <w:sz w:val="22"/>
          <w:szCs w:val="22"/>
        </w:rPr>
      </w:pPr>
      <w:r>
        <w:rPr>
          <w:sz w:val="22"/>
          <w:szCs w:val="22"/>
        </w:rPr>
        <w:t xml:space="preserve">2024 </w:t>
      </w:r>
      <w:r>
        <w:rPr>
          <w:sz w:val="22"/>
          <w:szCs w:val="22"/>
        </w:rPr>
        <w:tab/>
      </w:r>
      <w:r>
        <w:rPr>
          <w:b/>
          <w:sz w:val="22"/>
          <w:szCs w:val="22"/>
        </w:rPr>
        <w:t>Creel, B.M.</w:t>
      </w:r>
      <w:r>
        <w:rPr>
          <w:sz w:val="22"/>
          <w:szCs w:val="22"/>
        </w:rPr>
        <w:t xml:space="preserve">, Balmer, B.C., Fylling, M.A., Colman, B. P., Breuner, C. W., Kraus, J. M., Martin, J.M., Skorupa, J.P, and Schmidt, T.S., </w:t>
      </w:r>
      <w:r>
        <w:rPr>
          <w:i/>
          <w:sz w:val="22"/>
          <w:szCs w:val="22"/>
        </w:rPr>
        <w:t>Using tree swallows to assess injury and restoration efficacy for riparian NRDAR in Montana</w:t>
      </w:r>
      <w:r>
        <w:rPr>
          <w:sz w:val="22"/>
          <w:szCs w:val="22"/>
        </w:rPr>
        <w:t>, Society for Environmental Toxicology and Chemistry, Fort Worth, Texas. *</w:t>
      </w:r>
    </w:p>
    <w:p w14:paraId="70DC5C40" w14:textId="77777777" w:rsidR="00583BB0" w:rsidRDefault="00743C34">
      <w:pPr>
        <w:widowControl w:val="0"/>
        <w:spacing w:line="276" w:lineRule="auto"/>
        <w:ind w:left="809" w:hanging="809"/>
        <w:rPr>
          <w:sz w:val="22"/>
          <w:szCs w:val="22"/>
        </w:rPr>
      </w:pPr>
      <w:r>
        <w:rPr>
          <w:sz w:val="22"/>
          <w:szCs w:val="22"/>
        </w:rPr>
        <w:t xml:space="preserve">2024 </w:t>
      </w:r>
      <w:r>
        <w:rPr>
          <w:sz w:val="22"/>
          <w:szCs w:val="22"/>
        </w:rPr>
        <w:tab/>
      </w:r>
      <w:r>
        <w:rPr>
          <w:b/>
          <w:sz w:val="22"/>
          <w:szCs w:val="22"/>
        </w:rPr>
        <w:t xml:space="preserve">Creel, B. M., </w:t>
      </w:r>
      <w:r>
        <w:rPr>
          <w:sz w:val="22"/>
          <w:szCs w:val="22"/>
        </w:rPr>
        <w:t xml:space="preserve">Colman, B. P., Breuner, C. W., Fylling, M. A., </w:t>
      </w:r>
      <w:r>
        <w:rPr>
          <w:i/>
          <w:sz w:val="22"/>
          <w:szCs w:val="22"/>
        </w:rPr>
        <w:t>Songbirds as sentinels of mine waste accumulation in the riparian food web</w:t>
      </w:r>
      <w:r>
        <w:rPr>
          <w:sz w:val="22"/>
          <w:szCs w:val="22"/>
        </w:rPr>
        <w:t>, Clark Fork Science Forum, Butte, Montana. *</w:t>
      </w:r>
    </w:p>
    <w:p w14:paraId="70DC5C41" w14:textId="77777777" w:rsidR="00583BB0" w:rsidRDefault="00743C34">
      <w:pPr>
        <w:widowControl w:val="0"/>
        <w:spacing w:line="276" w:lineRule="auto"/>
        <w:ind w:left="809" w:hanging="809"/>
        <w:rPr>
          <w:sz w:val="22"/>
          <w:szCs w:val="22"/>
        </w:rPr>
      </w:pPr>
      <w:r>
        <w:rPr>
          <w:sz w:val="22"/>
          <w:szCs w:val="22"/>
        </w:rPr>
        <w:t xml:space="preserve">2024 </w:t>
      </w:r>
      <w:r>
        <w:rPr>
          <w:sz w:val="22"/>
          <w:szCs w:val="22"/>
        </w:rPr>
        <w:tab/>
      </w:r>
      <w:r>
        <w:rPr>
          <w:b/>
          <w:sz w:val="22"/>
          <w:szCs w:val="22"/>
        </w:rPr>
        <w:t xml:space="preserve">Creel, B. M., </w:t>
      </w:r>
      <w:r>
        <w:rPr>
          <w:sz w:val="22"/>
          <w:szCs w:val="22"/>
        </w:rPr>
        <w:t xml:space="preserve">Colman, B. P., Breuner, C. W., Fylling, M. A., </w:t>
      </w:r>
      <w:r>
        <w:rPr>
          <w:i/>
          <w:sz w:val="22"/>
          <w:szCs w:val="22"/>
        </w:rPr>
        <w:t>Accumulation of metals in riparian songbird nestlings from aquatic and terrestrial sources.</w:t>
      </w:r>
      <w:r>
        <w:rPr>
          <w:sz w:val="22"/>
          <w:szCs w:val="22"/>
        </w:rPr>
        <w:t xml:space="preserve"> Montana Aquatic Research Consortium, Flathead Lake Biological Station, Polson, Montana. *</w:t>
      </w:r>
    </w:p>
    <w:p w14:paraId="70DC5C42" w14:textId="77777777" w:rsidR="00583BB0" w:rsidRDefault="00743C34">
      <w:pPr>
        <w:widowControl w:val="0"/>
        <w:spacing w:line="276" w:lineRule="auto"/>
        <w:ind w:left="809" w:hanging="809"/>
        <w:rPr>
          <w:sz w:val="22"/>
          <w:szCs w:val="22"/>
        </w:rPr>
      </w:pPr>
      <w:r>
        <w:rPr>
          <w:sz w:val="22"/>
          <w:szCs w:val="22"/>
        </w:rPr>
        <w:t xml:space="preserve">2023 </w:t>
      </w:r>
      <w:r>
        <w:rPr>
          <w:sz w:val="22"/>
          <w:szCs w:val="22"/>
        </w:rPr>
        <w:tab/>
      </w:r>
      <w:r>
        <w:rPr>
          <w:b/>
          <w:sz w:val="22"/>
          <w:szCs w:val="22"/>
        </w:rPr>
        <w:t xml:space="preserve">Creel, B. M., </w:t>
      </w:r>
      <w:r>
        <w:rPr>
          <w:sz w:val="22"/>
          <w:szCs w:val="22"/>
        </w:rPr>
        <w:t>Colman, B. P., Fylling, M. A., Breuner, C. W.,</w:t>
      </w:r>
      <w:r>
        <w:rPr>
          <w:i/>
          <w:sz w:val="22"/>
          <w:szCs w:val="22"/>
        </w:rPr>
        <w:t xml:space="preserve"> Evaluating metal transfer through the riparian food web and the consequences for songbirds.</w:t>
      </w:r>
      <w:r>
        <w:rPr>
          <w:sz w:val="22"/>
          <w:szCs w:val="22"/>
        </w:rPr>
        <w:t xml:space="preserve"> Clark Fork Science Forum, Missoula, Montana.  *</w:t>
      </w:r>
    </w:p>
    <w:p w14:paraId="70DC5C43" w14:textId="77777777" w:rsidR="00583BB0" w:rsidRDefault="00743C34">
      <w:pPr>
        <w:widowControl w:val="0"/>
        <w:spacing w:line="276" w:lineRule="auto"/>
        <w:ind w:left="809" w:hanging="809"/>
        <w:rPr>
          <w:sz w:val="22"/>
          <w:szCs w:val="22"/>
        </w:rPr>
      </w:pPr>
      <w:r>
        <w:rPr>
          <w:sz w:val="22"/>
          <w:szCs w:val="22"/>
        </w:rPr>
        <w:t xml:space="preserve">2022 </w:t>
      </w:r>
      <w:r>
        <w:rPr>
          <w:sz w:val="22"/>
          <w:szCs w:val="22"/>
        </w:rPr>
        <w:tab/>
      </w:r>
      <w:r>
        <w:rPr>
          <w:b/>
          <w:sz w:val="22"/>
          <w:szCs w:val="22"/>
        </w:rPr>
        <w:t xml:space="preserve">Creel, B. M., </w:t>
      </w:r>
      <w:r>
        <w:rPr>
          <w:sz w:val="22"/>
          <w:szCs w:val="22"/>
        </w:rPr>
        <w:t>Colman, B. P., Fylling, M. A., Breuner, C. W.,</w:t>
      </w:r>
      <w:r>
        <w:rPr>
          <w:i/>
          <w:sz w:val="22"/>
          <w:szCs w:val="22"/>
        </w:rPr>
        <w:t xml:space="preserve"> Evidence of mine-waste </w:t>
      </w:r>
      <w:r>
        <w:rPr>
          <w:i/>
          <w:sz w:val="22"/>
          <w:szCs w:val="22"/>
        </w:rPr>
        <w:lastRenderedPageBreak/>
        <w:t xml:space="preserve">contaminants from emergent aquatic insects in riparian-songbird nestlings. </w:t>
      </w:r>
      <w:r>
        <w:rPr>
          <w:sz w:val="22"/>
          <w:szCs w:val="22"/>
        </w:rPr>
        <w:t>Joint Aquatic Sciences Meeting, Grand Rapids, Michigan.  *</w:t>
      </w:r>
    </w:p>
    <w:p w14:paraId="70DC5C44" w14:textId="77777777" w:rsidR="00583BB0" w:rsidRDefault="00743C34">
      <w:pPr>
        <w:widowControl w:val="0"/>
        <w:spacing w:line="276" w:lineRule="auto"/>
        <w:ind w:left="809" w:hanging="809"/>
        <w:rPr>
          <w:sz w:val="22"/>
          <w:szCs w:val="22"/>
        </w:rPr>
      </w:pPr>
      <w:r>
        <w:rPr>
          <w:sz w:val="22"/>
          <w:szCs w:val="22"/>
        </w:rPr>
        <w:t xml:space="preserve">2022 </w:t>
      </w:r>
      <w:r>
        <w:rPr>
          <w:sz w:val="22"/>
          <w:szCs w:val="22"/>
        </w:rPr>
        <w:tab/>
      </w:r>
      <w:r>
        <w:rPr>
          <w:b/>
          <w:sz w:val="22"/>
          <w:szCs w:val="22"/>
        </w:rPr>
        <w:t>Creel, B. M.,</w:t>
      </w:r>
      <w:r>
        <w:rPr>
          <w:sz w:val="22"/>
          <w:szCs w:val="22"/>
        </w:rPr>
        <w:t xml:space="preserve"> Colman, B. P., Fylling, M. A., Breuner, C. W., </w:t>
      </w:r>
      <w:r>
        <w:rPr>
          <w:i/>
          <w:sz w:val="22"/>
          <w:szCs w:val="22"/>
        </w:rPr>
        <w:t>Evidence for accumulation of mine waste contaminants in riparian songbird nestlings in the Upper Clark Fork River basin</w:t>
      </w:r>
      <w:r>
        <w:rPr>
          <w:sz w:val="22"/>
          <w:szCs w:val="22"/>
        </w:rPr>
        <w:t xml:space="preserve">. Consortium for Research on Environmental Water Systems, Anaconda, Montana. </w:t>
      </w:r>
    </w:p>
    <w:p w14:paraId="70DC5C45" w14:textId="77777777" w:rsidR="00583BB0" w:rsidRDefault="00743C34">
      <w:pPr>
        <w:widowControl w:val="0"/>
        <w:spacing w:line="276" w:lineRule="auto"/>
        <w:ind w:left="809" w:hanging="809"/>
        <w:rPr>
          <w:sz w:val="22"/>
          <w:szCs w:val="22"/>
        </w:rPr>
      </w:pPr>
      <w:r>
        <w:rPr>
          <w:sz w:val="22"/>
          <w:szCs w:val="22"/>
        </w:rPr>
        <w:t xml:space="preserve">2019 </w:t>
      </w:r>
      <w:r>
        <w:rPr>
          <w:sz w:val="22"/>
          <w:szCs w:val="22"/>
        </w:rPr>
        <w:tab/>
      </w:r>
      <w:r>
        <w:rPr>
          <w:b/>
          <w:sz w:val="22"/>
          <w:szCs w:val="22"/>
        </w:rPr>
        <w:t xml:space="preserve">Creel, B. M. </w:t>
      </w:r>
      <w:r>
        <w:rPr>
          <w:sz w:val="22"/>
          <w:szCs w:val="22"/>
        </w:rPr>
        <w:t xml:space="preserve">and </w:t>
      </w:r>
      <w:proofErr w:type="spellStart"/>
      <w:r>
        <w:rPr>
          <w:sz w:val="22"/>
          <w:szCs w:val="22"/>
        </w:rPr>
        <w:t>Guscio</w:t>
      </w:r>
      <w:proofErr w:type="spellEnd"/>
      <w:r>
        <w:rPr>
          <w:sz w:val="22"/>
          <w:szCs w:val="22"/>
        </w:rPr>
        <w:t xml:space="preserve">, D., </w:t>
      </w:r>
      <w:r>
        <w:rPr>
          <w:i/>
          <w:sz w:val="22"/>
          <w:szCs w:val="22"/>
        </w:rPr>
        <w:t>Accountability in education: investigating retention one-year-post environmental education program.</w:t>
      </w:r>
      <w:r>
        <w:rPr>
          <w:sz w:val="22"/>
          <w:szCs w:val="22"/>
        </w:rPr>
        <w:t xml:space="preserve"> University of Montana Conference on Undergraduate Research, Missoula, Montana. *</w:t>
      </w:r>
    </w:p>
    <w:p w14:paraId="70DC5C46" w14:textId="77777777" w:rsidR="00583BB0" w:rsidRDefault="00743C34">
      <w:pPr>
        <w:widowControl w:val="0"/>
        <w:spacing w:line="276" w:lineRule="auto"/>
        <w:ind w:left="809" w:hanging="809"/>
        <w:rPr>
          <w:sz w:val="22"/>
          <w:szCs w:val="22"/>
        </w:rPr>
      </w:pPr>
      <w:r>
        <w:rPr>
          <w:sz w:val="22"/>
          <w:szCs w:val="22"/>
        </w:rPr>
        <w:t xml:space="preserve">2017 </w:t>
      </w:r>
      <w:r>
        <w:rPr>
          <w:sz w:val="22"/>
          <w:szCs w:val="22"/>
        </w:rPr>
        <w:tab/>
      </w:r>
      <w:r>
        <w:rPr>
          <w:b/>
          <w:sz w:val="22"/>
          <w:szCs w:val="22"/>
        </w:rPr>
        <w:t>Creel, B. M.</w:t>
      </w:r>
      <w:r>
        <w:rPr>
          <w:sz w:val="22"/>
          <w:szCs w:val="22"/>
        </w:rPr>
        <w:t xml:space="preserve"> and Miller, S., </w:t>
      </w:r>
      <w:r>
        <w:rPr>
          <w:i/>
          <w:sz w:val="22"/>
          <w:szCs w:val="22"/>
        </w:rPr>
        <w:t xml:space="preserve">Characterization and Phylogenetic Analysis of </w:t>
      </w:r>
      <w:proofErr w:type="spellStart"/>
      <w:r>
        <w:rPr>
          <w:i/>
          <w:sz w:val="22"/>
          <w:szCs w:val="22"/>
        </w:rPr>
        <w:t>Acaryochloris</w:t>
      </w:r>
      <w:proofErr w:type="spellEnd"/>
      <w:r>
        <w:rPr>
          <w:i/>
          <w:sz w:val="22"/>
          <w:szCs w:val="22"/>
        </w:rPr>
        <w:t xml:space="preserve"> marina: understanding the evolution of unusual far-red light photosynthesis.</w:t>
      </w:r>
      <w:r>
        <w:rPr>
          <w:sz w:val="22"/>
          <w:szCs w:val="22"/>
        </w:rPr>
        <w:t xml:space="preserve"> Montana Space Grant Consortium, Bozeman, Montana.</w:t>
      </w:r>
    </w:p>
    <w:p w14:paraId="70DC5C47" w14:textId="77777777" w:rsidR="00583BB0" w:rsidRDefault="00B67C2C">
      <w:pPr>
        <w:widowControl w:val="0"/>
        <w:spacing w:line="276" w:lineRule="auto"/>
        <w:ind w:firstLine="0"/>
        <w:rPr>
          <w:sz w:val="22"/>
          <w:szCs w:val="22"/>
        </w:rPr>
      </w:pPr>
      <w:r>
        <w:pict w14:anchorId="70DC5D07">
          <v:rect id="_x0000_i1034" style="width:0;height:1.5pt" o:hralign="center" o:hrstd="t" o:hr="t" fillcolor="#a0a0a0" stroked="f"/>
        </w:pict>
      </w:r>
    </w:p>
    <w:p w14:paraId="70DC5C48" w14:textId="77777777" w:rsidR="00583BB0" w:rsidRDefault="00743C34">
      <w:pPr>
        <w:widowControl w:val="0"/>
        <w:spacing w:line="276" w:lineRule="auto"/>
        <w:ind w:firstLine="0"/>
        <w:rPr>
          <w:b/>
          <w:sz w:val="22"/>
          <w:szCs w:val="22"/>
        </w:rPr>
      </w:pPr>
      <w:r>
        <w:rPr>
          <w:b/>
          <w:sz w:val="22"/>
          <w:szCs w:val="22"/>
        </w:rPr>
        <w:t>PUBLICATIONS</w:t>
      </w:r>
    </w:p>
    <w:p w14:paraId="70DC5C49" w14:textId="77777777" w:rsidR="00583BB0" w:rsidRDefault="00743C34">
      <w:pPr>
        <w:widowControl w:val="0"/>
        <w:spacing w:line="276" w:lineRule="auto"/>
        <w:ind w:left="450" w:hanging="450"/>
        <w:rPr>
          <w:sz w:val="22"/>
          <w:szCs w:val="22"/>
        </w:rPr>
      </w:pPr>
      <w:r>
        <w:rPr>
          <w:sz w:val="22"/>
          <w:szCs w:val="22"/>
        </w:rPr>
        <w:t xml:space="preserve">Balmer, B.C., Skorupa, J.P, Adams, K., </w:t>
      </w:r>
      <w:r>
        <w:rPr>
          <w:b/>
          <w:sz w:val="22"/>
          <w:szCs w:val="22"/>
        </w:rPr>
        <w:t>Creel, B.M.</w:t>
      </w:r>
      <w:r>
        <w:rPr>
          <w:sz w:val="22"/>
          <w:szCs w:val="22"/>
        </w:rPr>
        <w:t xml:space="preserve">, Hoffman, G., Fylling, M.A., Le, S., Martin, J.M., McBride, T., Williams, J., and Schmidt, T.S., </w:t>
      </w:r>
      <w:r>
        <w:rPr>
          <w:b/>
          <w:i/>
          <w:sz w:val="22"/>
          <w:szCs w:val="22"/>
        </w:rPr>
        <w:t>In Prep</w:t>
      </w:r>
      <w:r>
        <w:rPr>
          <w:sz w:val="22"/>
          <w:szCs w:val="22"/>
        </w:rPr>
        <w:t>. Tree swallow (</w:t>
      </w:r>
      <w:proofErr w:type="spellStart"/>
      <w:r>
        <w:rPr>
          <w:i/>
          <w:sz w:val="22"/>
          <w:szCs w:val="22"/>
        </w:rPr>
        <w:t>Tachycineta</w:t>
      </w:r>
      <w:proofErr w:type="spellEnd"/>
      <w:r>
        <w:rPr>
          <w:i/>
          <w:sz w:val="22"/>
          <w:szCs w:val="22"/>
        </w:rPr>
        <w:t xml:space="preserve"> bicolor</w:t>
      </w:r>
      <w:r>
        <w:rPr>
          <w:sz w:val="22"/>
          <w:szCs w:val="22"/>
        </w:rPr>
        <w:t>) demographics and metal(loid) concentrations in egg contents from Kootenai River Basin, Montana nest box colonies. Environmental Monitoring and Assessment.</w:t>
      </w:r>
    </w:p>
    <w:p w14:paraId="70DC5C4A" w14:textId="77777777" w:rsidR="00583BB0" w:rsidRDefault="00743C34">
      <w:pPr>
        <w:widowControl w:val="0"/>
        <w:spacing w:line="276" w:lineRule="auto"/>
        <w:ind w:left="450" w:hanging="450"/>
        <w:rPr>
          <w:sz w:val="22"/>
          <w:szCs w:val="22"/>
        </w:rPr>
      </w:pPr>
      <w:r>
        <w:rPr>
          <w:sz w:val="22"/>
          <w:szCs w:val="22"/>
        </w:rPr>
        <w:t xml:space="preserve">Creel, S., Creel, N. M., Creel, A. M. and </w:t>
      </w:r>
      <w:r>
        <w:rPr>
          <w:b/>
          <w:sz w:val="22"/>
          <w:szCs w:val="22"/>
        </w:rPr>
        <w:t xml:space="preserve">Creel., B. M. </w:t>
      </w:r>
      <w:r>
        <w:rPr>
          <w:sz w:val="22"/>
          <w:szCs w:val="22"/>
        </w:rPr>
        <w:t>2016. Hunting on a hot day: effects of temperature on interactions between African wild dogs and their prey. Ecology 97:2910–2916.</w:t>
      </w:r>
    </w:p>
    <w:p w14:paraId="70DC5C4B" w14:textId="77777777" w:rsidR="00583BB0" w:rsidRDefault="00B67C2C">
      <w:pPr>
        <w:widowControl w:val="0"/>
        <w:spacing w:line="276" w:lineRule="auto"/>
        <w:ind w:firstLine="0"/>
        <w:rPr>
          <w:b/>
          <w:sz w:val="22"/>
          <w:szCs w:val="22"/>
        </w:rPr>
      </w:pPr>
      <w:r>
        <w:pict w14:anchorId="70DC5D08">
          <v:rect id="_x0000_i1035" style="width:0;height:1.5pt" o:hralign="center" o:hrstd="t" o:hr="t" fillcolor="#a0a0a0" stroked="f"/>
        </w:pict>
      </w:r>
    </w:p>
    <w:p w14:paraId="70DC5C4C" w14:textId="77777777" w:rsidR="00583BB0" w:rsidRDefault="00743C34">
      <w:pPr>
        <w:widowControl w:val="0"/>
        <w:spacing w:line="276" w:lineRule="auto"/>
        <w:ind w:firstLine="0"/>
        <w:rPr>
          <w:b/>
          <w:sz w:val="22"/>
          <w:szCs w:val="22"/>
        </w:rPr>
      </w:pPr>
      <w:r>
        <w:rPr>
          <w:b/>
          <w:sz w:val="22"/>
          <w:szCs w:val="22"/>
        </w:rPr>
        <w:t>RESEARCH EXPERIENCE</w:t>
      </w:r>
    </w:p>
    <w:p w14:paraId="70DC5C4D" w14:textId="77777777" w:rsidR="00583BB0" w:rsidRDefault="00743C34">
      <w:pPr>
        <w:widowControl w:val="0"/>
        <w:spacing w:line="276" w:lineRule="auto"/>
        <w:ind w:firstLine="0"/>
        <w:rPr>
          <w:sz w:val="22"/>
          <w:szCs w:val="22"/>
        </w:rPr>
      </w:pPr>
      <w:r>
        <w:rPr>
          <w:sz w:val="22"/>
          <w:szCs w:val="22"/>
        </w:rPr>
        <w:t>2021-</w:t>
      </w:r>
      <w:proofErr w:type="gramStart"/>
      <w:r>
        <w:rPr>
          <w:sz w:val="22"/>
          <w:szCs w:val="22"/>
        </w:rPr>
        <w:t xml:space="preserve">Present  </w:t>
      </w:r>
      <w:r>
        <w:rPr>
          <w:sz w:val="22"/>
          <w:szCs w:val="22"/>
        </w:rPr>
        <w:tab/>
      </w:r>
      <w:proofErr w:type="gramEnd"/>
      <w:r>
        <w:rPr>
          <w:b/>
          <w:sz w:val="22"/>
          <w:szCs w:val="22"/>
        </w:rPr>
        <w:t xml:space="preserve">University of Montana </w:t>
      </w:r>
      <w:r>
        <w:rPr>
          <w:sz w:val="22"/>
          <w:szCs w:val="22"/>
        </w:rPr>
        <w:t>|</w:t>
      </w:r>
      <w:r>
        <w:rPr>
          <w:b/>
          <w:sz w:val="22"/>
          <w:szCs w:val="22"/>
        </w:rPr>
        <w:t xml:space="preserve"> PhD Student </w:t>
      </w:r>
      <w:r>
        <w:rPr>
          <w:sz w:val="22"/>
          <w:szCs w:val="22"/>
        </w:rPr>
        <w:t xml:space="preserve">| Missoula, MT </w:t>
      </w:r>
    </w:p>
    <w:p w14:paraId="70DC5C4E" w14:textId="77777777" w:rsidR="00583BB0" w:rsidRDefault="00743C34">
      <w:pPr>
        <w:widowControl w:val="0"/>
        <w:spacing w:line="276" w:lineRule="auto"/>
        <w:ind w:firstLine="0"/>
        <w:rPr>
          <w:i/>
          <w:sz w:val="22"/>
          <w:szCs w:val="22"/>
        </w:rPr>
      </w:pPr>
      <w:r>
        <w:rPr>
          <w:sz w:val="22"/>
          <w:szCs w:val="22"/>
        </w:rPr>
        <w:t xml:space="preserve">                    </w:t>
      </w:r>
      <w:r>
        <w:rPr>
          <w:sz w:val="22"/>
          <w:szCs w:val="22"/>
        </w:rPr>
        <w:tab/>
      </w:r>
      <w:r>
        <w:rPr>
          <w:i/>
          <w:sz w:val="22"/>
          <w:szCs w:val="22"/>
        </w:rPr>
        <w:t>Bruener Lab – Biological Sciences | Colman Lab – College of Forestry &amp; Conservation</w:t>
      </w:r>
    </w:p>
    <w:p w14:paraId="70DC5C4F" w14:textId="77777777" w:rsidR="00583BB0" w:rsidRDefault="00743C34">
      <w:pPr>
        <w:widowControl w:val="0"/>
        <w:spacing w:line="276" w:lineRule="auto"/>
        <w:ind w:firstLine="0"/>
        <w:rPr>
          <w:sz w:val="22"/>
          <w:szCs w:val="22"/>
        </w:rPr>
      </w:pPr>
      <w:r>
        <w:rPr>
          <w:sz w:val="22"/>
          <w:szCs w:val="22"/>
        </w:rPr>
        <w:t xml:space="preserve">2019-2021      </w:t>
      </w:r>
      <w:r>
        <w:rPr>
          <w:sz w:val="22"/>
          <w:szCs w:val="22"/>
        </w:rPr>
        <w:tab/>
      </w:r>
      <w:r>
        <w:rPr>
          <w:b/>
          <w:sz w:val="22"/>
          <w:szCs w:val="22"/>
        </w:rPr>
        <w:t>Raptor View Research Institute | Raptor Bander</w:t>
      </w:r>
      <w:r>
        <w:rPr>
          <w:sz w:val="22"/>
          <w:szCs w:val="22"/>
        </w:rPr>
        <w:t xml:space="preserve"> | Western Montana</w:t>
      </w:r>
    </w:p>
    <w:p w14:paraId="70DC5C50" w14:textId="77777777" w:rsidR="00583BB0" w:rsidRDefault="00743C34">
      <w:pPr>
        <w:widowControl w:val="0"/>
        <w:spacing w:line="276" w:lineRule="auto"/>
        <w:ind w:firstLine="0"/>
        <w:rPr>
          <w:sz w:val="22"/>
          <w:szCs w:val="22"/>
        </w:rPr>
      </w:pPr>
      <w:r>
        <w:rPr>
          <w:sz w:val="22"/>
          <w:szCs w:val="22"/>
        </w:rPr>
        <w:t>2019-2020</w:t>
      </w:r>
      <w:r>
        <w:rPr>
          <w:b/>
          <w:sz w:val="22"/>
          <w:szCs w:val="22"/>
        </w:rPr>
        <w:t xml:space="preserve">      </w:t>
      </w:r>
      <w:r>
        <w:rPr>
          <w:b/>
          <w:sz w:val="22"/>
          <w:szCs w:val="22"/>
        </w:rPr>
        <w:tab/>
        <w:t>University of Montana Bird Ecology Lab | Biological Technician</w:t>
      </w:r>
      <w:r>
        <w:rPr>
          <w:sz w:val="22"/>
          <w:szCs w:val="22"/>
        </w:rPr>
        <w:t xml:space="preserve"> | Florence, MT</w:t>
      </w:r>
    </w:p>
    <w:p w14:paraId="70DC5C51" w14:textId="77777777" w:rsidR="00583BB0" w:rsidRDefault="00743C34">
      <w:pPr>
        <w:widowControl w:val="0"/>
        <w:spacing w:line="276" w:lineRule="auto"/>
        <w:ind w:firstLine="0"/>
        <w:rPr>
          <w:i/>
          <w:sz w:val="22"/>
          <w:szCs w:val="22"/>
        </w:rPr>
      </w:pPr>
      <w:r>
        <w:rPr>
          <w:sz w:val="22"/>
          <w:szCs w:val="22"/>
        </w:rPr>
        <w:t xml:space="preserve">                    </w:t>
      </w:r>
      <w:r>
        <w:rPr>
          <w:sz w:val="22"/>
          <w:szCs w:val="22"/>
        </w:rPr>
        <w:tab/>
      </w:r>
      <w:r>
        <w:rPr>
          <w:i/>
          <w:sz w:val="22"/>
          <w:szCs w:val="22"/>
        </w:rPr>
        <w:t>Songbird response to restoration project (Woody draws)</w:t>
      </w:r>
    </w:p>
    <w:p w14:paraId="70DC5C52" w14:textId="77777777" w:rsidR="00583BB0" w:rsidRDefault="00743C34">
      <w:pPr>
        <w:widowControl w:val="0"/>
        <w:spacing w:line="276" w:lineRule="auto"/>
        <w:ind w:firstLine="0"/>
        <w:rPr>
          <w:sz w:val="22"/>
          <w:szCs w:val="22"/>
        </w:rPr>
      </w:pPr>
      <w:r>
        <w:rPr>
          <w:sz w:val="22"/>
          <w:szCs w:val="22"/>
        </w:rPr>
        <w:t xml:space="preserve">2017             </w:t>
      </w:r>
      <w:r>
        <w:rPr>
          <w:sz w:val="22"/>
          <w:szCs w:val="22"/>
        </w:rPr>
        <w:tab/>
      </w:r>
      <w:r>
        <w:rPr>
          <w:b/>
          <w:sz w:val="22"/>
          <w:szCs w:val="22"/>
        </w:rPr>
        <w:t xml:space="preserve">Zambian Carnivore </w:t>
      </w:r>
      <w:proofErr w:type="spellStart"/>
      <w:r>
        <w:rPr>
          <w:b/>
          <w:sz w:val="22"/>
          <w:szCs w:val="22"/>
        </w:rPr>
        <w:t>Programme</w:t>
      </w:r>
      <w:proofErr w:type="spellEnd"/>
      <w:r>
        <w:rPr>
          <w:b/>
          <w:sz w:val="22"/>
          <w:szCs w:val="22"/>
        </w:rPr>
        <w:t xml:space="preserve"> | Field Assistant and Data Entry |</w:t>
      </w:r>
      <w:r>
        <w:rPr>
          <w:sz w:val="22"/>
          <w:szCs w:val="22"/>
        </w:rPr>
        <w:t xml:space="preserve"> </w:t>
      </w:r>
      <w:proofErr w:type="spellStart"/>
      <w:r>
        <w:rPr>
          <w:sz w:val="22"/>
          <w:szCs w:val="22"/>
        </w:rPr>
        <w:t>Mfuwe</w:t>
      </w:r>
      <w:proofErr w:type="spellEnd"/>
      <w:r>
        <w:rPr>
          <w:sz w:val="22"/>
          <w:szCs w:val="22"/>
        </w:rPr>
        <w:t xml:space="preserve">, Zambia              </w:t>
      </w:r>
    </w:p>
    <w:p w14:paraId="70DC5C53" w14:textId="77777777" w:rsidR="00583BB0" w:rsidRDefault="00743C34">
      <w:pPr>
        <w:widowControl w:val="0"/>
        <w:spacing w:line="276" w:lineRule="auto"/>
        <w:ind w:firstLine="0"/>
        <w:rPr>
          <w:sz w:val="22"/>
          <w:szCs w:val="22"/>
        </w:rPr>
      </w:pPr>
      <w:r>
        <w:rPr>
          <w:sz w:val="22"/>
          <w:szCs w:val="22"/>
        </w:rPr>
        <w:t xml:space="preserve">2016-2017      </w:t>
      </w:r>
      <w:r>
        <w:rPr>
          <w:sz w:val="22"/>
          <w:szCs w:val="22"/>
        </w:rPr>
        <w:tab/>
      </w:r>
      <w:r>
        <w:rPr>
          <w:b/>
          <w:sz w:val="22"/>
          <w:szCs w:val="22"/>
        </w:rPr>
        <w:t>University of Montana | Undergraduate Researcher</w:t>
      </w:r>
      <w:r>
        <w:rPr>
          <w:sz w:val="22"/>
          <w:szCs w:val="22"/>
        </w:rPr>
        <w:t xml:space="preserve"> | Missoula, MT</w:t>
      </w:r>
    </w:p>
    <w:p w14:paraId="70DC5C54" w14:textId="77777777" w:rsidR="00583BB0" w:rsidRDefault="00743C34">
      <w:pPr>
        <w:widowControl w:val="0"/>
        <w:spacing w:line="276" w:lineRule="auto"/>
        <w:ind w:firstLine="0"/>
        <w:rPr>
          <w:i/>
          <w:sz w:val="22"/>
          <w:szCs w:val="22"/>
        </w:rPr>
      </w:pPr>
      <w:r>
        <w:rPr>
          <w:sz w:val="22"/>
          <w:szCs w:val="22"/>
        </w:rPr>
        <w:t xml:space="preserve">                    </w:t>
      </w:r>
      <w:r>
        <w:rPr>
          <w:sz w:val="22"/>
          <w:szCs w:val="22"/>
        </w:rPr>
        <w:tab/>
      </w:r>
      <w:r>
        <w:rPr>
          <w:i/>
          <w:sz w:val="22"/>
          <w:szCs w:val="22"/>
        </w:rPr>
        <w:t xml:space="preserve">Miller Lab – Division of Biological Sciences </w:t>
      </w:r>
    </w:p>
    <w:p w14:paraId="70DC5C55" w14:textId="77777777" w:rsidR="00583BB0" w:rsidRDefault="00743C34">
      <w:pPr>
        <w:widowControl w:val="0"/>
        <w:spacing w:line="276" w:lineRule="auto"/>
        <w:ind w:firstLine="0"/>
        <w:rPr>
          <w:sz w:val="22"/>
          <w:szCs w:val="22"/>
        </w:rPr>
      </w:pPr>
      <w:r>
        <w:rPr>
          <w:sz w:val="22"/>
          <w:szCs w:val="22"/>
        </w:rPr>
        <w:t xml:space="preserve">2015-2016      </w:t>
      </w:r>
      <w:r>
        <w:rPr>
          <w:sz w:val="22"/>
          <w:szCs w:val="22"/>
        </w:rPr>
        <w:tab/>
      </w:r>
      <w:r>
        <w:rPr>
          <w:b/>
          <w:sz w:val="22"/>
          <w:szCs w:val="22"/>
        </w:rPr>
        <w:t>Montana State University | Undergraduate Researcher</w:t>
      </w:r>
      <w:r>
        <w:rPr>
          <w:sz w:val="22"/>
          <w:szCs w:val="22"/>
        </w:rPr>
        <w:t xml:space="preserve"> | Bozeman, MT</w:t>
      </w:r>
    </w:p>
    <w:p w14:paraId="70DC5C56" w14:textId="77777777" w:rsidR="00583BB0" w:rsidRDefault="00743C34">
      <w:pPr>
        <w:widowControl w:val="0"/>
        <w:spacing w:line="276" w:lineRule="auto"/>
        <w:ind w:left="1440" w:firstLine="20"/>
        <w:rPr>
          <w:i/>
          <w:sz w:val="22"/>
          <w:szCs w:val="22"/>
        </w:rPr>
      </w:pPr>
      <w:r>
        <w:rPr>
          <w:i/>
          <w:sz w:val="22"/>
          <w:szCs w:val="22"/>
        </w:rPr>
        <w:t>Creel Lab – Department of Ecology</w:t>
      </w:r>
    </w:p>
    <w:p w14:paraId="70DC5C57" w14:textId="77777777" w:rsidR="00583BB0" w:rsidRDefault="00B67C2C">
      <w:pPr>
        <w:widowControl w:val="0"/>
        <w:spacing w:line="276" w:lineRule="auto"/>
        <w:ind w:firstLine="0"/>
        <w:rPr>
          <w:sz w:val="22"/>
          <w:szCs w:val="22"/>
        </w:rPr>
      </w:pPr>
      <w:r>
        <w:pict w14:anchorId="70DC5D09">
          <v:rect id="_x0000_i1036" style="width:0;height:1.5pt" o:hralign="center" o:hrstd="t" o:hr="t" fillcolor="#a0a0a0" stroked="f"/>
        </w:pict>
      </w:r>
    </w:p>
    <w:p w14:paraId="70DC5C58" w14:textId="77777777" w:rsidR="00583BB0" w:rsidRDefault="00743C34">
      <w:pPr>
        <w:widowControl w:val="0"/>
        <w:spacing w:line="276" w:lineRule="auto"/>
        <w:ind w:firstLine="0"/>
        <w:rPr>
          <w:b/>
          <w:sz w:val="22"/>
          <w:szCs w:val="22"/>
        </w:rPr>
      </w:pPr>
      <w:r>
        <w:rPr>
          <w:b/>
          <w:sz w:val="22"/>
          <w:szCs w:val="22"/>
        </w:rPr>
        <w:t>EDUCATION &amp; OUTREACH</w:t>
      </w:r>
    </w:p>
    <w:p w14:paraId="70DC5C59" w14:textId="77777777" w:rsidR="00583BB0" w:rsidRDefault="00743C34">
      <w:pPr>
        <w:widowControl w:val="0"/>
        <w:spacing w:line="276" w:lineRule="auto"/>
        <w:ind w:firstLine="0"/>
        <w:rPr>
          <w:sz w:val="22"/>
          <w:szCs w:val="22"/>
        </w:rPr>
      </w:pPr>
      <w:r>
        <w:rPr>
          <w:sz w:val="22"/>
          <w:szCs w:val="22"/>
        </w:rPr>
        <w:t xml:space="preserve">July 22 &amp; 23   </w:t>
      </w:r>
      <w:r>
        <w:rPr>
          <w:sz w:val="22"/>
          <w:szCs w:val="22"/>
        </w:rPr>
        <w:tab/>
      </w:r>
      <w:r>
        <w:rPr>
          <w:b/>
          <w:sz w:val="22"/>
          <w:szCs w:val="22"/>
        </w:rPr>
        <w:t>Public Outreach Talk with the Clark Fork Coalition |</w:t>
      </w:r>
      <w:r>
        <w:rPr>
          <w:sz w:val="22"/>
          <w:szCs w:val="22"/>
        </w:rPr>
        <w:t xml:space="preserve"> Warm Springs, Montana</w:t>
      </w:r>
    </w:p>
    <w:p w14:paraId="70DC5C5A" w14:textId="77777777" w:rsidR="00583BB0" w:rsidRDefault="00743C34">
      <w:pPr>
        <w:widowControl w:val="0"/>
        <w:spacing w:line="276" w:lineRule="auto"/>
        <w:ind w:firstLine="0"/>
        <w:rPr>
          <w:sz w:val="22"/>
          <w:szCs w:val="22"/>
        </w:rPr>
      </w:pPr>
      <w:r>
        <w:rPr>
          <w:sz w:val="22"/>
          <w:szCs w:val="22"/>
        </w:rPr>
        <w:t xml:space="preserve">Fall 2022       </w:t>
      </w:r>
      <w:r>
        <w:rPr>
          <w:sz w:val="22"/>
          <w:szCs w:val="22"/>
        </w:rPr>
        <w:tab/>
      </w:r>
      <w:r>
        <w:rPr>
          <w:b/>
          <w:sz w:val="22"/>
          <w:szCs w:val="22"/>
        </w:rPr>
        <w:t xml:space="preserve">Mammalogy Teaching </w:t>
      </w:r>
      <w:proofErr w:type="gramStart"/>
      <w:r>
        <w:rPr>
          <w:b/>
          <w:sz w:val="22"/>
          <w:szCs w:val="22"/>
        </w:rPr>
        <w:t xml:space="preserve">Assistant  </w:t>
      </w:r>
      <w:r>
        <w:rPr>
          <w:sz w:val="22"/>
          <w:szCs w:val="22"/>
        </w:rPr>
        <w:t>|</w:t>
      </w:r>
      <w:proofErr w:type="gramEnd"/>
      <w:r>
        <w:rPr>
          <w:sz w:val="22"/>
          <w:szCs w:val="22"/>
        </w:rPr>
        <w:t xml:space="preserve"> University of Montana</w:t>
      </w:r>
    </w:p>
    <w:p w14:paraId="70DC5C5B" w14:textId="77777777" w:rsidR="00583BB0" w:rsidRDefault="00743C34">
      <w:pPr>
        <w:widowControl w:val="0"/>
        <w:spacing w:line="276" w:lineRule="auto"/>
        <w:ind w:firstLine="0"/>
        <w:rPr>
          <w:sz w:val="22"/>
          <w:szCs w:val="22"/>
        </w:rPr>
      </w:pPr>
      <w:r>
        <w:rPr>
          <w:sz w:val="22"/>
          <w:szCs w:val="22"/>
        </w:rPr>
        <w:t xml:space="preserve">Fall 2021       </w:t>
      </w:r>
      <w:r>
        <w:rPr>
          <w:sz w:val="22"/>
          <w:szCs w:val="22"/>
        </w:rPr>
        <w:tab/>
      </w:r>
      <w:r>
        <w:rPr>
          <w:b/>
          <w:sz w:val="22"/>
          <w:szCs w:val="22"/>
        </w:rPr>
        <w:t xml:space="preserve">Behavior and Evolution Teaching </w:t>
      </w:r>
      <w:proofErr w:type="gramStart"/>
      <w:r>
        <w:rPr>
          <w:b/>
          <w:sz w:val="22"/>
          <w:szCs w:val="22"/>
        </w:rPr>
        <w:t xml:space="preserve">Assistant  </w:t>
      </w:r>
      <w:r>
        <w:rPr>
          <w:sz w:val="22"/>
          <w:szCs w:val="22"/>
        </w:rPr>
        <w:t>|</w:t>
      </w:r>
      <w:proofErr w:type="gramEnd"/>
      <w:r>
        <w:rPr>
          <w:sz w:val="22"/>
          <w:szCs w:val="22"/>
        </w:rPr>
        <w:t xml:space="preserve"> University of Montana</w:t>
      </w:r>
    </w:p>
    <w:p w14:paraId="70DC5C5C" w14:textId="77777777" w:rsidR="00583BB0" w:rsidRDefault="00743C34">
      <w:pPr>
        <w:widowControl w:val="0"/>
        <w:spacing w:line="276" w:lineRule="auto"/>
        <w:ind w:firstLine="0"/>
        <w:rPr>
          <w:sz w:val="22"/>
          <w:szCs w:val="22"/>
        </w:rPr>
      </w:pPr>
      <w:r>
        <w:rPr>
          <w:sz w:val="22"/>
          <w:szCs w:val="22"/>
        </w:rPr>
        <w:t xml:space="preserve">Sp. 21 &amp; 22    </w:t>
      </w:r>
      <w:r>
        <w:rPr>
          <w:sz w:val="22"/>
          <w:szCs w:val="22"/>
        </w:rPr>
        <w:tab/>
      </w:r>
      <w:r>
        <w:rPr>
          <w:b/>
          <w:sz w:val="22"/>
          <w:szCs w:val="22"/>
        </w:rPr>
        <w:t xml:space="preserve">Ornithology Teaching </w:t>
      </w:r>
      <w:proofErr w:type="gramStart"/>
      <w:r>
        <w:rPr>
          <w:b/>
          <w:sz w:val="22"/>
          <w:szCs w:val="22"/>
        </w:rPr>
        <w:t xml:space="preserve">Assistant  </w:t>
      </w:r>
      <w:r>
        <w:rPr>
          <w:sz w:val="22"/>
          <w:szCs w:val="22"/>
        </w:rPr>
        <w:t>|</w:t>
      </w:r>
      <w:proofErr w:type="gramEnd"/>
      <w:r>
        <w:rPr>
          <w:sz w:val="22"/>
          <w:szCs w:val="22"/>
        </w:rPr>
        <w:t xml:space="preserve"> University of Montana</w:t>
      </w:r>
    </w:p>
    <w:p w14:paraId="70DC5C5D" w14:textId="77777777" w:rsidR="00583BB0" w:rsidRDefault="00743C34">
      <w:pPr>
        <w:widowControl w:val="0"/>
        <w:spacing w:line="276" w:lineRule="auto"/>
        <w:ind w:firstLine="0"/>
        <w:rPr>
          <w:sz w:val="22"/>
          <w:szCs w:val="22"/>
        </w:rPr>
      </w:pPr>
      <w:r>
        <w:rPr>
          <w:sz w:val="22"/>
          <w:szCs w:val="22"/>
        </w:rPr>
        <w:t xml:space="preserve">2019-2020      </w:t>
      </w:r>
      <w:r>
        <w:rPr>
          <w:sz w:val="22"/>
          <w:szCs w:val="22"/>
        </w:rPr>
        <w:tab/>
      </w:r>
      <w:r>
        <w:rPr>
          <w:b/>
          <w:sz w:val="22"/>
          <w:szCs w:val="22"/>
        </w:rPr>
        <w:t>Clark Fork Watershed Education Program | Education Intern</w:t>
      </w:r>
      <w:r>
        <w:rPr>
          <w:sz w:val="22"/>
          <w:szCs w:val="22"/>
        </w:rPr>
        <w:t xml:space="preserve"> | Missoula, MT </w:t>
      </w:r>
    </w:p>
    <w:p w14:paraId="70DC5C5E" w14:textId="77777777" w:rsidR="00583BB0" w:rsidRDefault="00B67C2C">
      <w:pPr>
        <w:widowControl w:val="0"/>
        <w:spacing w:line="276" w:lineRule="auto"/>
        <w:ind w:firstLine="0"/>
        <w:rPr>
          <w:sz w:val="22"/>
          <w:szCs w:val="22"/>
        </w:rPr>
      </w:pPr>
      <w:r>
        <w:pict w14:anchorId="70DC5D0A">
          <v:rect id="_x0000_i1037" style="width:0;height:1.5pt" o:hralign="center" o:hrstd="t" o:hr="t" fillcolor="#a0a0a0" stroked="f"/>
        </w:pict>
      </w:r>
    </w:p>
    <w:p w14:paraId="70DC5C5F" w14:textId="77777777" w:rsidR="00583BB0" w:rsidRDefault="00743C34">
      <w:pPr>
        <w:widowControl w:val="0"/>
        <w:spacing w:line="276" w:lineRule="auto"/>
        <w:ind w:firstLine="0"/>
        <w:rPr>
          <w:b/>
          <w:sz w:val="22"/>
          <w:szCs w:val="22"/>
        </w:rPr>
      </w:pPr>
      <w:r>
        <w:rPr>
          <w:b/>
          <w:sz w:val="22"/>
          <w:szCs w:val="22"/>
        </w:rPr>
        <w:t>SERVICE</w:t>
      </w:r>
    </w:p>
    <w:p w14:paraId="70DC5C60" w14:textId="77777777" w:rsidR="00583BB0" w:rsidRDefault="00743C34">
      <w:pPr>
        <w:widowControl w:val="0"/>
        <w:spacing w:line="276" w:lineRule="auto"/>
        <w:ind w:firstLine="0"/>
        <w:rPr>
          <w:sz w:val="22"/>
          <w:szCs w:val="22"/>
        </w:rPr>
      </w:pPr>
      <w:r>
        <w:rPr>
          <w:b/>
          <w:sz w:val="22"/>
          <w:szCs w:val="22"/>
        </w:rPr>
        <w:t xml:space="preserve">Spring 2023-current, </w:t>
      </w:r>
      <w:r>
        <w:rPr>
          <w:sz w:val="22"/>
          <w:szCs w:val="22"/>
        </w:rPr>
        <w:t>Serving on a joint Ecology and Evolution Faculty-Student DEI committee</w:t>
      </w:r>
    </w:p>
    <w:p w14:paraId="70DC5C61" w14:textId="77777777" w:rsidR="00583BB0" w:rsidRDefault="00743C34">
      <w:pPr>
        <w:widowControl w:val="0"/>
        <w:spacing w:line="276" w:lineRule="auto"/>
        <w:ind w:firstLine="0"/>
        <w:rPr>
          <w:sz w:val="22"/>
          <w:szCs w:val="22"/>
        </w:rPr>
      </w:pPr>
      <w:r>
        <w:rPr>
          <w:b/>
          <w:sz w:val="22"/>
          <w:szCs w:val="22"/>
        </w:rPr>
        <w:t xml:space="preserve">Fall 2022-current, </w:t>
      </w:r>
      <w:r>
        <w:rPr>
          <w:sz w:val="22"/>
          <w:szCs w:val="22"/>
        </w:rPr>
        <w:t>Active member in the Ecology and Evolution Student DEI Working Group</w:t>
      </w:r>
    </w:p>
    <w:p w14:paraId="3BB1FA48" w14:textId="77777777" w:rsidR="009B7553" w:rsidRDefault="00743C34" w:rsidP="00887325">
      <w:pPr>
        <w:spacing w:after="160" w:line="259" w:lineRule="auto"/>
        <w:ind w:firstLine="0"/>
        <w:rPr>
          <w:sz w:val="22"/>
          <w:szCs w:val="22"/>
        </w:rPr>
      </w:pPr>
      <w:r>
        <w:rPr>
          <w:b/>
          <w:sz w:val="22"/>
          <w:szCs w:val="22"/>
        </w:rPr>
        <w:t xml:space="preserve">Fall ‘23-Spring ‘24, </w:t>
      </w:r>
      <w:r>
        <w:rPr>
          <w:sz w:val="22"/>
          <w:szCs w:val="22"/>
        </w:rPr>
        <w:t>Ecology &amp; Evolution Seminar Speaker Committee, Seminar Discussion Leader</w:t>
      </w:r>
    </w:p>
    <w:sectPr w:rsidR="009B7553" w:rsidSect="0088732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1E4C" w14:textId="77777777" w:rsidR="00950323" w:rsidRDefault="00950323">
      <w:r>
        <w:separator/>
      </w:r>
    </w:p>
  </w:endnote>
  <w:endnote w:type="continuationSeparator" w:id="0">
    <w:p w14:paraId="196CB3D7" w14:textId="77777777" w:rsidR="00950323" w:rsidRDefault="00950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D2A" w14:textId="77777777" w:rsidR="00583BB0" w:rsidRDefault="00583BB0">
    <w:pPr>
      <w:pBdr>
        <w:top w:val="nil"/>
        <w:left w:val="nil"/>
        <w:bottom w:val="nil"/>
        <w:right w:val="nil"/>
        <w:between w:val="nil"/>
      </w:pBdr>
      <w:tabs>
        <w:tab w:val="center" w:pos="4680"/>
        <w:tab w:val="right" w:pos="9360"/>
      </w:tabs>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D2D" w14:textId="558D9E5F" w:rsidR="00583BB0" w:rsidRDefault="00743C34">
    <w:pPr>
      <w:pBdr>
        <w:top w:val="nil"/>
        <w:left w:val="nil"/>
        <w:bottom w:val="nil"/>
        <w:right w:val="nil"/>
        <w:between w:val="nil"/>
      </w:pBdr>
      <w:tabs>
        <w:tab w:val="center" w:pos="4680"/>
        <w:tab w:val="right" w:pos="9360"/>
      </w:tabs>
      <w:jc w:val="center"/>
      <w:rPr>
        <w:i/>
        <w:color w:val="000000"/>
      </w:rPr>
    </w:pPr>
    <w:r>
      <w:rPr>
        <w:i/>
        <w:color w:val="000000"/>
      </w:rPr>
      <w:t xml:space="preserve">Page </w:t>
    </w:r>
    <w:r>
      <w:rPr>
        <w:i/>
        <w:color w:val="000000"/>
      </w:rPr>
      <w:fldChar w:fldCharType="begin"/>
    </w:r>
    <w:r>
      <w:rPr>
        <w:i/>
        <w:color w:val="000000"/>
      </w:rPr>
      <w:instrText>PAGE</w:instrText>
    </w:r>
    <w:r>
      <w:rPr>
        <w:i/>
        <w:color w:val="000000"/>
      </w:rPr>
      <w:fldChar w:fldCharType="separate"/>
    </w:r>
    <w:r w:rsidR="008E547D">
      <w:rPr>
        <w:i/>
        <w:noProof/>
        <w:color w:val="000000"/>
      </w:rPr>
      <w:t>4</w:t>
    </w:r>
    <w:r>
      <w:rPr>
        <w:i/>
        <w:color w:val="000000"/>
      </w:rPr>
      <w:fldChar w:fldCharType="end"/>
    </w:r>
    <w:r>
      <w:rPr>
        <w:i/>
        <w:color w:val="000000"/>
      </w:rPr>
      <w:t xml:space="preserve"> of </w:t>
    </w:r>
    <w:r>
      <w:rPr>
        <w:i/>
        <w:color w:val="000000"/>
      </w:rPr>
      <w:fldChar w:fldCharType="begin"/>
    </w:r>
    <w:r>
      <w:rPr>
        <w:i/>
        <w:color w:val="000000"/>
      </w:rPr>
      <w:instrText>NUMPAGES</w:instrText>
    </w:r>
    <w:r>
      <w:rPr>
        <w:i/>
        <w:color w:val="000000"/>
      </w:rPr>
      <w:fldChar w:fldCharType="separate"/>
    </w:r>
    <w:r w:rsidR="008E547D">
      <w:rPr>
        <w:i/>
        <w:noProof/>
        <w:color w:val="000000"/>
      </w:rPr>
      <w:t>5</w:t>
    </w:r>
    <w:r>
      <w:rPr>
        <w:i/>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D2F" w14:textId="4C8D83FD" w:rsidR="00583BB0" w:rsidRDefault="00743C34">
    <w:pPr>
      <w:pBdr>
        <w:top w:val="nil"/>
        <w:left w:val="nil"/>
        <w:bottom w:val="nil"/>
        <w:right w:val="nil"/>
        <w:between w:val="nil"/>
      </w:pBdr>
      <w:tabs>
        <w:tab w:val="center" w:pos="4680"/>
        <w:tab w:val="right" w:pos="9360"/>
      </w:tabs>
      <w:jc w:val="center"/>
      <w:rPr>
        <w:i/>
        <w:color w:val="000000"/>
      </w:rPr>
    </w:pPr>
    <w:r>
      <w:rPr>
        <w:i/>
        <w:color w:val="000000"/>
      </w:rPr>
      <w:t xml:space="preserve">Page </w:t>
    </w:r>
    <w:r>
      <w:rPr>
        <w:i/>
        <w:color w:val="000000"/>
      </w:rPr>
      <w:fldChar w:fldCharType="begin"/>
    </w:r>
    <w:r>
      <w:rPr>
        <w:i/>
        <w:color w:val="000000"/>
      </w:rPr>
      <w:instrText>PAGE</w:instrText>
    </w:r>
    <w:r>
      <w:rPr>
        <w:i/>
        <w:color w:val="000000"/>
      </w:rPr>
      <w:fldChar w:fldCharType="separate"/>
    </w:r>
    <w:r w:rsidR="008E547D">
      <w:rPr>
        <w:i/>
        <w:noProof/>
        <w:color w:val="000000"/>
      </w:rPr>
      <w:t>3</w:t>
    </w:r>
    <w:r>
      <w:rPr>
        <w:i/>
        <w:color w:val="000000"/>
      </w:rPr>
      <w:fldChar w:fldCharType="end"/>
    </w:r>
    <w:r>
      <w:rPr>
        <w:i/>
        <w:color w:val="000000"/>
      </w:rPr>
      <w:t xml:space="preserve"> of </w:t>
    </w:r>
    <w:r>
      <w:rPr>
        <w:i/>
        <w:color w:val="000000"/>
      </w:rPr>
      <w:fldChar w:fldCharType="begin"/>
    </w:r>
    <w:r>
      <w:rPr>
        <w:i/>
        <w:color w:val="000000"/>
      </w:rPr>
      <w:instrText>NUMPAGES</w:instrText>
    </w:r>
    <w:r>
      <w:rPr>
        <w:i/>
        <w:color w:val="000000"/>
      </w:rPr>
      <w:fldChar w:fldCharType="separate"/>
    </w:r>
    <w:r w:rsidR="008E547D">
      <w:rPr>
        <w:i/>
        <w:noProof/>
        <w:color w:val="000000"/>
      </w:rPr>
      <w:t>4</w:t>
    </w:r>
    <w:r>
      <w:rPr>
        <w: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B33A" w14:textId="77777777" w:rsidR="00950323" w:rsidRDefault="00950323">
      <w:r>
        <w:separator/>
      </w:r>
    </w:p>
  </w:footnote>
  <w:footnote w:type="continuationSeparator" w:id="0">
    <w:p w14:paraId="0B3A30AD" w14:textId="77777777" w:rsidR="00950323" w:rsidRDefault="00950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D29" w14:textId="77777777" w:rsidR="00583BB0" w:rsidRDefault="00583BB0">
    <w:pPr>
      <w:pBdr>
        <w:top w:val="nil"/>
        <w:left w:val="nil"/>
        <w:bottom w:val="nil"/>
        <w:right w:val="nil"/>
        <w:between w:val="nil"/>
      </w:pBdr>
      <w:tabs>
        <w:tab w:val="center" w:pos="4680"/>
        <w:tab w:val="right" w:pos="9360"/>
      </w:tabs>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D2B" w14:textId="77777777" w:rsidR="00583BB0" w:rsidRDefault="00743C34">
    <w:pPr>
      <w:pBdr>
        <w:top w:val="nil"/>
        <w:left w:val="nil"/>
        <w:bottom w:val="nil"/>
        <w:right w:val="nil"/>
        <w:between w:val="nil"/>
      </w:pBdr>
      <w:tabs>
        <w:tab w:val="center" w:pos="4680"/>
        <w:tab w:val="right" w:pos="9360"/>
      </w:tabs>
      <w:jc w:val="right"/>
      <w:rPr>
        <w:color w:val="000000"/>
      </w:rPr>
    </w:pPr>
    <w:r>
      <w:rPr>
        <w:b/>
        <w:color w:val="000000"/>
      </w:rPr>
      <w:t>Error! Reference source not found.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D2C" w14:textId="77777777" w:rsidR="00583BB0" w:rsidRDefault="00743C34">
    <w:pPr>
      <w:pBdr>
        <w:top w:val="nil"/>
        <w:left w:val="nil"/>
        <w:bottom w:val="nil"/>
        <w:right w:val="nil"/>
        <w:between w:val="nil"/>
      </w:pBdr>
      <w:tabs>
        <w:tab w:val="center" w:pos="4680"/>
        <w:tab w:val="right" w:pos="9360"/>
      </w:tabs>
      <w:jc w:val="right"/>
      <w:rPr>
        <w:i/>
        <w:color w:val="000000"/>
      </w:rPr>
    </w:pPr>
    <w:r>
      <w:rPr>
        <w:i/>
      </w:rPr>
      <w:t>Contaminant Food Webs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D2E" w14:textId="77777777" w:rsidR="00583BB0" w:rsidRDefault="00583BB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0726"/>
    <w:multiLevelType w:val="multilevel"/>
    <w:tmpl w:val="1C020110"/>
    <w:lvl w:ilvl="0">
      <w:start w:val="1"/>
      <w:numFmt w:val="decimal"/>
      <w:lvlText w:val="Activity %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05351B1"/>
    <w:multiLevelType w:val="multilevel"/>
    <w:tmpl w:val="87DEE8F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15:restartNumberingAfterBreak="0">
    <w:nsid w:val="7A9F716E"/>
    <w:multiLevelType w:val="multilevel"/>
    <w:tmpl w:val="9EF000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31836511">
    <w:abstractNumId w:val="1"/>
  </w:num>
  <w:num w:numId="2" w16cid:durableId="208104925">
    <w:abstractNumId w:val="0"/>
  </w:num>
  <w:num w:numId="3" w16cid:durableId="15860658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ner, Jeff">
    <w15:presenceInfo w15:providerId="AD" w15:userId="S::jeff.wesner@usd.edu::03cd2d55-ec98-46a5-894b-dc5c67f932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6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r9pfsvf02vseme9rr6x0dsn0dfaa5a2ap0s&quot;&gt;My EndNote Library&lt;record-ids&gt;&lt;item&gt;2&lt;/item&gt;&lt;item&gt;9&lt;/item&gt;&lt;item&gt;15&lt;/item&gt;&lt;item&gt;19&lt;/item&gt;&lt;item&gt;247&lt;/item&gt;&lt;item&gt;510&lt;/item&gt;&lt;item&gt;599&lt;/item&gt;&lt;item&gt;630&lt;/item&gt;&lt;item&gt;762&lt;/item&gt;&lt;item&gt;783&lt;/item&gt;&lt;item&gt;986&lt;/item&gt;&lt;item&gt;1059&lt;/item&gt;&lt;item&gt;1401&lt;/item&gt;&lt;item&gt;1407&lt;/item&gt;&lt;item&gt;1488&lt;/item&gt;&lt;item&gt;1501&lt;/item&gt;&lt;item&gt;1564&lt;/item&gt;&lt;item&gt;1638&lt;/item&gt;&lt;item&gt;1646&lt;/item&gt;&lt;item&gt;2263&lt;/item&gt;&lt;item&gt;2274&lt;/item&gt;&lt;item&gt;2275&lt;/item&gt;&lt;item&gt;2282&lt;/item&gt;&lt;item&gt;2434&lt;/item&gt;&lt;item&gt;2435&lt;/item&gt;&lt;item&gt;2527&lt;/item&gt;&lt;item&gt;2761&lt;/item&gt;&lt;item&gt;2778&lt;/item&gt;&lt;item&gt;2786&lt;/item&gt;&lt;item&gt;2806&lt;/item&gt;&lt;item&gt;2859&lt;/item&gt;&lt;item&gt;2878&lt;/item&gt;&lt;item&gt;2879&lt;/item&gt;&lt;item&gt;2881&lt;/item&gt;&lt;item&gt;2884&lt;/item&gt;&lt;item&gt;2891&lt;/item&gt;&lt;item&gt;2893&lt;/item&gt;&lt;item&gt;2899&lt;/item&gt;&lt;item&gt;2900&lt;/item&gt;&lt;item&gt;2901&lt;/item&gt;&lt;item&gt;2904&lt;/item&gt;&lt;item&gt;2905&lt;/item&gt;&lt;item&gt;2906&lt;/item&gt;&lt;item&gt;2907&lt;/item&gt;&lt;item&gt;2908&lt;/item&gt;&lt;item&gt;2909&lt;/item&gt;&lt;item&gt;2910&lt;/item&gt;&lt;item&gt;2911&lt;/item&gt;&lt;item&gt;2912&lt;/item&gt;&lt;item&gt;2913&lt;/item&gt;&lt;item&gt;2914&lt;/item&gt;&lt;item&gt;2915&lt;/item&gt;&lt;item&gt;2916&lt;/item&gt;&lt;item&gt;2917&lt;/item&gt;&lt;item&gt;2918&lt;/item&gt;&lt;item&gt;2919&lt;/item&gt;&lt;item&gt;2920&lt;/item&gt;&lt;item&gt;2921&lt;/item&gt;&lt;item&gt;2922&lt;/item&gt;&lt;item&gt;2923&lt;/item&gt;&lt;item&gt;2924&lt;/item&gt;&lt;item&gt;2925&lt;/item&gt;&lt;item&gt;2926&lt;/item&gt;&lt;item&gt;2927&lt;/item&gt;&lt;item&gt;2928&lt;/item&gt;&lt;item&gt;2929&lt;/item&gt;&lt;item&gt;2930&lt;/item&gt;&lt;item&gt;2931&lt;/item&gt;&lt;item&gt;2932&lt;/item&gt;&lt;item&gt;2933&lt;/item&gt;&lt;item&gt;2934&lt;/item&gt;&lt;item&gt;2935&lt;/item&gt;&lt;item&gt;2936&lt;/item&gt;&lt;item&gt;2937&lt;/item&gt;&lt;item&gt;2938&lt;/item&gt;&lt;item&gt;2939&lt;/item&gt;&lt;item&gt;2940&lt;/item&gt;&lt;item&gt;2941&lt;/item&gt;&lt;item&gt;2942&lt;/item&gt;&lt;item&gt;2944&lt;/item&gt;&lt;item&gt;2945&lt;/item&gt;&lt;item&gt;2946&lt;/item&gt;&lt;/record-ids&gt;&lt;/item&gt;&lt;/Libraries&gt;"/>
  </w:docVars>
  <w:rsids>
    <w:rsidRoot w:val="00583BB0"/>
    <w:rsid w:val="00000654"/>
    <w:rsid w:val="00010D6F"/>
    <w:rsid w:val="00012B56"/>
    <w:rsid w:val="000204D8"/>
    <w:rsid w:val="00023EC6"/>
    <w:rsid w:val="000325B2"/>
    <w:rsid w:val="00032CED"/>
    <w:rsid w:val="00041B6C"/>
    <w:rsid w:val="00043A20"/>
    <w:rsid w:val="00043C25"/>
    <w:rsid w:val="00044CA8"/>
    <w:rsid w:val="00053A71"/>
    <w:rsid w:val="00053DC9"/>
    <w:rsid w:val="000629E3"/>
    <w:rsid w:val="00072722"/>
    <w:rsid w:val="00077089"/>
    <w:rsid w:val="000776D6"/>
    <w:rsid w:val="0008056F"/>
    <w:rsid w:val="000827DD"/>
    <w:rsid w:val="00084A08"/>
    <w:rsid w:val="00094133"/>
    <w:rsid w:val="000948A0"/>
    <w:rsid w:val="000A70CC"/>
    <w:rsid w:val="000C11DB"/>
    <w:rsid w:val="000C3ED1"/>
    <w:rsid w:val="000C695F"/>
    <w:rsid w:val="000C701F"/>
    <w:rsid w:val="000D103F"/>
    <w:rsid w:val="000D1FB3"/>
    <w:rsid w:val="000D54B4"/>
    <w:rsid w:val="00100F4B"/>
    <w:rsid w:val="00104743"/>
    <w:rsid w:val="00105775"/>
    <w:rsid w:val="00107095"/>
    <w:rsid w:val="001158BE"/>
    <w:rsid w:val="00116742"/>
    <w:rsid w:val="00116D98"/>
    <w:rsid w:val="00117087"/>
    <w:rsid w:val="00122D6E"/>
    <w:rsid w:val="00122D82"/>
    <w:rsid w:val="00131EF4"/>
    <w:rsid w:val="0013276A"/>
    <w:rsid w:val="00154A81"/>
    <w:rsid w:val="00163CB9"/>
    <w:rsid w:val="00166037"/>
    <w:rsid w:val="00170D1A"/>
    <w:rsid w:val="0017113F"/>
    <w:rsid w:val="001774A3"/>
    <w:rsid w:val="00185DBA"/>
    <w:rsid w:val="001A0147"/>
    <w:rsid w:val="001A0AD1"/>
    <w:rsid w:val="001A483C"/>
    <w:rsid w:val="001B2511"/>
    <w:rsid w:val="001B3456"/>
    <w:rsid w:val="001B6294"/>
    <w:rsid w:val="001D577C"/>
    <w:rsid w:val="001E3052"/>
    <w:rsid w:val="001E5996"/>
    <w:rsid w:val="001E617E"/>
    <w:rsid w:val="001E65CB"/>
    <w:rsid w:val="001F1DA2"/>
    <w:rsid w:val="001F5568"/>
    <w:rsid w:val="001F7F23"/>
    <w:rsid w:val="00200E19"/>
    <w:rsid w:val="00204E94"/>
    <w:rsid w:val="00210FF3"/>
    <w:rsid w:val="00212869"/>
    <w:rsid w:val="00221888"/>
    <w:rsid w:val="00233FD0"/>
    <w:rsid w:val="00235546"/>
    <w:rsid w:val="00247C1C"/>
    <w:rsid w:val="00256258"/>
    <w:rsid w:val="00262080"/>
    <w:rsid w:val="00264271"/>
    <w:rsid w:val="002810B0"/>
    <w:rsid w:val="002810C0"/>
    <w:rsid w:val="0028191A"/>
    <w:rsid w:val="0028447B"/>
    <w:rsid w:val="00292E01"/>
    <w:rsid w:val="002A1E1F"/>
    <w:rsid w:val="002A2B38"/>
    <w:rsid w:val="002C5E24"/>
    <w:rsid w:val="002D418B"/>
    <w:rsid w:val="002D5178"/>
    <w:rsid w:val="002D527B"/>
    <w:rsid w:val="002E13ED"/>
    <w:rsid w:val="002E1C3F"/>
    <w:rsid w:val="002E4299"/>
    <w:rsid w:val="002E775C"/>
    <w:rsid w:val="002F1EB9"/>
    <w:rsid w:val="0030110C"/>
    <w:rsid w:val="00302136"/>
    <w:rsid w:val="003041C9"/>
    <w:rsid w:val="00306ACB"/>
    <w:rsid w:val="00307F2C"/>
    <w:rsid w:val="003102DB"/>
    <w:rsid w:val="00321DEC"/>
    <w:rsid w:val="003226C0"/>
    <w:rsid w:val="00326D12"/>
    <w:rsid w:val="0033418C"/>
    <w:rsid w:val="0033523D"/>
    <w:rsid w:val="00335B38"/>
    <w:rsid w:val="00363E0C"/>
    <w:rsid w:val="003660C5"/>
    <w:rsid w:val="00367221"/>
    <w:rsid w:val="003705EA"/>
    <w:rsid w:val="00370C52"/>
    <w:rsid w:val="003715A3"/>
    <w:rsid w:val="00374709"/>
    <w:rsid w:val="00382A65"/>
    <w:rsid w:val="00383F50"/>
    <w:rsid w:val="003865EE"/>
    <w:rsid w:val="003971CF"/>
    <w:rsid w:val="003A75D5"/>
    <w:rsid w:val="003B1F49"/>
    <w:rsid w:val="003B6171"/>
    <w:rsid w:val="003C054D"/>
    <w:rsid w:val="003C0B4E"/>
    <w:rsid w:val="003C37C1"/>
    <w:rsid w:val="003C3849"/>
    <w:rsid w:val="003C7662"/>
    <w:rsid w:val="003D218C"/>
    <w:rsid w:val="003E295F"/>
    <w:rsid w:val="003E3AA4"/>
    <w:rsid w:val="003F3CE9"/>
    <w:rsid w:val="003F4CA9"/>
    <w:rsid w:val="00406E07"/>
    <w:rsid w:val="00410B6E"/>
    <w:rsid w:val="00417075"/>
    <w:rsid w:val="00421C35"/>
    <w:rsid w:val="004354FA"/>
    <w:rsid w:val="0044102A"/>
    <w:rsid w:val="0044191A"/>
    <w:rsid w:val="00442D34"/>
    <w:rsid w:val="00447461"/>
    <w:rsid w:val="00447847"/>
    <w:rsid w:val="00451C9C"/>
    <w:rsid w:val="004548F5"/>
    <w:rsid w:val="00455071"/>
    <w:rsid w:val="004563A7"/>
    <w:rsid w:val="00464268"/>
    <w:rsid w:val="00470D1C"/>
    <w:rsid w:val="00475062"/>
    <w:rsid w:val="00483C13"/>
    <w:rsid w:val="00485D21"/>
    <w:rsid w:val="00491F0A"/>
    <w:rsid w:val="00492576"/>
    <w:rsid w:val="004A422E"/>
    <w:rsid w:val="004A5CBD"/>
    <w:rsid w:val="004A76C8"/>
    <w:rsid w:val="004B1574"/>
    <w:rsid w:val="004B2EEC"/>
    <w:rsid w:val="004C3474"/>
    <w:rsid w:val="004C411D"/>
    <w:rsid w:val="004D6E37"/>
    <w:rsid w:val="004E19C4"/>
    <w:rsid w:val="004F0DD5"/>
    <w:rsid w:val="004F1EA0"/>
    <w:rsid w:val="004F3187"/>
    <w:rsid w:val="004F6A2B"/>
    <w:rsid w:val="00505F34"/>
    <w:rsid w:val="00510BCC"/>
    <w:rsid w:val="0051312D"/>
    <w:rsid w:val="00513B32"/>
    <w:rsid w:val="00543503"/>
    <w:rsid w:val="005435EF"/>
    <w:rsid w:val="00544D85"/>
    <w:rsid w:val="005467D3"/>
    <w:rsid w:val="005553E2"/>
    <w:rsid w:val="00555D56"/>
    <w:rsid w:val="00557AC8"/>
    <w:rsid w:val="00564C24"/>
    <w:rsid w:val="00566BC6"/>
    <w:rsid w:val="00570065"/>
    <w:rsid w:val="0057174A"/>
    <w:rsid w:val="0057657A"/>
    <w:rsid w:val="00583BB0"/>
    <w:rsid w:val="00597893"/>
    <w:rsid w:val="005B0CF0"/>
    <w:rsid w:val="005B15BD"/>
    <w:rsid w:val="005B522F"/>
    <w:rsid w:val="005C239B"/>
    <w:rsid w:val="005D17B3"/>
    <w:rsid w:val="005D2F7B"/>
    <w:rsid w:val="005E3EC9"/>
    <w:rsid w:val="005E7DAB"/>
    <w:rsid w:val="005F6414"/>
    <w:rsid w:val="00601756"/>
    <w:rsid w:val="0060322C"/>
    <w:rsid w:val="00605E64"/>
    <w:rsid w:val="00606920"/>
    <w:rsid w:val="00606CFA"/>
    <w:rsid w:val="0062369A"/>
    <w:rsid w:val="00626D70"/>
    <w:rsid w:val="00642720"/>
    <w:rsid w:val="00643E1E"/>
    <w:rsid w:val="00651A65"/>
    <w:rsid w:val="00653564"/>
    <w:rsid w:val="006613E8"/>
    <w:rsid w:val="0066617A"/>
    <w:rsid w:val="00666738"/>
    <w:rsid w:val="006731F8"/>
    <w:rsid w:val="00674775"/>
    <w:rsid w:val="00680EB7"/>
    <w:rsid w:val="00691555"/>
    <w:rsid w:val="00694332"/>
    <w:rsid w:val="0069441F"/>
    <w:rsid w:val="006A092D"/>
    <w:rsid w:val="006A0E00"/>
    <w:rsid w:val="006A1803"/>
    <w:rsid w:val="006A3BBA"/>
    <w:rsid w:val="006A509F"/>
    <w:rsid w:val="006B030D"/>
    <w:rsid w:val="006B132F"/>
    <w:rsid w:val="006B2967"/>
    <w:rsid w:val="006B3946"/>
    <w:rsid w:val="006B3B8C"/>
    <w:rsid w:val="006D126F"/>
    <w:rsid w:val="006D34FB"/>
    <w:rsid w:val="006D35FE"/>
    <w:rsid w:val="006D559C"/>
    <w:rsid w:val="006D5F75"/>
    <w:rsid w:val="006E7687"/>
    <w:rsid w:val="006F093F"/>
    <w:rsid w:val="006F4A6B"/>
    <w:rsid w:val="0070335C"/>
    <w:rsid w:val="00740A3F"/>
    <w:rsid w:val="00743C34"/>
    <w:rsid w:val="00747B0A"/>
    <w:rsid w:val="00762535"/>
    <w:rsid w:val="00771185"/>
    <w:rsid w:val="00775FCF"/>
    <w:rsid w:val="007875FC"/>
    <w:rsid w:val="00797C7D"/>
    <w:rsid w:val="007A109D"/>
    <w:rsid w:val="007A5082"/>
    <w:rsid w:val="007A5654"/>
    <w:rsid w:val="007B3EC4"/>
    <w:rsid w:val="007B41BE"/>
    <w:rsid w:val="007C0AAA"/>
    <w:rsid w:val="007C102B"/>
    <w:rsid w:val="007C2E29"/>
    <w:rsid w:val="007D1D89"/>
    <w:rsid w:val="007D5561"/>
    <w:rsid w:val="007D64C5"/>
    <w:rsid w:val="007D72A8"/>
    <w:rsid w:val="007E16EC"/>
    <w:rsid w:val="007E2F4E"/>
    <w:rsid w:val="007E3377"/>
    <w:rsid w:val="007E65E0"/>
    <w:rsid w:val="007F3CD3"/>
    <w:rsid w:val="0080125E"/>
    <w:rsid w:val="00801490"/>
    <w:rsid w:val="00803C32"/>
    <w:rsid w:val="008066C9"/>
    <w:rsid w:val="00806EB9"/>
    <w:rsid w:val="00816C61"/>
    <w:rsid w:val="00817BD8"/>
    <w:rsid w:val="00824308"/>
    <w:rsid w:val="00824539"/>
    <w:rsid w:val="00830E70"/>
    <w:rsid w:val="00846D83"/>
    <w:rsid w:val="0085647A"/>
    <w:rsid w:val="00870A9F"/>
    <w:rsid w:val="008735E3"/>
    <w:rsid w:val="00875394"/>
    <w:rsid w:val="00881212"/>
    <w:rsid w:val="00887325"/>
    <w:rsid w:val="00896253"/>
    <w:rsid w:val="008976BD"/>
    <w:rsid w:val="008A7BCF"/>
    <w:rsid w:val="008B3639"/>
    <w:rsid w:val="008B699B"/>
    <w:rsid w:val="008C29DB"/>
    <w:rsid w:val="008C68F1"/>
    <w:rsid w:val="008D416E"/>
    <w:rsid w:val="008D7766"/>
    <w:rsid w:val="008E08CB"/>
    <w:rsid w:val="008E152A"/>
    <w:rsid w:val="008E4B67"/>
    <w:rsid w:val="008E547D"/>
    <w:rsid w:val="008E76F6"/>
    <w:rsid w:val="008E7E79"/>
    <w:rsid w:val="008F040E"/>
    <w:rsid w:val="008F54CF"/>
    <w:rsid w:val="008F7923"/>
    <w:rsid w:val="0090136E"/>
    <w:rsid w:val="009110AF"/>
    <w:rsid w:val="00914233"/>
    <w:rsid w:val="00915DEE"/>
    <w:rsid w:val="0091640A"/>
    <w:rsid w:val="00927348"/>
    <w:rsid w:val="00942CA7"/>
    <w:rsid w:val="00942F15"/>
    <w:rsid w:val="00950323"/>
    <w:rsid w:val="009532D2"/>
    <w:rsid w:val="00960470"/>
    <w:rsid w:val="0096112A"/>
    <w:rsid w:val="00963BCD"/>
    <w:rsid w:val="0098176E"/>
    <w:rsid w:val="00985FF3"/>
    <w:rsid w:val="00993220"/>
    <w:rsid w:val="009943FB"/>
    <w:rsid w:val="009A15B4"/>
    <w:rsid w:val="009B1249"/>
    <w:rsid w:val="009B366D"/>
    <w:rsid w:val="009B3D96"/>
    <w:rsid w:val="009B7553"/>
    <w:rsid w:val="009B7BC8"/>
    <w:rsid w:val="009C0E41"/>
    <w:rsid w:val="009C2C63"/>
    <w:rsid w:val="009C673B"/>
    <w:rsid w:val="009E0ADA"/>
    <w:rsid w:val="009E7196"/>
    <w:rsid w:val="009F3CA8"/>
    <w:rsid w:val="009F4943"/>
    <w:rsid w:val="009F6BBF"/>
    <w:rsid w:val="00A044CB"/>
    <w:rsid w:val="00A06177"/>
    <w:rsid w:val="00A430A2"/>
    <w:rsid w:val="00A447B5"/>
    <w:rsid w:val="00A451DA"/>
    <w:rsid w:val="00A468EA"/>
    <w:rsid w:val="00A558E9"/>
    <w:rsid w:val="00A57A9B"/>
    <w:rsid w:val="00A615BB"/>
    <w:rsid w:val="00A62E76"/>
    <w:rsid w:val="00A644C1"/>
    <w:rsid w:val="00A665D5"/>
    <w:rsid w:val="00A66A1C"/>
    <w:rsid w:val="00A740D6"/>
    <w:rsid w:val="00A770B9"/>
    <w:rsid w:val="00A772B5"/>
    <w:rsid w:val="00A80B2F"/>
    <w:rsid w:val="00A80DA4"/>
    <w:rsid w:val="00A83823"/>
    <w:rsid w:val="00A91554"/>
    <w:rsid w:val="00A96D6F"/>
    <w:rsid w:val="00AC171B"/>
    <w:rsid w:val="00AC1815"/>
    <w:rsid w:val="00AD34E7"/>
    <w:rsid w:val="00AE3549"/>
    <w:rsid w:val="00AE4665"/>
    <w:rsid w:val="00AF37E7"/>
    <w:rsid w:val="00AF6C3F"/>
    <w:rsid w:val="00B053BE"/>
    <w:rsid w:val="00B1218F"/>
    <w:rsid w:val="00B13699"/>
    <w:rsid w:val="00B149C4"/>
    <w:rsid w:val="00B30681"/>
    <w:rsid w:val="00B31E65"/>
    <w:rsid w:val="00B36045"/>
    <w:rsid w:val="00B366B3"/>
    <w:rsid w:val="00B5186A"/>
    <w:rsid w:val="00B5664B"/>
    <w:rsid w:val="00B63584"/>
    <w:rsid w:val="00B63885"/>
    <w:rsid w:val="00B643CD"/>
    <w:rsid w:val="00B64725"/>
    <w:rsid w:val="00B66E79"/>
    <w:rsid w:val="00B67C2C"/>
    <w:rsid w:val="00B71BF6"/>
    <w:rsid w:val="00B749FE"/>
    <w:rsid w:val="00B8236B"/>
    <w:rsid w:val="00B849CA"/>
    <w:rsid w:val="00B93E0B"/>
    <w:rsid w:val="00B94712"/>
    <w:rsid w:val="00B95BF8"/>
    <w:rsid w:val="00BA70B3"/>
    <w:rsid w:val="00BB6056"/>
    <w:rsid w:val="00BB6F14"/>
    <w:rsid w:val="00BB78DC"/>
    <w:rsid w:val="00BC1E33"/>
    <w:rsid w:val="00BC47C8"/>
    <w:rsid w:val="00BC7E9C"/>
    <w:rsid w:val="00BD1E00"/>
    <w:rsid w:val="00BD2280"/>
    <w:rsid w:val="00BD418F"/>
    <w:rsid w:val="00BD450C"/>
    <w:rsid w:val="00BD76F5"/>
    <w:rsid w:val="00BD7A59"/>
    <w:rsid w:val="00BE787C"/>
    <w:rsid w:val="00BF5A2E"/>
    <w:rsid w:val="00C0664F"/>
    <w:rsid w:val="00C11AD1"/>
    <w:rsid w:val="00C143C1"/>
    <w:rsid w:val="00C16020"/>
    <w:rsid w:val="00C249C8"/>
    <w:rsid w:val="00C3222C"/>
    <w:rsid w:val="00C364BF"/>
    <w:rsid w:val="00C36FA8"/>
    <w:rsid w:val="00C41C85"/>
    <w:rsid w:val="00C4468E"/>
    <w:rsid w:val="00C44F58"/>
    <w:rsid w:val="00C53B29"/>
    <w:rsid w:val="00C55F3E"/>
    <w:rsid w:val="00C56AC8"/>
    <w:rsid w:val="00C60793"/>
    <w:rsid w:val="00C6138B"/>
    <w:rsid w:val="00C61B44"/>
    <w:rsid w:val="00C658A2"/>
    <w:rsid w:val="00C709E2"/>
    <w:rsid w:val="00C743DA"/>
    <w:rsid w:val="00C8133F"/>
    <w:rsid w:val="00C84F47"/>
    <w:rsid w:val="00C863B1"/>
    <w:rsid w:val="00C96DDE"/>
    <w:rsid w:val="00C97134"/>
    <w:rsid w:val="00C97C66"/>
    <w:rsid w:val="00CA1A0A"/>
    <w:rsid w:val="00CA3B9A"/>
    <w:rsid w:val="00CB275E"/>
    <w:rsid w:val="00CB28C1"/>
    <w:rsid w:val="00CB4A2D"/>
    <w:rsid w:val="00CC07E2"/>
    <w:rsid w:val="00CC15D9"/>
    <w:rsid w:val="00CC4306"/>
    <w:rsid w:val="00CC4456"/>
    <w:rsid w:val="00CD40CD"/>
    <w:rsid w:val="00CD7EB5"/>
    <w:rsid w:val="00CE3249"/>
    <w:rsid w:val="00CE337C"/>
    <w:rsid w:val="00CE5539"/>
    <w:rsid w:val="00CE64E7"/>
    <w:rsid w:val="00CE7E76"/>
    <w:rsid w:val="00CF1C8C"/>
    <w:rsid w:val="00CF7558"/>
    <w:rsid w:val="00D021BC"/>
    <w:rsid w:val="00D0322D"/>
    <w:rsid w:val="00D032BD"/>
    <w:rsid w:val="00D05E8E"/>
    <w:rsid w:val="00D10368"/>
    <w:rsid w:val="00D12400"/>
    <w:rsid w:val="00D16242"/>
    <w:rsid w:val="00D21470"/>
    <w:rsid w:val="00D22BD2"/>
    <w:rsid w:val="00D2517D"/>
    <w:rsid w:val="00D2580D"/>
    <w:rsid w:val="00D259C4"/>
    <w:rsid w:val="00D30D5B"/>
    <w:rsid w:val="00D33B5F"/>
    <w:rsid w:val="00D37FCE"/>
    <w:rsid w:val="00D4414B"/>
    <w:rsid w:val="00D46564"/>
    <w:rsid w:val="00D602BC"/>
    <w:rsid w:val="00D614BE"/>
    <w:rsid w:val="00D622C4"/>
    <w:rsid w:val="00D6279F"/>
    <w:rsid w:val="00D63B0F"/>
    <w:rsid w:val="00D834EC"/>
    <w:rsid w:val="00D8383F"/>
    <w:rsid w:val="00D83B45"/>
    <w:rsid w:val="00D860DD"/>
    <w:rsid w:val="00D86849"/>
    <w:rsid w:val="00D9116D"/>
    <w:rsid w:val="00D93B7F"/>
    <w:rsid w:val="00DB7E15"/>
    <w:rsid w:val="00DC0E64"/>
    <w:rsid w:val="00DD09CB"/>
    <w:rsid w:val="00DD11D1"/>
    <w:rsid w:val="00DF07FB"/>
    <w:rsid w:val="00DF207B"/>
    <w:rsid w:val="00DF4078"/>
    <w:rsid w:val="00E00292"/>
    <w:rsid w:val="00E01D59"/>
    <w:rsid w:val="00E1295B"/>
    <w:rsid w:val="00E13FF3"/>
    <w:rsid w:val="00E14273"/>
    <w:rsid w:val="00E22960"/>
    <w:rsid w:val="00E26741"/>
    <w:rsid w:val="00E3022F"/>
    <w:rsid w:val="00E31E1B"/>
    <w:rsid w:val="00E326AC"/>
    <w:rsid w:val="00E3679B"/>
    <w:rsid w:val="00E372D7"/>
    <w:rsid w:val="00E415FD"/>
    <w:rsid w:val="00E4226F"/>
    <w:rsid w:val="00E44D12"/>
    <w:rsid w:val="00E61EDB"/>
    <w:rsid w:val="00E81BE2"/>
    <w:rsid w:val="00E87935"/>
    <w:rsid w:val="00E9225C"/>
    <w:rsid w:val="00E92DBC"/>
    <w:rsid w:val="00E96BC3"/>
    <w:rsid w:val="00EA235E"/>
    <w:rsid w:val="00EA3614"/>
    <w:rsid w:val="00EA6FE5"/>
    <w:rsid w:val="00EB15CD"/>
    <w:rsid w:val="00EB5A3E"/>
    <w:rsid w:val="00EB5B49"/>
    <w:rsid w:val="00EB5BF3"/>
    <w:rsid w:val="00EC4F9B"/>
    <w:rsid w:val="00EC719E"/>
    <w:rsid w:val="00ED1603"/>
    <w:rsid w:val="00ED45B8"/>
    <w:rsid w:val="00ED5620"/>
    <w:rsid w:val="00ED7247"/>
    <w:rsid w:val="00EE0193"/>
    <w:rsid w:val="00EE603D"/>
    <w:rsid w:val="00EF2A68"/>
    <w:rsid w:val="00F00785"/>
    <w:rsid w:val="00F02045"/>
    <w:rsid w:val="00F075AD"/>
    <w:rsid w:val="00F13043"/>
    <w:rsid w:val="00F14C78"/>
    <w:rsid w:val="00F2270F"/>
    <w:rsid w:val="00F26CF6"/>
    <w:rsid w:val="00F84509"/>
    <w:rsid w:val="00F86DE4"/>
    <w:rsid w:val="00F87CBD"/>
    <w:rsid w:val="00F9290A"/>
    <w:rsid w:val="00FA7223"/>
    <w:rsid w:val="00FB0426"/>
    <w:rsid w:val="00FC24DE"/>
    <w:rsid w:val="00FC7A88"/>
    <w:rsid w:val="00FC7CA2"/>
    <w:rsid w:val="00FD568F"/>
    <w:rsid w:val="00FE73F4"/>
    <w:rsid w:val="00FF3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0DC5922"/>
  <w15:docId w15:val="{A3D39917-C996-44A6-AF8C-FBAD559FE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40E"/>
    <w:pPr>
      <w:contextualSpacing/>
    </w:pPr>
  </w:style>
  <w:style w:type="paragraph" w:styleId="Heading1">
    <w:name w:val="heading 1"/>
    <w:basedOn w:val="Normal"/>
    <w:next w:val="Normal"/>
    <w:link w:val="Heading1Char"/>
    <w:uiPriority w:val="9"/>
    <w:qFormat/>
    <w:rsid w:val="00B053AE"/>
    <w:pPr>
      <w:spacing w:before="200"/>
      <w:ind w:firstLine="0"/>
      <w:outlineLvl w:val="0"/>
    </w:pPr>
    <w:rPr>
      <w:b/>
    </w:rPr>
  </w:style>
  <w:style w:type="paragraph" w:styleId="Heading2">
    <w:name w:val="heading 2"/>
    <w:basedOn w:val="Normal"/>
    <w:next w:val="Normal"/>
    <w:link w:val="Heading2Char"/>
    <w:uiPriority w:val="9"/>
    <w:semiHidden/>
    <w:unhideWhenUsed/>
    <w:qFormat/>
    <w:rsid w:val="00B053AE"/>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B053AE"/>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B053AE"/>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B053AE"/>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B053A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53AE"/>
    <w:pPr>
      <w:ind w:firstLine="0"/>
    </w:pPr>
    <w:rPr>
      <w:b/>
      <w:smallCaps/>
    </w:rPr>
  </w:style>
  <w:style w:type="character" w:customStyle="1" w:styleId="Heading1Char">
    <w:name w:val="Heading 1 Char"/>
    <w:basedOn w:val="DefaultParagraphFont"/>
    <w:link w:val="Heading1"/>
    <w:uiPriority w:val="9"/>
    <w:rsid w:val="00B053AE"/>
    <w:rPr>
      <w:rFonts w:ascii="Times New Roman" w:eastAsia="Times New Roman" w:hAnsi="Times New Roman" w:cs="Times New Roman"/>
      <w:b/>
      <w:sz w:val="24"/>
      <w:szCs w:val="24"/>
    </w:rPr>
  </w:style>
  <w:style w:type="character" w:customStyle="1" w:styleId="Heading2Char">
    <w:name w:val="Heading 2 Char"/>
    <w:basedOn w:val="DefaultParagraphFont"/>
    <w:link w:val="Heading2"/>
    <w:uiPriority w:val="9"/>
    <w:rsid w:val="00B053AE"/>
    <w:rPr>
      <w:rFonts w:ascii="Times New Roman" w:eastAsia="Times New Roman" w:hAnsi="Times New Roman" w:cs="Times New Roman"/>
      <w:b/>
      <w:sz w:val="36"/>
      <w:szCs w:val="36"/>
    </w:rPr>
  </w:style>
  <w:style w:type="character" w:customStyle="1" w:styleId="Heading3Char">
    <w:name w:val="Heading 3 Char"/>
    <w:basedOn w:val="DefaultParagraphFont"/>
    <w:link w:val="Heading3"/>
    <w:uiPriority w:val="9"/>
    <w:semiHidden/>
    <w:rsid w:val="00B053AE"/>
    <w:rPr>
      <w:rFonts w:ascii="Times New Roman" w:eastAsia="Times New Roman" w:hAnsi="Times New Roman" w:cs="Times New Roman"/>
      <w:b/>
      <w:sz w:val="28"/>
      <w:szCs w:val="28"/>
    </w:rPr>
  </w:style>
  <w:style w:type="character" w:customStyle="1" w:styleId="Heading4Char">
    <w:name w:val="Heading 4 Char"/>
    <w:basedOn w:val="DefaultParagraphFont"/>
    <w:link w:val="Heading4"/>
    <w:uiPriority w:val="9"/>
    <w:semiHidden/>
    <w:rsid w:val="00B053AE"/>
    <w:rPr>
      <w:rFonts w:ascii="Times New Roman" w:eastAsia="Times New Roman" w:hAnsi="Times New Roman" w:cs="Times New Roman"/>
      <w:b/>
      <w:sz w:val="24"/>
      <w:szCs w:val="24"/>
    </w:rPr>
  </w:style>
  <w:style w:type="character" w:customStyle="1" w:styleId="Heading5Char">
    <w:name w:val="Heading 5 Char"/>
    <w:basedOn w:val="DefaultParagraphFont"/>
    <w:link w:val="Heading5"/>
    <w:uiPriority w:val="9"/>
    <w:semiHidden/>
    <w:rsid w:val="00B053AE"/>
    <w:rPr>
      <w:rFonts w:ascii="Times New Roman" w:eastAsia="Times New Roman" w:hAnsi="Times New Roman" w:cs="Times New Roman"/>
      <w:b/>
    </w:rPr>
  </w:style>
  <w:style w:type="character" w:customStyle="1" w:styleId="Heading6Char">
    <w:name w:val="Heading 6 Char"/>
    <w:basedOn w:val="DefaultParagraphFont"/>
    <w:link w:val="Heading6"/>
    <w:uiPriority w:val="9"/>
    <w:semiHidden/>
    <w:rsid w:val="00B053AE"/>
    <w:rPr>
      <w:rFonts w:ascii="Times New Roman" w:eastAsia="Times New Roman" w:hAnsi="Times New Roman" w:cs="Times New Roman"/>
      <w:b/>
      <w:sz w:val="20"/>
      <w:szCs w:val="20"/>
    </w:rPr>
  </w:style>
  <w:style w:type="character" w:customStyle="1" w:styleId="TitleChar">
    <w:name w:val="Title Char"/>
    <w:basedOn w:val="DefaultParagraphFont"/>
    <w:link w:val="Title"/>
    <w:uiPriority w:val="10"/>
    <w:rsid w:val="00B053AE"/>
    <w:rPr>
      <w:rFonts w:ascii="Times New Roman" w:eastAsia="Times New Roman" w:hAnsi="Times New Roman" w:cs="Times New Roman"/>
      <w:b/>
      <w:smallCaps/>
      <w:sz w:val="24"/>
      <w:szCs w:val="24"/>
    </w:rPr>
  </w:style>
  <w:style w:type="paragraph" w:styleId="Subtitle">
    <w:name w:val="Subtitle"/>
    <w:basedOn w:val="Normal"/>
    <w:next w:val="Normal"/>
    <w:link w:val="SubtitleChar"/>
    <w:uiPriority w:val="11"/>
    <w:qFormat/>
    <w:pPr>
      <w:ind w:left="720" w:hanging="720"/>
    </w:pPr>
  </w:style>
  <w:style w:type="character" w:customStyle="1" w:styleId="SubtitleChar">
    <w:name w:val="Subtitle Char"/>
    <w:basedOn w:val="DefaultParagraphFont"/>
    <w:link w:val="Subtitle"/>
    <w:uiPriority w:val="11"/>
    <w:rsid w:val="00B053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53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53AE"/>
    <w:rPr>
      <w:rFonts w:ascii="Segoe UI" w:eastAsia="Times New Roman" w:hAnsi="Segoe UI" w:cs="Segoe UI"/>
      <w:sz w:val="18"/>
      <w:szCs w:val="18"/>
    </w:rPr>
  </w:style>
  <w:style w:type="paragraph" w:styleId="ListParagraph">
    <w:name w:val="List Paragraph"/>
    <w:basedOn w:val="Normal"/>
    <w:uiPriority w:val="34"/>
    <w:qFormat/>
    <w:rsid w:val="00B053AE"/>
    <w:pPr>
      <w:ind w:left="720"/>
    </w:pPr>
  </w:style>
  <w:style w:type="paragraph" w:customStyle="1" w:styleId="EndNoteBibliographyTitle">
    <w:name w:val="EndNote Bibliography Title"/>
    <w:basedOn w:val="Normal"/>
    <w:link w:val="EndNoteBibliographyTitleChar"/>
    <w:rsid w:val="00B053AE"/>
    <w:pPr>
      <w:jc w:val="center"/>
    </w:pPr>
    <w:rPr>
      <w:noProof/>
    </w:rPr>
  </w:style>
  <w:style w:type="character" w:customStyle="1" w:styleId="EndNoteBibliographyTitleChar">
    <w:name w:val="EndNote Bibliography Title Char"/>
    <w:basedOn w:val="DefaultParagraphFont"/>
    <w:link w:val="EndNoteBibliographyTitle"/>
    <w:rsid w:val="00B053AE"/>
    <w:rPr>
      <w:noProof/>
    </w:rPr>
  </w:style>
  <w:style w:type="paragraph" w:customStyle="1" w:styleId="EndNoteBibliography">
    <w:name w:val="EndNote Bibliography"/>
    <w:basedOn w:val="Normal"/>
    <w:link w:val="EndNoteBibliographyChar"/>
    <w:rsid w:val="00B053AE"/>
    <w:rPr>
      <w:noProof/>
    </w:rPr>
  </w:style>
  <w:style w:type="character" w:customStyle="1" w:styleId="EndNoteBibliographyChar">
    <w:name w:val="EndNote Bibliography Char"/>
    <w:basedOn w:val="DefaultParagraphFont"/>
    <w:link w:val="EndNoteBibliography"/>
    <w:rsid w:val="00B053AE"/>
    <w:rPr>
      <w:noProof/>
    </w:rPr>
  </w:style>
  <w:style w:type="character" w:styleId="Hyperlink">
    <w:name w:val="Hyperlink"/>
    <w:basedOn w:val="DefaultParagraphFont"/>
    <w:uiPriority w:val="99"/>
    <w:unhideWhenUsed/>
    <w:rsid w:val="00B053AE"/>
    <w:rPr>
      <w:color w:val="0563C1" w:themeColor="hyperlink"/>
      <w:u w:val="single"/>
    </w:rPr>
  </w:style>
  <w:style w:type="character" w:styleId="UnresolvedMention">
    <w:name w:val="Unresolved Mention"/>
    <w:basedOn w:val="DefaultParagraphFont"/>
    <w:uiPriority w:val="99"/>
    <w:semiHidden/>
    <w:unhideWhenUsed/>
    <w:rsid w:val="00B053AE"/>
    <w:rPr>
      <w:color w:val="605E5C"/>
      <w:shd w:val="clear" w:color="auto" w:fill="E1DFDD"/>
    </w:rPr>
  </w:style>
  <w:style w:type="paragraph" w:styleId="Caption">
    <w:name w:val="caption"/>
    <w:basedOn w:val="Normal"/>
    <w:next w:val="Normal"/>
    <w:uiPriority w:val="35"/>
    <w:semiHidden/>
    <w:unhideWhenUsed/>
    <w:qFormat/>
    <w:rsid w:val="00B053AE"/>
    <w:pPr>
      <w:spacing w:after="200"/>
    </w:pPr>
    <w:rPr>
      <w:i/>
      <w:iCs/>
      <w:color w:val="44546A" w:themeColor="text2"/>
      <w:sz w:val="18"/>
      <w:szCs w:val="18"/>
    </w:rPr>
  </w:style>
  <w:style w:type="paragraph" w:styleId="Header">
    <w:name w:val="header"/>
    <w:basedOn w:val="Normal"/>
    <w:link w:val="HeaderChar"/>
    <w:uiPriority w:val="99"/>
    <w:unhideWhenUsed/>
    <w:rsid w:val="004B6E8E"/>
    <w:pPr>
      <w:tabs>
        <w:tab w:val="center" w:pos="4680"/>
        <w:tab w:val="right" w:pos="9360"/>
      </w:tabs>
    </w:pPr>
  </w:style>
  <w:style w:type="character" w:customStyle="1" w:styleId="HeaderChar">
    <w:name w:val="Header Char"/>
    <w:basedOn w:val="DefaultParagraphFont"/>
    <w:link w:val="Header"/>
    <w:uiPriority w:val="99"/>
    <w:rsid w:val="004B6E8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6E8E"/>
    <w:pPr>
      <w:tabs>
        <w:tab w:val="center" w:pos="4680"/>
        <w:tab w:val="right" w:pos="9360"/>
      </w:tabs>
    </w:pPr>
  </w:style>
  <w:style w:type="character" w:customStyle="1" w:styleId="FooterChar">
    <w:name w:val="Footer Char"/>
    <w:basedOn w:val="DefaultParagraphFont"/>
    <w:link w:val="Footer"/>
    <w:uiPriority w:val="99"/>
    <w:rsid w:val="004B6E8E"/>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C0B18"/>
    <w:rPr>
      <w:sz w:val="16"/>
      <w:szCs w:val="16"/>
    </w:rPr>
  </w:style>
  <w:style w:type="paragraph" w:styleId="CommentText">
    <w:name w:val="annotation text"/>
    <w:basedOn w:val="Normal"/>
    <w:link w:val="CommentTextChar"/>
    <w:uiPriority w:val="99"/>
    <w:unhideWhenUsed/>
    <w:rsid w:val="00CC0B18"/>
    <w:rPr>
      <w:sz w:val="20"/>
      <w:szCs w:val="20"/>
    </w:rPr>
  </w:style>
  <w:style w:type="character" w:customStyle="1" w:styleId="CommentTextChar">
    <w:name w:val="Comment Text Char"/>
    <w:basedOn w:val="DefaultParagraphFont"/>
    <w:link w:val="CommentText"/>
    <w:uiPriority w:val="99"/>
    <w:rsid w:val="00CC0B1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C0B18"/>
    <w:rPr>
      <w:b/>
      <w:bCs/>
    </w:rPr>
  </w:style>
  <w:style w:type="character" w:customStyle="1" w:styleId="CommentSubjectChar">
    <w:name w:val="Comment Subject Char"/>
    <w:basedOn w:val="CommentTextChar"/>
    <w:link w:val="CommentSubject"/>
    <w:uiPriority w:val="99"/>
    <w:semiHidden/>
    <w:rsid w:val="00CC0B18"/>
    <w:rPr>
      <w:rFonts w:ascii="Times New Roman" w:eastAsia="Times New Roman" w:hAnsi="Times New Roman" w:cs="Times New Roman"/>
      <w:b/>
      <w:bCs/>
      <w:sz w:val="20"/>
      <w:szCs w:val="2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F929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67C2C"/>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3.xml"/><Relationship Id="rId21" Type="http://schemas.openxmlformats.org/officeDocument/2006/relationships/hyperlink" Target="https://zenodo.org/records/13881900" TargetMode="External"/><Relationship Id="rId42" Type="http://schemas.openxmlformats.org/officeDocument/2006/relationships/hyperlink" Target="https://doi.org/10.1111/ele.13156" TargetMode="External"/><Relationship Id="rId63" Type="http://schemas.openxmlformats.org/officeDocument/2006/relationships/hyperlink" Target="https://doi.org/10.1073/pnas.1321082111" TargetMode="External"/><Relationship Id="rId84" Type="http://schemas.openxmlformats.org/officeDocument/2006/relationships/hyperlink" Target="https://doi.org/10.1016/j.scitotenv.2023.167080" TargetMode="External"/><Relationship Id="rId138" Type="http://schemas.openxmlformats.org/officeDocument/2006/relationships/hyperlink" Target="https://geonarrative.usgs.gov/njstreamflowcharacteristics/" TargetMode="External"/><Relationship Id="rId159" Type="http://schemas.openxmlformats.org/officeDocument/2006/relationships/hyperlink" Target="https://doi.org/10.5066/F7TH8KZV" TargetMode="External"/><Relationship Id="rId107" Type="http://schemas.openxmlformats.org/officeDocument/2006/relationships/hyperlink" Target="https://doi.org/10.1093/auk/uky003" TargetMode="External"/><Relationship Id="rId11" Type="http://schemas.openxmlformats.org/officeDocument/2006/relationships/header" Target="header2.xml"/><Relationship Id="rId32" Type="http://schemas.openxmlformats.org/officeDocument/2006/relationships/hyperlink" Target="https://setac.onlinelibrary.wiley.com/doi/10.1002/etc.5324" TargetMode="External"/><Relationship Id="rId53" Type="http://schemas.openxmlformats.org/officeDocument/2006/relationships/hyperlink" Target="https://doi.org/10.1126/science.adp6198" TargetMode="External"/><Relationship Id="rId74" Type="http://schemas.openxmlformats.org/officeDocument/2006/relationships/hyperlink" Target="https://doi.org/10.1007/s00442-020-04618-8" TargetMode="External"/><Relationship Id="rId128" Type="http://schemas.openxmlformats.org/officeDocument/2006/relationships/hyperlink" Target="https://doi.org/10.1080/10643389.2021.2010511" TargetMode="External"/><Relationship Id="rId149" Type="http://schemas.openxmlformats.org/officeDocument/2006/relationships/hyperlink" Target="https://doi.org/10.5066/P9RSDQBY" TargetMode="External"/><Relationship Id="rId5" Type="http://schemas.openxmlformats.org/officeDocument/2006/relationships/settings" Target="settings.xml"/><Relationship Id="rId95" Type="http://schemas.openxmlformats.org/officeDocument/2006/relationships/hyperlink" Target="https://doi.org/10.1016/s0166-445x(01)00268-5" TargetMode="External"/><Relationship Id="rId160" Type="http://schemas.openxmlformats.org/officeDocument/2006/relationships/hyperlink" Target="https://doi.org/10.5066/F7TH8KZV" TargetMode="External"/><Relationship Id="rId22" Type="http://schemas.openxmlformats.org/officeDocument/2006/relationships/hyperlink" Target="https://science.ebird.org/en/status-and-trends/trends-maps" TargetMode="External"/><Relationship Id="rId43" Type="http://schemas.openxmlformats.org/officeDocument/2006/relationships/hyperlink" Target="https://doi.org/10.1111/1365-2435.13401" TargetMode="External"/><Relationship Id="rId64" Type="http://schemas.openxmlformats.org/officeDocument/2006/relationships/hyperlink" Target="https://doi.org/10.1016/j.scitotenv.2023.163413" TargetMode="External"/><Relationship Id="rId118" Type="http://schemas.openxmlformats.org/officeDocument/2006/relationships/hyperlink" Target="mailto:bmwilliams@usgs.gov" TargetMode="External"/><Relationship Id="rId139" Type="http://schemas.openxmlformats.org/officeDocument/2006/relationships/hyperlink" Target="https://doi.org/10.5066/P9IGMJGU" TargetMode="External"/><Relationship Id="rId85" Type="http://schemas.openxmlformats.org/officeDocument/2006/relationships/hyperlink" Target="https://doi.org/10.1021/es9023139" TargetMode="External"/><Relationship Id="rId150" Type="http://schemas.openxmlformats.org/officeDocument/2006/relationships/hyperlink" Target="https://doi.org/10.5066/P9RSDQBY" TargetMode="External"/><Relationship Id="rId12" Type="http://schemas.openxmlformats.org/officeDocument/2006/relationships/image" Target="media/image1.png"/><Relationship Id="rId17" Type="http://schemas.openxmlformats.org/officeDocument/2006/relationships/hyperlink" Target="https://bit.ly/4apVX91" TargetMode="External"/><Relationship Id="rId33" Type="http://schemas.openxmlformats.org/officeDocument/2006/relationships/hyperlink" Target="https://cfpub.epa.gov/ecotox/" TargetMode="External"/><Relationship Id="rId38" Type="http://schemas.openxmlformats.org/officeDocument/2006/relationships/hyperlink" Target="https://doi.org/10.1073/pnas.1500232112" TargetMode="External"/><Relationship Id="rId59" Type="http://schemas.openxmlformats.org/officeDocument/2006/relationships/hyperlink" Target="https://doi.org/10.1139/cjz-2015-0238" TargetMode="External"/><Relationship Id="rId103" Type="http://schemas.openxmlformats.org/officeDocument/2006/relationships/hyperlink" Target="https://doi.org/10.1002/eap.2058" TargetMode="External"/><Relationship Id="rId108" Type="http://schemas.openxmlformats.org/officeDocument/2006/relationships/hyperlink" Target="https://doi.org/10.1093/ornithology/ukae056" TargetMode="External"/><Relationship Id="rId124" Type="http://schemas.openxmlformats.org/officeDocument/2006/relationships/hyperlink" Target="https://doi.org/10.1016/j.geomorph.2022.108399" TargetMode="External"/><Relationship Id="rId129" Type="http://schemas.openxmlformats.org/officeDocument/2006/relationships/hyperlink" Target="https://doi.org/10.1007/s10661-021-08899-1" TargetMode="External"/><Relationship Id="rId54" Type="http://schemas.openxmlformats.org/officeDocument/2006/relationships/hyperlink" Target="https://doi.org/10.1111/cobi.13307" TargetMode="External"/><Relationship Id="rId70" Type="http://schemas.openxmlformats.org/officeDocument/2006/relationships/hyperlink" Target="https://doi.org/10.1002/ecs2.4227" TargetMode="External"/><Relationship Id="rId75" Type="http://schemas.openxmlformats.org/officeDocument/2006/relationships/hyperlink" Target="https://doi.org/10.1650/condor-18-75.1" TargetMode="External"/><Relationship Id="rId91" Type="http://schemas.openxmlformats.org/officeDocument/2006/relationships/hyperlink" Target="https://doi.org/10.1093/condor/duz010" TargetMode="External"/><Relationship Id="rId96" Type="http://schemas.openxmlformats.org/officeDocument/2006/relationships/hyperlink" Target="https://doi.org/10.1021/acs.est.1c08079" TargetMode="External"/><Relationship Id="rId140" Type="http://schemas.openxmlformats.org/officeDocument/2006/relationships/hyperlink" Target="https://doi.org/10.5066/P9IGMJGU" TargetMode="External"/><Relationship Id="rId145" Type="http://schemas.openxmlformats.org/officeDocument/2006/relationships/hyperlink" Target="https://doi.org/10.5066/P9JF1EXH" TargetMode="External"/><Relationship Id="rId161" Type="http://schemas.openxmlformats.org/officeDocument/2006/relationships/hyperlink" Target="https://doi.org/10.5066/F7SQ8ZB3" TargetMode="External"/><Relationship Id="rId16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cfpub.epa.gov/ecotox/" TargetMode="External"/><Relationship Id="rId28" Type="http://schemas.openxmlformats.org/officeDocument/2006/relationships/hyperlink" Target="https://geonarrative.usgs.gov/edcsinthechesapeake/" TargetMode="External"/><Relationship Id="rId49" Type="http://schemas.openxmlformats.org/officeDocument/2006/relationships/hyperlink" Target="https://doi.org/10.1007/s10646-004-6269-7" TargetMode="External"/><Relationship Id="rId114" Type="http://schemas.openxmlformats.org/officeDocument/2006/relationships/header" Target="header3.xml"/><Relationship Id="rId119" Type="http://schemas.openxmlformats.org/officeDocument/2006/relationships/hyperlink" Target="https://doi.org/10.3133/sir20245099" TargetMode="External"/><Relationship Id="rId44" Type="http://schemas.openxmlformats.org/officeDocument/2006/relationships/hyperlink" Target="https://doi.org/10.1093/conphys/coaa140" TargetMode="External"/><Relationship Id="rId60" Type="http://schemas.openxmlformats.org/officeDocument/2006/relationships/hyperlink" Target="https://doi.org/10.1073/pnas.2009864117" TargetMode="External"/><Relationship Id="rId65" Type="http://schemas.openxmlformats.org/officeDocument/2006/relationships/hyperlink" Target="https://doi.org/10.1016/j.scitotenv.2019.134765" TargetMode="External"/><Relationship Id="rId81" Type="http://schemas.openxmlformats.org/officeDocument/2006/relationships/hyperlink" Target="https://doi.org/10.1002/etc.5111" TargetMode="External"/><Relationship Id="rId86" Type="http://schemas.openxmlformats.org/officeDocument/2006/relationships/hyperlink" Target="https://doi.org/10.1002/etc.2954" TargetMode="External"/><Relationship Id="rId130" Type="http://schemas.openxmlformats.org/officeDocument/2006/relationships/hyperlink" Target="https://doi.org/10.1007/s10661-021-08899-1" TargetMode="External"/><Relationship Id="rId135" Type="http://schemas.openxmlformats.org/officeDocument/2006/relationships/hyperlink" Target="https://doi.org/10.1186/s13021-017-0070-4" TargetMode="External"/><Relationship Id="rId151" Type="http://schemas.openxmlformats.org/officeDocument/2006/relationships/hyperlink" Target="https://doi.org/10.5066/P9KUSHSE" TargetMode="External"/><Relationship Id="rId156" Type="http://schemas.openxmlformats.org/officeDocument/2006/relationships/hyperlink" Target="https://doi.org/10.5066/P9LZKY6Z" TargetMode="External"/><Relationship Id="rId13" Type="http://schemas.openxmlformats.org/officeDocument/2006/relationships/image" Target="media/image2.png"/><Relationship Id="rId18" Type="http://schemas.openxmlformats.org/officeDocument/2006/relationships/hyperlink" Target="https://bit.ly/40gbNyn" TargetMode="External"/><Relationship Id="rId39" Type="http://schemas.openxmlformats.org/officeDocument/2006/relationships/hyperlink" Target="https://doi.org/10.1002/fee.1450" TargetMode="External"/><Relationship Id="rId109" Type="http://schemas.openxmlformats.org/officeDocument/2006/relationships/hyperlink" Target="https://doi.org/10.1139/cjz-2023-0164" TargetMode="External"/><Relationship Id="rId34" Type="http://schemas.openxmlformats.org/officeDocument/2006/relationships/hyperlink" Target="https://doimspp-my.sharepoint.com/personal/jkraus_usgs_gov/Documents/Documents/KRAUS/USGS/2023-2027%20USGS%20EMP/FY24/AquaSYNC/PowellCenter2025/PowellCenter_DataManagementPlan_Template.docx" TargetMode="External"/><Relationship Id="rId50" Type="http://schemas.openxmlformats.org/officeDocument/2006/relationships/hyperlink" Target="https://doi.org/10.1021/acs.est.0c07683" TargetMode="External"/><Relationship Id="rId55" Type="http://schemas.openxmlformats.org/officeDocument/2006/relationships/hyperlink" Target="https://doi.org/10.5751/ace-01618-150123" TargetMode="External"/><Relationship Id="rId76" Type="http://schemas.openxmlformats.org/officeDocument/2006/relationships/hyperlink" Target="https://doi.org/10.1641/b570107" TargetMode="External"/><Relationship Id="rId97" Type="http://schemas.openxmlformats.org/officeDocument/2006/relationships/hyperlink" Target="https://doi.org/10.1111/jawr.12166" TargetMode="External"/><Relationship Id="rId104" Type="http://schemas.openxmlformats.org/officeDocument/2006/relationships/hyperlink" Target="https://doi.org/10.1242/jeb.01553" TargetMode="External"/><Relationship Id="rId120" Type="http://schemas.openxmlformats.org/officeDocument/2006/relationships/hyperlink" Target="https://doi.org/10.3133/sir20245099" TargetMode="External"/><Relationship Id="rId125" Type="http://schemas.openxmlformats.org/officeDocument/2006/relationships/hyperlink" Target="https://doi.org/10.1086/719360" TargetMode="External"/><Relationship Id="rId141" Type="http://schemas.openxmlformats.org/officeDocument/2006/relationships/hyperlink" Target="https://rconnect.usgs.gov/bildatacatalog/" TargetMode="External"/><Relationship Id="rId146" Type="http://schemas.openxmlformats.org/officeDocument/2006/relationships/hyperlink" Target="https://doi.org/10.5066/P9JF1EXH" TargetMode="External"/><Relationship Id="rId16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doi.org/10.1002/eap.2415" TargetMode="External"/><Relationship Id="rId92" Type="http://schemas.openxmlformats.org/officeDocument/2006/relationships/hyperlink" Target="https://doi.org/10.1007/s10661-008-0346-y" TargetMode="External"/><Relationship Id="rId162" Type="http://schemas.openxmlformats.org/officeDocument/2006/relationships/hyperlink" Target="https://doi.org/10.5066/F7SQ8ZB3" TargetMode="External"/><Relationship Id="rId2" Type="http://schemas.openxmlformats.org/officeDocument/2006/relationships/customXml" Target="../customXml/item2.xml"/><Relationship Id="rId29" Type="http://schemas.openxmlformats.org/officeDocument/2006/relationships/hyperlink" Target="https://www.usgs.gov/centers/whcmsc/news/aligning-salt-marsh-science-management-needs" TargetMode="External"/><Relationship Id="rId24" Type="http://schemas.openxmlformats.org/officeDocument/2006/relationships/hyperlink" Target="https://www.efsa.europa.eu/en/microstrategy/openfoodtox" TargetMode="External"/><Relationship Id="rId40" Type="http://schemas.openxmlformats.org/officeDocument/2006/relationships/hyperlink" Target="https://doi.org/10.1007/s11356-014-3180-5" TargetMode="External"/><Relationship Id="rId45" Type="http://schemas.openxmlformats.org/officeDocument/2006/relationships/hyperlink" Target="https://doi.org/10.1016/j.scitotenv.2023.168186" TargetMode="External"/><Relationship Id="rId66" Type="http://schemas.openxmlformats.org/officeDocument/2006/relationships/hyperlink" Target="https://doi.org/10.1016/j.envint.2021.106479" TargetMode="External"/><Relationship Id="rId87" Type="http://schemas.openxmlformats.org/officeDocument/2006/relationships/hyperlink" Target="https://doi.org/10.1002/ecs2.1746" TargetMode="External"/><Relationship Id="rId110" Type="http://schemas.openxmlformats.org/officeDocument/2006/relationships/hyperlink" Target="https://doi.org/10.1093/ornithology/ukab078" TargetMode="External"/><Relationship Id="rId115" Type="http://schemas.openxmlformats.org/officeDocument/2006/relationships/footer" Target="footer2.xml"/><Relationship Id="rId131" Type="http://schemas.openxmlformats.org/officeDocument/2006/relationships/hyperlink" Target="https://doi.org/10.3133/ofr20181077" TargetMode="External"/><Relationship Id="rId136" Type="http://schemas.openxmlformats.org/officeDocument/2006/relationships/hyperlink" Target="https://doi.org/10.1186/s13021-017-0070-4" TargetMode="External"/><Relationship Id="rId157" Type="http://schemas.openxmlformats.org/officeDocument/2006/relationships/hyperlink" Target="https://doi.org/10.5066/P96L2GB0" TargetMode="External"/><Relationship Id="rId61" Type="http://schemas.openxmlformats.org/officeDocument/2006/relationships/hyperlink" Target="https://doi.org/10.1016/j.cub.2022.01.057" TargetMode="External"/><Relationship Id="rId82" Type="http://schemas.openxmlformats.org/officeDocument/2006/relationships/hyperlink" Target="https://doi.org/10.1126/science.aaw9419" TargetMode="External"/><Relationship Id="rId152" Type="http://schemas.openxmlformats.org/officeDocument/2006/relationships/hyperlink" Target="https://doi.org/10.5066/P9KUSHSE" TargetMode="External"/><Relationship Id="rId19" Type="http://schemas.openxmlformats.org/officeDocument/2006/relationships/hyperlink" Target="https://www.waterqualitydata.us/" TargetMode="External"/><Relationship Id="rId14" Type="http://schemas.openxmlformats.org/officeDocument/2006/relationships/image" Target="media/image3.png"/><Relationship Id="rId30" Type="http://schemas.openxmlformats.org/officeDocument/2006/relationships/hyperlink" Target="https://geonarrative.usgs.gov/pfasinusgroundwater/" TargetMode="External"/><Relationship Id="rId35" Type="http://schemas.openxmlformats.org/officeDocument/2006/relationships/hyperlink" Target="https://www.usgs.gov/fsp/policies.asp" TargetMode="External"/><Relationship Id="rId56" Type="http://schemas.openxmlformats.org/officeDocument/2006/relationships/hyperlink" Target="https://doi.org/10.1073/pnas.2216573120" TargetMode="External"/><Relationship Id="rId77" Type="http://schemas.openxmlformats.org/officeDocument/2006/relationships/hyperlink" Target="https://doi.org/10.1002/etc.5609" TargetMode="External"/><Relationship Id="rId100" Type="http://schemas.openxmlformats.org/officeDocument/2006/relationships/hyperlink" Target="https://doi.org/10.1021/acs.est.0c07609" TargetMode="External"/><Relationship Id="rId105" Type="http://schemas.openxmlformats.org/officeDocument/2006/relationships/hyperlink" Target="https://doi.org/10.1146/annurev.nutr.19.1.247" TargetMode="External"/><Relationship Id="rId126" Type="http://schemas.openxmlformats.org/officeDocument/2006/relationships/hyperlink" Target="https://doi.org/10.1086/719360" TargetMode="External"/><Relationship Id="rId147" Type="http://schemas.openxmlformats.org/officeDocument/2006/relationships/hyperlink" Target="https://doi.org/10.5066/P96BV4F3" TargetMode="External"/><Relationship Id="rId8" Type="http://schemas.openxmlformats.org/officeDocument/2006/relationships/endnotes" Target="endnotes.xml"/><Relationship Id="rId51" Type="http://schemas.openxmlformats.org/officeDocument/2006/relationships/hyperlink" Target="https://doi.org/10.3390/biom10010129" TargetMode="External"/><Relationship Id="rId72" Type="http://schemas.openxmlformats.org/officeDocument/2006/relationships/hyperlink" Target="https://doi.org/10.1016/j.agee.2017.11.028" TargetMode="External"/><Relationship Id="rId93" Type="http://schemas.openxmlformats.org/officeDocument/2006/relationships/hyperlink" Target="https://doi.org/10.1016/j.envpol.2019.113478" TargetMode="External"/><Relationship Id="rId98" Type="http://schemas.openxmlformats.org/officeDocument/2006/relationships/hyperlink" Target="https://doi.org/10.1021/acs.est.8b04392" TargetMode="External"/><Relationship Id="rId121" Type="http://schemas.openxmlformats.org/officeDocument/2006/relationships/hyperlink" Target="https://doi.org/10.1016/j.envint.2023.108033" TargetMode="External"/><Relationship Id="rId142" Type="http://schemas.openxmlformats.org/officeDocument/2006/relationships/hyperlink" Target="https://rconnect.usgs.gov/bildatacatalog/" TargetMode="External"/><Relationship Id="rId163" Type="http://schemas.openxmlformats.org/officeDocument/2006/relationships/hyperlink" Target="mailto:jeff.wesner@usd.edu" TargetMode="External"/><Relationship Id="rId3" Type="http://schemas.openxmlformats.org/officeDocument/2006/relationships/numbering" Target="numbering.xml"/><Relationship Id="rId25" Type="http://schemas.openxmlformats.org/officeDocument/2006/relationships/hyperlink" Target="https://sitem.herts.ac.uk/aeru/ppdb/" TargetMode="External"/><Relationship Id="rId46" Type="http://schemas.openxmlformats.org/officeDocument/2006/relationships/hyperlink" Target="https://doi.org/10.1016/j.envint.2014.10.024" TargetMode="External"/><Relationship Id="rId67" Type="http://schemas.openxmlformats.org/officeDocument/2006/relationships/hyperlink" Target="https://doi.org/10.1111/ele.14534" TargetMode="External"/><Relationship Id="rId116" Type="http://schemas.openxmlformats.org/officeDocument/2006/relationships/header" Target="header4.xml"/><Relationship Id="rId137" Type="http://schemas.openxmlformats.org/officeDocument/2006/relationships/hyperlink" Target="https://geonarrative.usgs.gov/njstreamflowcharacteristics/" TargetMode="External"/><Relationship Id="rId158" Type="http://schemas.openxmlformats.org/officeDocument/2006/relationships/hyperlink" Target="https://doi.org/10.5066/P96L2GB0" TargetMode="External"/><Relationship Id="rId20" Type="http://schemas.openxmlformats.org/officeDocument/2006/relationships/hyperlink" Target="https://bit.ly/42bBVgj" TargetMode="External"/><Relationship Id="rId41" Type="http://schemas.openxmlformats.org/officeDocument/2006/relationships/hyperlink" Target="https://doi.org/10.1126/sciadv.adh2458" TargetMode="External"/><Relationship Id="rId62" Type="http://schemas.openxmlformats.org/officeDocument/2006/relationships/hyperlink" Target="https://doi.org/10.1002/ecy.4036" TargetMode="External"/><Relationship Id="rId83" Type="http://schemas.openxmlformats.org/officeDocument/2006/relationships/hyperlink" Target="https://doi.org/10.1016/j.jhazmat.2023.131635" TargetMode="External"/><Relationship Id="rId88" Type="http://schemas.openxmlformats.org/officeDocument/2006/relationships/hyperlink" Target="https://doi.org/10.1139/z2012-064" TargetMode="External"/><Relationship Id="rId111" Type="http://schemas.openxmlformats.org/officeDocument/2006/relationships/hyperlink" Target="https://doi.org/10.3389/fevo.2022.1006928" TargetMode="External"/><Relationship Id="rId132" Type="http://schemas.openxmlformats.org/officeDocument/2006/relationships/hyperlink" Target="https://doi.org/10.3133/ofr20181077" TargetMode="External"/><Relationship Id="rId153" Type="http://schemas.openxmlformats.org/officeDocument/2006/relationships/hyperlink" Target="https://doi.org/10.5066/P990UK3V" TargetMode="External"/><Relationship Id="rId15" Type="http://schemas.openxmlformats.org/officeDocument/2006/relationships/image" Target="media/image4.png"/><Relationship Id="rId36" Type="http://schemas.openxmlformats.org/officeDocument/2006/relationships/image" Target="media/image6.png"/><Relationship Id="rId57" Type="http://schemas.openxmlformats.org/officeDocument/2006/relationships/hyperlink" Target="https://doi.org/10.1126/science.aaw1313" TargetMode="External"/><Relationship Id="rId106" Type="http://schemas.openxmlformats.org/officeDocument/2006/relationships/hyperlink" Target="https://doi.org/https://escholarship.org/uc/item/18s7d943" TargetMode="External"/><Relationship Id="rId127" Type="http://schemas.openxmlformats.org/officeDocument/2006/relationships/hyperlink" Target="https://doi.org/10.1080/10643389.2021.2010511" TargetMode="External"/><Relationship Id="rId10" Type="http://schemas.openxmlformats.org/officeDocument/2006/relationships/footer" Target="footer1.xml"/><Relationship Id="rId31" Type="http://schemas.openxmlformats.org/officeDocument/2006/relationships/hyperlink" Target="https://www.usgs.gov/tools/pfas-us-tapwater-interactive-dashboard" TargetMode="External"/><Relationship Id="rId52" Type="http://schemas.openxmlformats.org/officeDocument/2006/relationships/hyperlink" Target="https://doi.org/10.3389/fevo.2021.633160" TargetMode="External"/><Relationship Id="rId73" Type="http://schemas.openxmlformats.org/officeDocument/2006/relationships/hyperlink" Target="https://doi.org/10.1650/condor-18-16.1" TargetMode="External"/><Relationship Id="rId78" Type="http://schemas.openxmlformats.org/officeDocument/2006/relationships/hyperlink" Target="https://doi.org/10.1890/13-0252.1" TargetMode="External"/><Relationship Id="rId94" Type="http://schemas.openxmlformats.org/officeDocument/2006/relationships/hyperlink" Target="https://doi.org/10.1021/acs.est.8b01791" TargetMode="External"/><Relationship Id="rId99" Type="http://schemas.openxmlformats.org/officeDocument/2006/relationships/hyperlink" Target="https://doi.org/10.1038/s41467-018-06822-w" TargetMode="External"/><Relationship Id="rId101" Type="http://schemas.openxmlformats.org/officeDocument/2006/relationships/hyperlink" Target="https://doi.org/10.1002/etc.5203" TargetMode="External"/><Relationship Id="rId122" Type="http://schemas.openxmlformats.org/officeDocument/2006/relationships/hyperlink" Target="https://doi.org/10.1016/j.envint.2023.108033" TargetMode="External"/><Relationship Id="rId143" Type="http://schemas.openxmlformats.org/officeDocument/2006/relationships/hyperlink" Target="https://doi.org/10.5066/P9MNKLPJ" TargetMode="External"/><Relationship Id="rId148" Type="http://schemas.openxmlformats.org/officeDocument/2006/relationships/hyperlink" Target="https://doi.org/10.5066/P96BV4F3" TargetMode="External"/><Relationship Id="rId164" Type="http://schemas.openxmlformats.org/officeDocument/2006/relationships/hyperlink" Target="https://thewesnerlab.com/" TargetMode="Externa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hyperlink" Target="https://echa.europa.eu/information-on-chemicals" TargetMode="External"/><Relationship Id="rId47" Type="http://schemas.openxmlformats.org/officeDocument/2006/relationships/hyperlink" Target="https://doi.org/10.1086/705997" TargetMode="External"/><Relationship Id="rId68" Type="http://schemas.openxmlformats.org/officeDocument/2006/relationships/hyperlink" Target="https://doi.org/10.1007/s10646-010-0554-4" TargetMode="External"/><Relationship Id="rId89" Type="http://schemas.openxmlformats.org/officeDocument/2006/relationships/hyperlink" Target="https://doi.org/10.1016/j.biocon.2019.108253" TargetMode="External"/><Relationship Id="rId112" Type="http://schemas.openxmlformats.org/officeDocument/2006/relationships/hyperlink" Target="mailto:Christy.morrissey@usask.ca" TargetMode="External"/><Relationship Id="rId133" Type="http://schemas.openxmlformats.org/officeDocument/2006/relationships/hyperlink" Target="https://doi.org/10.1021/acs.est.9b02867" TargetMode="External"/><Relationship Id="rId154" Type="http://schemas.openxmlformats.org/officeDocument/2006/relationships/hyperlink" Target="https://doi.org/10.5066/P990UK3V" TargetMode="External"/><Relationship Id="rId16" Type="http://schemas.openxmlformats.org/officeDocument/2006/relationships/hyperlink" Target="https://www.hydrosheds.org/" TargetMode="External"/><Relationship Id="rId37" Type="http://schemas.openxmlformats.org/officeDocument/2006/relationships/hyperlink" Target="https://github.com/jswesner/isdbayes" TargetMode="External"/><Relationship Id="rId58" Type="http://schemas.openxmlformats.org/officeDocument/2006/relationships/hyperlink" Target="https://doi.org/10.1002/ecm.1518" TargetMode="External"/><Relationship Id="rId79" Type="http://schemas.openxmlformats.org/officeDocument/2006/relationships/hyperlink" Target="https://doi.org/10.1021/es502970b" TargetMode="External"/><Relationship Id="rId102" Type="http://schemas.openxmlformats.org/officeDocument/2006/relationships/hyperlink" Target="https://doi.org/10.1002/eap.2056" TargetMode="External"/><Relationship Id="rId123" Type="http://schemas.openxmlformats.org/officeDocument/2006/relationships/hyperlink" Target="https://doi.org/10.1016/j.geomorph.2022.108399" TargetMode="External"/><Relationship Id="rId144" Type="http://schemas.openxmlformats.org/officeDocument/2006/relationships/hyperlink" Target="https://doi.org/10.5066/P9MNKLPJ" TargetMode="External"/><Relationship Id="rId90" Type="http://schemas.openxmlformats.org/officeDocument/2006/relationships/hyperlink" Target="https://doi.org/10.1038/nature13531" TargetMode="External"/><Relationship Id="rId165" Type="http://schemas.openxmlformats.org/officeDocument/2006/relationships/fontTable" Target="fontTable.xml"/><Relationship Id="rId27" Type="http://schemas.openxmlformats.org/officeDocument/2006/relationships/image" Target="media/image5.png"/><Relationship Id="rId48" Type="http://schemas.openxmlformats.org/officeDocument/2006/relationships/hyperlink" Target="https://doi.org/10.1002/etc.5858" TargetMode="External"/><Relationship Id="rId69" Type="http://schemas.openxmlformats.org/officeDocument/2006/relationships/hyperlink" Target="https://doi.org/10.1126/science.1154082" TargetMode="External"/><Relationship Id="rId113" Type="http://schemas.openxmlformats.org/officeDocument/2006/relationships/hyperlink" Target="https://doi.org/10.1002/eap.2533" TargetMode="External"/><Relationship Id="rId134" Type="http://schemas.openxmlformats.org/officeDocument/2006/relationships/hyperlink" Target="https://doi.org/10.1021/acs.est.9b02867" TargetMode="External"/><Relationship Id="rId80" Type="http://schemas.openxmlformats.org/officeDocument/2006/relationships/hyperlink" Target="https://doi.org/10.1016/j.cois.2022.100885" TargetMode="External"/><Relationship Id="rId155" Type="http://schemas.openxmlformats.org/officeDocument/2006/relationships/hyperlink" Target="https://doi.org/10.5066/P9LZKY6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wtFbpPv90yjF0rqTO5FLalSF+A==">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D9023F-B0C1-4819-AD9D-B886C017D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16915</Words>
  <Characters>96420</Characters>
  <Application>Microsoft Office Word</Application>
  <DocSecurity>0</DocSecurity>
  <Lines>803</Lines>
  <Paragraphs>226</Paragraphs>
  <ScaleCrop>false</ScaleCrop>
  <Company/>
  <LinksUpToDate>false</LinksUpToDate>
  <CharactersWithSpaces>113109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Muehlbauer, Jeffrey D</dc:creator>
  <cp:lastModifiedBy>Wesner, Jeff</cp:lastModifiedBy>
  <cp:revision>2</cp:revision>
  <dcterms:created xsi:type="dcterms:W3CDTF">2025-01-31T16:58:00Z</dcterms:created>
  <dcterms:modified xsi:type="dcterms:W3CDTF">2025-01-31T16:58:00Z</dcterms:modified>
</cp:coreProperties>
</file>