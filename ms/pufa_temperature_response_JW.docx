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20EF" w14:textId="77777777" w:rsidR="00463BE0" w:rsidRPr="00D700F4" w:rsidRDefault="00463BE0" w:rsidP="002C0579">
      <w:pPr>
        <w:jc w:val="both"/>
        <w:rPr>
          <w:rFonts w:ascii="Times New Roman" w:hAnsi="Times New Roman" w:cs="Times New Roman"/>
          <w:u w:val="single"/>
        </w:rPr>
      </w:pPr>
      <w:r w:rsidRPr="00D700F4">
        <w:rPr>
          <w:rFonts w:ascii="Times New Roman" w:hAnsi="Times New Roman" w:cs="Times New Roman"/>
          <w:u w:val="single"/>
        </w:rPr>
        <w:t>Caveats of modeling PUFA</w:t>
      </w:r>
    </w:p>
    <w:p w14:paraId="3BD81DDB" w14:textId="009C0925" w:rsidR="00463BE0" w:rsidRDefault="00463BE0" w:rsidP="002C0579">
      <w:pPr>
        <w:jc w:val="both"/>
        <w:rPr>
          <w:rFonts w:ascii="Times New Roman" w:hAnsi="Times New Roman" w:cs="Times New Roman"/>
        </w:rPr>
      </w:pPr>
      <w:r w:rsidRPr="00D700F4">
        <w:rPr>
          <w:rFonts w:ascii="Times New Roman" w:hAnsi="Times New Roman" w:cs="Times New Roman"/>
        </w:rPr>
        <w:t>Our approach to modeling PUFA</w:t>
      </w:r>
      <w:r>
        <w:rPr>
          <w:rFonts w:ascii="Times New Roman" w:hAnsi="Times New Roman" w:cs="Times New Roman"/>
        </w:rPr>
        <w:t xml:space="preserve"> (epa + dha)</w:t>
      </w:r>
      <w:r w:rsidRPr="00D700F4">
        <w:rPr>
          <w:rFonts w:ascii="Times New Roman" w:hAnsi="Times New Roman" w:cs="Times New Roman"/>
        </w:rPr>
        <w:t xml:space="preserve"> fluxes involves several caveats. First, we multiply a single posterior distribution of PUFA tissue concentration by insect emergence in each HYBAS. However, PUFA concentrations can vary </w:t>
      </w:r>
      <w:r w:rsidR="001A4EC9">
        <w:rPr>
          <w:rFonts w:ascii="Times New Roman" w:hAnsi="Times New Roman" w:cs="Times New Roman"/>
        </w:rPr>
        <w:t>among taxa</w:t>
      </w:r>
      <w:r w:rsidRPr="00D700F4">
        <w:rPr>
          <w:rFonts w:ascii="Times New Roman" w:hAnsi="Times New Roman" w:cs="Times New Roman"/>
        </w:rPr>
        <w:t xml:space="preserve"> (Kalacheva et al. 2013, Shipley et al. 2022). For example, Shipley et al. (2022) found higher PUFA concentrations in mayflies (Ephemeroptera) than other taxa. As a result, our assumption that PUFA tissue concentrations come from a single distribution is unlikely to hold in areas with, </w:t>
      </w:r>
      <w:r w:rsidR="002C0579">
        <w:rPr>
          <w:rFonts w:ascii="Times New Roman" w:hAnsi="Times New Roman" w:cs="Times New Roman"/>
        </w:rPr>
        <w:t>e.g.</w:t>
      </w:r>
      <w:r w:rsidRPr="00D700F4">
        <w:rPr>
          <w:rFonts w:ascii="Times New Roman" w:hAnsi="Times New Roman" w:cs="Times New Roman"/>
        </w:rPr>
        <w:t>, high mayfly biomass. However, it is worth noting that our models included insect order as a varying intercept and ou</w:t>
      </w:r>
      <w:r>
        <w:rPr>
          <w:rFonts w:ascii="Times New Roman" w:hAnsi="Times New Roman" w:cs="Times New Roman"/>
        </w:rPr>
        <w:t>r</w:t>
      </w:r>
      <w:r w:rsidRPr="00D700F4">
        <w:rPr>
          <w:rFonts w:ascii="Times New Roman" w:hAnsi="Times New Roman" w:cs="Times New Roman"/>
        </w:rPr>
        <w:t xml:space="preserve"> predictions for PUFA concentrations carry forward the uncertainty from the σ parameter of that intercept. In other words, our predictions assume that taxonomic composition is unknown and that leads to wider prediction intervals than if we knew taxonomic composition of the emergence flux.</w:t>
      </w:r>
      <w:r>
        <w:rPr>
          <w:rFonts w:ascii="Times New Roman" w:hAnsi="Times New Roman" w:cs="Times New Roman"/>
        </w:rPr>
        <w:t xml:space="preserve"> Moreover, </w:t>
      </w:r>
      <w:r w:rsidR="001A4EC9">
        <w:rPr>
          <w:rFonts w:ascii="Times New Roman" w:hAnsi="Times New Roman" w:cs="Times New Roman"/>
        </w:rPr>
        <w:t>our meta-analysis of PUFA concentrations show</w:t>
      </w:r>
      <w:ins w:id="0" w:author="Jakob Wolfram" w:date="2026-07-06T15:56:00Z">
        <w:r w:rsidR="002C0579">
          <w:rPr>
            <w:rFonts w:ascii="Times New Roman" w:hAnsi="Times New Roman" w:cs="Times New Roman"/>
          </w:rPr>
          <w:t>s</w:t>
        </w:r>
      </w:ins>
      <w:r w:rsidR="001A4EC9">
        <w:rPr>
          <w:rFonts w:ascii="Times New Roman" w:hAnsi="Times New Roman" w:cs="Times New Roman"/>
        </w:rPr>
        <w:t xml:space="preserve"> similar values across taxa</w:t>
      </w:r>
      <w:r>
        <w:rPr>
          <w:rFonts w:ascii="Times New Roman" w:hAnsi="Times New Roman" w:cs="Times New Roman"/>
        </w:rPr>
        <w:t xml:space="preserve">. Posterior medians range from 7.5 mg/gDM in Plecoptera to 11.3 mg/gDM in Ephemeroptera, </w:t>
      </w:r>
      <w:del w:id="1" w:author="Jakob Wolfram" w:date="2026-07-06T15:56:00Z">
        <w:r w:rsidDel="002C0579">
          <w:rPr>
            <w:rFonts w:ascii="Times New Roman" w:hAnsi="Times New Roman" w:cs="Times New Roman"/>
          </w:rPr>
          <w:delText xml:space="preserve">but </w:delText>
        </w:r>
      </w:del>
      <w:ins w:id="2" w:author="Jakob Wolfram" w:date="2026-07-06T15:56:00Z">
        <w:r w:rsidR="002C0579">
          <w:rPr>
            <w:rFonts w:ascii="Times New Roman" w:hAnsi="Times New Roman" w:cs="Times New Roman"/>
          </w:rPr>
          <w:t xml:space="preserve">although </w:t>
        </w:r>
      </w:ins>
      <w:del w:id="3" w:author="Jakob Wolfram" w:date="2026-07-06T15:56:00Z">
        <w:r w:rsidDel="002C0579">
          <w:rPr>
            <w:rFonts w:ascii="Times New Roman" w:hAnsi="Times New Roman" w:cs="Times New Roman"/>
          </w:rPr>
          <w:delText xml:space="preserve">the </w:delText>
        </w:r>
      </w:del>
      <w:r>
        <w:rPr>
          <w:rFonts w:ascii="Times New Roman" w:hAnsi="Times New Roman" w:cs="Times New Roman"/>
        </w:rPr>
        <w:t xml:space="preserve">credible intervals of all taxonomic groups are wide </w:t>
      </w:r>
      <w:del w:id="4" w:author="Jakob Wolfram" w:date="2026-07-06T15:56:00Z">
        <w:r w:rsidDel="002C0579">
          <w:rPr>
            <w:rFonts w:ascii="Times New Roman" w:hAnsi="Times New Roman" w:cs="Times New Roman"/>
          </w:rPr>
          <w:delText>and include the medians of all other groups</w:delText>
        </w:r>
      </w:del>
      <w:ins w:id="5" w:author="Jakob Wolfram" w:date="2026-07-06T15:56:00Z">
        <w:r w:rsidR="002C0579">
          <w:rPr>
            <w:rFonts w:ascii="Times New Roman" w:hAnsi="Times New Roman" w:cs="Times New Roman"/>
          </w:rPr>
          <w:t>and group medians do not differ sign</w:t>
        </w:r>
      </w:ins>
      <w:ins w:id="6" w:author="Jakob Wolfram" w:date="2026-07-06T15:57:00Z">
        <w:r w:rsidR="002C0579">
          <w:rPr>
            <w:rFonts w:ascii="Times New Roman" w:hAnsi="Times New Roman" w:cs="Times New Roman"/>
          </w:rPr>
          <w:t xml:space="preserve">ificantly, i.e. are within </w:t>
        </w:r>
      </w:ins>
      <w:ins w:id="7" w:author="Jakob Wolfram" w:date="2026-07-06T15:58:00Z">
        <w:r w:rsidR="002C0579">
          <w:rPr>
            <w:rFonts w:ascii="Times New Roman" w:hAnsi="Times New Roman" w:cs="Times New Roman"/>
          </w:rPr>
          <w:t xml:space="preserve">95% </w:t>
        </w:r>
      </w:ins>
      <w:ins w:id="8" w:author="Jakob Wolfram" w:date="2026-07-06T15:57:00Z">
        <w:r w:rsidR="002C0579">
          <w:rPr>
            <w:rFonts w:ascii="Times New Roman" w:hAnsi="Times New Roman" w:cs="Times New Roman"/>
          </w:rPr>
          <w:t>cre</w:t>
        </w:r>
      </w:ins>
      <w:ins w:id="9" w:author="Jakob Wolfram" w:date="2026-07-06T15:58:00Z">
        <w:r w:rsidR="002C0579">
          <w:rPr>
            <w:rFonts w:ascii="Times New Roman" w:hAnsi="Times New Roman" w:cs="Times New Roman"/>
          </w:rPr>
          <w:t>dible intervals of other groups</w:t>
        </w:r>
      </w:ins>
      <w:del w:id="10" w:author="Jakob Wolfram" w:date="2026-07-06T15:58:00Z">
        <w:r w:rsidDel="002C0579">
          <w:rPr>
            <w:rFonts w:ascii="Times New Roman" w:hAnsi="Times New Roman" w:cs="Times New Roman"/>
          </w:rPr>
          <w:delText xml:space="preserve"> </w:delText>
        </w:r>
      </w:del>
      <w:r>
        <w:rPr>
          <w:rFonts w:ascii="Times New Roman" w:hAnsi="Times New Roman" w:cs="Times New Roman"/>
        </w:rPr>
        <w:t xml:space="preserve">(Table </w:t>
      </w:r>
      <w:r w:rsidR="007828F6">
        <w:rPr>
          <w:rFonts w:ascii="Times New Roman" w:hAnsi="Times New Roman" w:cs="Times New Roman"/>
        </w:rPr>
        <w:t>S</w:t>
      </w:r>
      <w:r>
        <w:rPr>
          <w:rFonts w:ascii="Times New Roman" w:hAnsi="Times New Roman" w:cs="Times New Roman"/>
        </w:rPr>
        <w:t>X).</w:t>
      </w:r>
    </w:p>
    <w:p w14:paraId="6CFE3AC4" w14:textId="701AA16D" w:rsidR="00463BE0" w:rsidRDefault="00463BE0" w:rsidP="002C0579">
      <w:pPr>
        <w:jc w:val="both"/>
        <w:rPr>
          <w:rFonts w:ascii="Times New Roman" w:hAnsi="Times New Roman" w:cs="Times New Roman"/>
        </w:rPr>
      </w:pPr>
      <w:r>
        <w:rPr>
          <w:rFonts w:ascii="Times New Roman" w:hAnsi="Times New Roman" w:cs="Times New Roman"/>
        </w:rPr>
        <w:t>Second, PUFA tissue concentrations can vary as a function of temperature, with a general expectation that concentrations decline at higher temperatures (Hixson and Arts 2016). However, this relationship is not universal (Gladyshev et al. 2011, Kalachev et al. 2013) and the functional form is not necessarily linear (Hixson and Arts 2016). In our own data, the PUFA collections occur at sites with a limited range of mean annual stream temperatures (2 to 10°C</w:t>
      </w:r>
      <w:del w:id="11" w:author="Jakob Wolfram" w:date="2026-07-06T15:59:00Z">
        <w:r w:rsidDel="002C0579">
          <w:rPr>
            <w:rFonts w:ascii="Times New Roman" w:hAnsi="Times New Roman" w:cs="Times New Roman"/>
          </w:rPr>
          <w:delText xml:space="preserve">). </w:delText>
        </w:r>
        <w:r w:rsidR="001A4EC9" w:rsidDel="002C0579">
          <w:rPr>
            <w:rFonts w:ascii="Times New Roman" w:hAnsi="Times New Roman" w:cs="Times New Roman"/>
          </w:rPr>
          <w:delText>This is much smaller than the range of stream temperatures we predict across</w:delText>
        </w:r>
      </w:del>
      <w:ins w:id="12" w:author="Jakob Wolfram" w:date="2026-07-06T15:59:00Z">
        <w:r w:rsidR="002C0579">
          <w:rPr>
            <w:rFonts w:ascii="Times New Roman" w:hAnsi="Times New Roman" w:cs="Times New Roman"/>
          </w:rPr>
          <w:t xml:space="preserve">), thereby only representing approximately half of the global stream temperatures </w:t>
        </w:r>
      </w:ins>
      <w:del w:id="13" w:author="Jakob Wolfram" w:date="2026-07-06T15:59:00Z">
        <w:r w:rsidR="001A4EC9" w:rsidDel="002C0579">
          <w:rPr>
            <w:rFonts w:ascii="Times New Roman" w:hAnsi="Times New Roman" w:cs="Times New Roman"/>
          </w:rPr>
          <w:delText xml:space="preserve"> </w:delText>
        </w:r>
      </w:del>
      <w:r w:rsidR="001A4EC9">
        <w:rPr>
          <w:rFonts w:ascii="Times New Roman" w:hAnsi="Times New Roman" w:cs="Times New Roman"/>
        </w:rPr>
        <w:t>(1 to 26°C)</w:t>
      </w:r>
      <w:del w:id="14" w:author="Jakob Wolfram" w:date="2026-07-06T15:59:00Z">
        <w:r w:rsidR="001A4EC9" w:rsidDel="002C0579">
          <w:rPr>
            <w:rFonts w:ascii="Times New Roman" w:hAnsi="Times New Roman" w:cs="Times New Roman"/>
          </w:rPr>
          <w:delText xml:space="preserve"> and </w:delText>
        </w:r>
      </w:del>
      <w:ins w:id="15" w:author="Jakob Wolfram" w:date="2026-07-06T15:59:00Z">
        <w:r w:rsidR="002C0579">
          <w:rPr>
            <w:rFonts w:ascii="Times New Roman" w:hAnsi="Times New Roman" w:cs="Times New Roman"/>
          </w:rPr>
          <w:t xml:space="preserve">. Our </w:t>
        </w:r>
      </w:ins>
      <w:r w:rsidR="001A4EC9">
        <w:rPr>
          <w:rFonts w:ascii="Times New Roman" w:hAnsi="Times New Roman" w:cs="Times New Roman"/>
        </w:rPr>
        <w:t>preliminary models</w:t>
      </w:r>
      <w:ins w:id="16" w:author="Jakob Wolfram" w:date="2026-07-06T16:00:00Z">
        <w:r w:rsidR="002C0579">
          <w:rPr>
            <w:rFonts w:ascii="Times New Roman" w:hAnsi="Times New Roman" w:cs="Times New Roman"/>
          </w:rPr>
          <w:t xml:space="preserve"> based on empirical data</w:t>
        </w:r>
      </w:ins>
      <w:r w:rsidR="001A4EC9">
        <w:rPr>
          <w:rFonts w:ascii="Times New Roman" w:hAnsi="Times New Roman" w:cs="Times New Roman"/>
        </w:rPr>
        <w:t xml:space="preserve"> show no</w:t>
      </w:r>
      <w:del w:id="17" w:author="Jakob Wolfram" w:date="2026-07-06T16:00:00Z">
        <w:r w:rsidR="001A4EC9" w:rsidDel="002C0579">
          <w:rPr>
            <w:rFonts w:ascii="Times New Roman" w:hAnsi="Times New Roman" w:cs="Times New Roman"/>
          </w:rPr>
          <w:delText>t</w:delText>
        </w:r>
      </w:del>
      <w:r w:rsidR="001A4EC9">
        <w:rPr>
          <w:rFonts w:ascii="Times New Roman" w:hAnsi="Times New Roman" w:cs="Times New Roman"/>
        </w:rPr>
        <w:t xml:space="preserve"> change or a slight increase in PUFA concentrations with temperature. However, the </w:t>
      </w:r>
      <w:del w:id="18" w:author="Jakob Wolfram" w:date="2026-07-06T16:00:00Z">
        <w:r w:rsidR="001A4EC9" w:rsidDel="002C0579">
          <w:rPr>
            <w:rFonts w:ascii="Times New Roman" w:hAnsi="Times New Roman" w:cs="Times New Roman"/>
          </w:rPr>
          <w:delText>max of 10°C in the data</w:delText>
        </w:r>
      </w:del>
      <w:ins w:id="19" w:author="Jakob Wolfram" w:date="2026-07-06T16:01:00Z">
        <w:r w:rsidR="002C0579">
          <w:rPr>
            <w:rFonts w:ascii="Times New Roman" w:hAnsi="Times New Roman" w:cs="Times New Roman"/>
          </w:rPr>
          <w:t>li</w:t>
        </w:r>
      </w:ins>
      <w:ins w:id="20" w:author="Jakob Wolfram" w:date="2026-07-06T16:02:00Z">
        <w:r w:rsidR="002C0579">
          <w:rPr>
            <w:rFonts w:ascii="Times New Roman" w:hAnsi="Times New Roman" w:cs="Times New Roman"/>
          </w:rPr>
          <w:t>mited temperature range</w:t>
        </w:r>
      </w:ins>
      <w:del w:id="21" w:author="Jakob Wolfram" w:date="2026-07-06T16:01:00Z">
        <w:r w:rsidR="001A4EC9" w:rsidDel="002C0579">
          <w:rPr>
            <w:rFonts w:ascii="Times New Roman" w:hAnsi="Times New Roman" w:cs="Times New Roman"/>
          </w:rPr>
          <w:delText xml:space="preserve"> </w:delText>
        </w:r>
      </w:del>
      <w:ins w:id="22" w:author="Jakob Wolfram" w:date="2026-07-06T16:02:00Z">
        <w:r w:rsidR="002C0579">
          <w:rPr>
            <w:rFonts w:ascii="Times New Roman" w:hAnsi="Times New Roman" w:cs="Times New Roman"/>
          </w:rPr>
          <w:t xml:space="preserve"> may </w:t>
        </w:r>
      </w:ins>
      <w:del w:id="23" w:author="Jakob Wolfram" w:date="2026-07-06T16:02:00Z">
        <w:r w:rsidR="001A4EC9" w:rsidDel="002C0579">
          <w:rPr>
            <w:rFonts w:ascii="Times New Roman" w:hAnsi="Times New Roman" w:cs="Times New Roman"/>
          </w:rPr>
          <w:delText xml:space="preserve">make any </w:delText>
        </w:r>
      </w:del>
      <w:ins w:id="24" w:author="Jakob Wolfram" w:date="2026-07-06T16:02:00Z">
        <w:r w:rsidR="002C0579">
          <w:rPr>
            <w:rFonts w:ascii="Times New Roman" w:hAnsi="Times New Roman" w:cs="Times New Roman"/>
          </w:rPr>
          <w:t xml:space="preserve">produce </w:t>
        </w:r>
        <w:del w:id="25" w:author="Wesner, Jeff" w:date="2026-07-06T10:20:00Z" w16du:dateUtc="2026-07-06T15:20:00Z">
          <w:r w:rsidR="002C0579" w:rsidDel="00AC72FC">
            <w:rPr>
              <w:rFonts w:ascii="Times New Roman" w:hAnsi="Times New Roman" w:cs="Times New Roman"/>
            </w:rPr>
            <w:delText xml:space="preserve">potentially </w:delText>
          </w:r>
        </w:del>
        <w:r w:rsidR="002C0579">
          <w:rPr>
            <w:rFonts w:ascii="Times New Roman" w:hAnsi="Times New Roman" w:cs="Times New Roman"/>
          </w:rPr>
          <w:t xml:space="preserve">spurious </w:t>
        </w:r>
      </w:ins>
      <w:r w:rsidR="001A4EC9">
        <w:rPr>
          <w:rFonts w:ascii="Times New Roman" w:hAnsi="Times New Roman" w:cs="Times New Roman"/>
        </w:rPr>
        <w:t>trends</w:t>
      </w:r>
      <w:del w:id="26" w:author="Jakob Wolfram" w:date="2026-07-06T16:02:00Z">
        <w:r w:rsidR="001A4EC9" w:rsidDel="002C0579">
          <w:rPr>
            <w:rFonts w:ascii="Times New Roman" w:hAnsi="Times New Roman" w:cs="Times New Roman"/>
          </w:rPr>
          <w:delText xml:space="preserve"> potentially spurious</w:delText>
        </w:r>
      </w:del>
      <w:r w:rsidR="001A4EC9">
        <w:rPr>
          <w:rFonts w:ascii="Times New Roman" w:hAnsi="Times New Roman" w:cs="Times New Roman"/>
        </w:rPr>
        <w:t xml:space="preserve">. </w:t>
      </w:r>
      <w:commentRangeStart w:id="27"/>
      <w:r>
        <w:rPr>
          <w:rFonts w:ascii="Times New Roman" w:hAnsi="Times New Roman" w:cs="Times New Roman"/>
        </w:rPr>
        <w:t xml:space="preserve">Thus, we were unable to </w:t>
      </w:r>
      <w:r w:rsidR="001A4EC9">
        <w:rPr>
          <w:rFonts w:ascii="Times New Roman" w:hAnsi="Times New Roman" w:cs="Times New Roman"/>
        </w:rPr>
        <w:t>include a temperature effect</w:t>
      </w:r>
      <w:r>
        <w:rPr>
          <w:rFonts w:ascii="Times New Roman" w:hAnsi="Times New Roman" w:cs="Times New Roman"/>
        </w:rPr>
        <w:t xml:space="preserve">, if any, </w:t>
      </w:r>
      <w:r w:rsidR="001A4EC9">
        <w:rPr>
          <w:rFonts w:ascii="Times New Roman" w:hAnsi="Times New Roman" w:cs="Times New Roman"/>
        </w:rPr>
        <w:t>o</w:t>
      </w:r>
      <w:r>
        <w:rPr>
          <w:rFonts w:ascii="Times New Roman" w:hAnsi="Times New Roman" w:cs="Times New Roman"/>
        </w:rPr>
        <w:t xml:space="preserve">n PUFA concentrations </w:t>
      </w:r>
      <w:ins w:id="28" w:author="Jakob Wolfram" w:date="2026-07-06T16:03:00Z">
        <w:r w:rsidR="00E4488E">
          <w:rPr>
            <w:rFonts w:ascii="Times New Roman" w:hAnsi="Times New Roman" w:cs="Times New Roman"/>
          </w:rPr>
          <w:t xml:space="preserve">and </w:t>
        </w:r>
      </w:ins>
      <w:r>
        <w:rPr>
          <w:rFonts w:ascii="Times New Roman" w:hAnsi="Times New Roman" w:cs="Times New Roman"/>
        </w:rPr>
        <w:t>are unaware of any literature derived equations that can be universally applied</w:t>
      </w:r>
      <w:commentRangeEnd w:id="27"/>
      <w:r w:rsidR="00E4488E">
        <w:rPr>
          <w:rStyle w:val="CommentReference"/>
          <w:rFonts w:ascii="Times New Roman" w:hAnsi="Times New Roman" w:cs="Times New Roman"/>
          <w:sz w:val="24"/>
          <w:szCs w:val="24"/>
        </w:rPr>
        <w:commentReference w:id="27"/>
      </w:r>
      <w:ins w:id="29" w:author="Jakob Wolfram" w:date="2026-07-06T16:03:00Z">
        <w:r w:rsidR="00E4488E">
          <w:rPr>
            <w:rFonts w:ascii="Times New Roman" w:hAnsi="Times New Roman" w:cs="Times New Roman"/>
          </w:rPr>
          <w:t xml:space="preserve"> across the global temperature gradient</w:t>
        </w:r>
      </w:ins>
      <w:r>
        <w:rPr>
          <w:rFonts w:ascii="Times New Roman" w:hAnsi="Times New Roman" w:cs="Times New Roman"/>
        </w:rPr>
        <w:t xml:space="preserve">. Additionally, across our large spatial scale, the influence of temperature is conflated with changes in both fatty acid metabolism and taxonomic makeup of communities, neither of which are known globally. </w:t>
      </w:r>
    </w:p>
    <w:p w14:paraId="41A97B91" w14:textId="6A3087F3" w:rsidR="00640434" w:rsidRDefault="00463BE0" w:rsidP="002C0579">
      <w:pPr>
        <w:jc w:val="both"/>
        <w:rPr>
          <w:rFonts w:ascii="Times New Roman" w:hAnsi="Times New Roman" w:cs="Times New Roman"/>
        </w:rPr>
      </w:pPr>
      <w:r>
        <w:rPr>
          <w:rFonts w:ascii="Times New Roman" w:hAnsi="Times New Roman" w:cs="Times New Roman"/>
        </w:rPr>
        <w:t xml:space="preserve">Instead, to estimate how sensitive our results might be to temperature effects on PUFA, we simulated a linear decline in PUFA concentrations across the stream temperature gradient. We assumed that the concentration of PUFA’s would </w:t>
      </w:r>
      <w:ins w:id="30" w:author="Jakob Wolfram" w:date="2026-07-06T16:04:00Z">
        <w:r w:rsidR="00E4488E">
          <w:rPr>
            <w:rFonts w:ascii="Times New Roman" w:hAnsi="Times New Roman" w:cs="Times New Roman"/>
          </w:rPr>
          <w:t xml:space="preserve">substantially </w:t>
        </w:r>
      </w:ins>
      <w:r>
        <w:rPr>
          <w:rFonts w:ascii="Times New Roman" w:hAnsi="Times New Roman" w:cs="Times New Roman"/>
        </w:rPr>
        <w:t xml:space="preserve">decline by 50% across the gradient (i.e., the warmest site would have 50% of the PUFA concentration as the coldest site). This effect size is mostly arbitrary, but it is similar to changes in PUFA concentrations across a similar temperature gradient reported for zooplankton in Hixson and Arts (2016). </w:t>
      </w:r>
    </w:p>
    <w:p w14:paraId="6532DDB2" w14:textId="1F543A56" w:rsidR="001A4EC9" w:rsidRDefault="007828F6" w:rsidP="002C0579">
      <w:pPr>
        <w:jc w:val="both"/>
        <w:rPr>
          <w:rFonts w:ascii="Times New Roman" w:hAnsi="Times New Roman" w:cs="Times New Roman"/>
        </w:rPr>
      </w:pPr>
      <w:del w:id="31" w:author="Jakob Wolfram" w:date="2026-07-06T16:05:00Z">
        <w:r w:rsidDel="00E4488E">
          <w:rPr>
            <w:rFonts w:ascii="Times New Roman" w:hAnsi="Times New Roman" w:cs="Times New Roman"/>
          </w:rPr>
          <w:delText>The result is in Figure SX. I</w:delText>
        </w:r>
      </w:del>
      <w:ins w:id="32" w:author="Jakob Wolfram" w:date="2026-07-06T16:05:00Z">
        <w:r w:rsidR="00E4488E">
          <w:rPr>
            <w:rFonts w:ascii="Times New Roman" w:hAnsi="Times New Roman" w:cs="Times New Roman"/>
          </w:rPr>
          <w:t xml:space="preserve">Figure SX depicts the sensitivity analysis and </w:t>
        </w:r>
      </w:ins>
      <w:del w:id="33" w:author="Jakob Wolfram" w:date="2026-07-06T16:05:00Z">
        <w:r w:rsidDel="00E4488E">
          <w:rPr>
            <w:rFonts w:ascii="Times New Roman" w:hAnsi="Times New Roman" w:cs="Times New Roman"/>
          </w:rPr>
          <w:delText xml:space="preserve">t </w:delText>
        </w:r>
      </w:del>
      <w:r>
        <w:rPr>
          <w:rFonts w:ascii="Times New Roman" w:hAnsi="Times New Roman" w:cs="Times New Roman"/>
        </w:rPr>
        <w:t>shows that the large simulated effect of temperature</w:t>
      </w:r>
      <w:ins w:id="34" w:author="Jakob Wolfram" w:date="2026-07-06T16:06:00Z">
        <w:r w:rsidR="00E4488E">
          <w:rPr>
            <w:rFonts w:ascii="Times New Roman" w:hAnsi="Times New Roman" w:cs="Times New Roman"/>
          </w:rPr>
          <w:t xml:space="preserve"> is</w:t>
        </w:r>
      </w:ins>
      <w:r>
        <w:rPr>
          <w:rFonts w:ascii="Times New Roman" w:hAnsi="Times New Roman" w:cs="Times New Roman"/>
        </w:rPr>
        <w:t xml:space="preserve"> larg</w:t>
      </w:r>
      <w:r w:rsidR="00640434">
        <w:rPr>
          <w:rFonts w:ascii="Times New Roman" w:hAnsi="Times New Roman" w:cs="Times New Roman"/>
        </w:rPr>
        <w:t xml:space="preserve">ely </w:t>
      </w:r>
      <w:del w:id="35" w:author="Jakob Wolfram" w:date="2026-07-06T16:05:00Z">
        <w:r w:rsidR="00640434" w:rsidDel="00E4488E">
          <w:rPr>
            <w:rFonts w:ascii="Times New Roman" w:hAnsi="Times New Roman" w:cs="Times New Roman"/>
          </w:rPr>
          <w:delText xml:space="preserve">disappears </w:delText>
        </w:r>
      </w:del>
      <w:ins w:id="36" w:author="Jakob Wolfram" w:date="2026-07-06T16:05:00Z">
        <w:r w:rsidR="00E4488E">
          <w:rPr>
            <w:rFonts w:ascii="Times New Roman" w:hAnsi="Times New Roman" w:cs="Times New Roman"/>
          </w:rPr>
          <w:t xml:space="preserve">masked when </w:t>
        </w:r>
      </w:ins>
      <w:del w:id="37" w:author="Jakob Wolfram" w:date="2026-07-06T16:05:00Z">
        <w:r w:rsidR="00640434" w:rsidDel="00E4488E">
          <w:rPr>
            <w:rFonts w:ascii="Times New Roman" w:hAnsi="Times New Roman" w:cs="Times New Roman"/>
          </w:rPr>
          <w:delText xml:space="preserve">after </w:delText>
        </w:r>
      </w:del>
      <w:r w:rsidR="00640434">
        <w:rPr>
          <w:rFonts w:ascii="Times New Roman" w:hAnsi="Times New Roman" w:cs="Times New Roman"/>
        </w:rPr>
        <w:t xml:space="preserve">accounting for uncertainty in taxon, location, and publication (Figure SXB) and after multiplying the tissue concentrations by insect emergence biomass (Figure SXC). </w:t>
      </w:r>
      <w:del w:id="38" w:author="Jakob Wolfram" w:date="2026-07-06T16:06:00Z">
        <w:r w:rsidR="00640434" w:rsidDel="00E4488E">
          <w:rPr>
            <w:rFonts w:ascii="Times New Roman" w:hAnsi="Times New Roman" w:cs="Times New Roman"/>
          </w:rPr>
          <w:delText>In other words</w:delText>
        </w:r>
      </w:del>
      <w:ins w:id="39" w:author="Jakob Wolfram" w:date="2026-07-06T16:06:00Z">
        <w:r w:rsidR="00E4488E">
          <w:rPr>
            <w:rFonts w:ascii="Times New Roman" w:hAnsi="Times New Roman" w:cs="Times New Roman"/>
          </w:rPr>
          <w:t>As such</w:t>
        </w:r>
      </w:ins>
      <w:r w:rsidR="00640434">
        <w:rPr>
          <w:rFonts w:ascii="Times New Roman" w:hAnsi="Times New Roman" w:cs="Times New Roman"/>
        </w:rPr>
        <w:t xml:space="preserve">, even a large temperature effect on PUFA concentrations </w:t>
      </w:r>
      <w:del w:id="40" w:author="Jakob Wolfram" w:date="2026-07-06T16:07:00Z">
        <w:r w:rsidR="00640434" w:rsidDel="00E4488E">
          <w:rPr>
            <w:rFonts w:ascii="Times New Roman" w:hAnsi="Times New Roman" w:cs="Times New Roman"/>
          </w:rPr>
          <w:delText>that has no error</w:delText>
        </w:r>
      </w:del>
      <w:ins w:id="41" w:author="Jakob Wolfram" w:date="2026-07-06T16:07:00Z">
        <w:r w:rsidR="00E4488E">
          <w:rPr>
            <w:rFonts w:ascii="Times New Roman" w:hAnsi="Times New Roman" w:cs="Times New Roman"/>
          </w:rPr>
          <w:t xml:space="preserve">with no underlying error </w:t>
        </w:r>
        <w:r w:rsidR="00E4488E">
          <w:rPr>
            <w:rFonts w:ascii="Times New Roman" w:hAnsi="Times New Roman" w:cs="Times New Roman"/>
          </w:rPr>
          <w:lastRenderedPageBreak/>
          <w:t>distribution</w:t>
        </w:r>
      </w:ins>
      <w:r w:rsidR="00640434">
        <w:rPr>
          <w:rFonts w:ascii="Times New Roman" w:hAnsi="Times New Roman" w:cs="Times New Roman"/>
        </w:rPr>
        <w:t xml:space="preserve"> (Figure SXA) would not </w:t>
      </w:r>
      <w:del w:id="42" w:author="Jakob Wolfram" w:date="2026-07-06T16:07:00Z">
        <w:r w:rsidR="00640434" w:rsidDel="00E4488E">
          <w:rPr>
            <w:rFonts w:ascii="Times New Roman" w:hAnsi="Times New Roman" w:cs="Times New Roman"/>
          </w:rPr>
          <w:delText xml:space="preserve">have a large effect on </w:delText>
        </w:r>
      </w:del>
      <w:ins w:id="43" w:author="Jakob Wolfram" w:date="2026-07-06T16:07:00Z">
        <w:r w:rsidR="00E4488E">
          <w:rPr>
            <w:rFonts w:ascii="Times New Roman" w:hAnsi="Times New Roman" w:cs="Times New Roman"/>
          </w:rPr>
          <w:t xml:space="preserve">fundamentally alter </w:t>
        </w:r>
      </w:ins>
      <w:r w:rsidR="00640434">
        <w:rPr>
          <w:rFonts w:ascii="Times New Roman" w:hAnsi="Times New Roman" w:cs="Times New Roman"/>
        </w:rPr>
        <w:t xml:space="preserve">spatial patterns of PUFA </w:t>
      </w:r>
      <w:del w:id="44" w:author="Jakob Wolfram" w:date="2026-07-06T16:07:00Z">
        <w:r w:rsidR="00640434" w:rsidDel="00E4488E">
          <w:rPr>
            <w:rFonts w:ascii="Times New Roman" w:hAnsi="Times New Roman" w:cs="Times New Roman"/>
          </w:rPr>
          <w:delText>flux</w:delText>
        </w:r>
      </w:del>
      <w:ins w:id="45" w:author="Jakob Wolfram" w:date="2026-07-06T16:07:00Z">
        <w:r w:rsidR="00E4488E">
          <w:rPr>
            <w:rFonts w:ascii="Times New Roman" w:hAnsi="Times New Roman" w:cs="Times New Roman"/>
          </w:rPr>
          <w:t>export</w:t>
        </w:r>
      </w:ins>
      <w:r w:rsidR="00640434">
        <w:rPr>
          <w:rFonts w:ascii="Times New Roman" w:hAnsi="Times New Roman" w:cs="Times New Roman"/>
        </w:rPr>
        <w:t xml:space="preserve">, because it is subsumed by the effects of temperature on insect emergence biomass. The global average PUFA flux (mg/m2/y) without a temperature correction </w:t>
      </w:r>
      <w:del w:id="46" w:author="Jakob Wolfram" w:date="2026-07-06T16:08:00Z">
        <w:r w:rsidR="00640434" w:rsidDel="00E4488E">
          <w:rPr>
            <w:rFonts w:ascii="Times New Roman" w:hAnsi="Times New Roman" w:cs="Times New Roman"/>
          </w:rPr>
          <w:delText xml:space="preserve">is </w:delText>
        </w:r>
      </w:del>
      <w:ins w:id="47" w:author="Jakob Wolfram" w:date="2026-07-06T16:08:00Z">
        <w:r w:rsidR="00E4488E">
          <w:rPr>
            <w:rFonts w:ascii="Times New Roman" w:hAnsi="Times New Roman" w:cs="Times New Roman"/>
          </w:rPr>
          <w:t xml:space="preserve">amounted to </w:t>
        </w:r>
      </w:ins>
      <w:r w:rsidR="00640434">
        <w:rPr>
          <w:rFonts w:ascii="Times New Roman" w:hAnsi="Times New Roman" w:cs="Times New Roman"/>
        </w:rPr>
        <w:t xml:space="preserve">18,000 (5 to 41,000). With a temperature correction, </w:t>
      </w:r>
      <w:del w:id="48" w:author="Jakob Wolfram" w:date="2026-07-06T16:09:00Z">
        <w:r w:rsidR="00640434" w:rsidDel="00E4488E">
          <w:rPr>
            <w:rFonts w:ascii="Times New Roman" w:hAnsi="Times New Roman" w:cs="Times New Roman"/>
          </w:rPr>
          <w:delText>it is</w:delText>
        </w:r>
      </w:del>
      <w:ins w:id="49" w:author="Jakob Wolfram" w:date="2026-07-06T16:09:00Z">
        <w:r w:rsidR="00E4488E">
          <w:rPr>
            <w:rFonts w:ascii="Times New Roman" w:hAnsi="Times New Roman" w:cs="Times New Roman"/>
          </w:rPr>
          <w:t>the export would amount to</w:t>
        </w:r>
      </w:ins>
      <w:del w:id="50" w:author="Jakob Wolfram" w:date="2026-07-06T16:09:00Z">
        <w:r w:rsidR="00640434" w:rsidDel="00E4488E">
          <w:rPr>
            <w:rFonts w:ascii="Times New Roman" w:hAnsi="Times New Roman" w:cs="Times New Roman"/>
          </w:rPr>
          <w:delText xml:space="preserve"> </w:delText>
        </w:r>
      </w:del>
      <w:r w:rsidR="00640434">
        <w:rPr>
          <w:rFonts w:ascii="Times New Roman" w:hAnsi="Times New Roman" w:cs="Times New Roman"/>
        </w:rPr>
        <w:t xml:space="preserve">13,000 (4,000 to 30,000), indicating similar </w:t>
      </w:r>
      <w:ins w:id="51" w:author="Jakob Wolfram" w:date="2026-07-06T16:09:00Z">
        <w:r w:rsidR="00E4488E">
          <w:rPr>
            <w:rFonts w:ascii="Times New Roman" w:hAnsi="Times New Roman" w:cs="Times New Roman"/>
          </w:rPr>
          <w:t xml:space="preserve">but not statistically different </w:t>
        </w:r>
      </w:ins>
      <w:r w:rsidR="00640434">
        <w:rPr>
          <w:rFonts w:ascii="Times New Roman" w:hAnsi="Times New Roman" w:cs="Times New Roman"/>
        </w:rPr>
        <w:t>estimates of PUFA flux.</w:t>
      </w:r>
    </w:p>
    <w:p w14:paraId="74B99F49" w14:textId="09FF2C2E" w:rsidR="007828F6" w:rsidRPr="007828F6" w:rsidRDefault="007828F6" w:rsidP="002C0579">
      <w:pPr>
        <w:jc w:val="both"/>
        <w:rPr>
          <w:rFonts w:ascii="Times New Roman" w:hAnsi="Times New Roman" w:cs="Times New Roman"/>
          <w:u w:val="single"/>
        </w:rPr>
      </w:pPr>
      <w:r w:rsidRPr="007828F6">
        <w:rPr>
          <w:rFonts w:ascii="Times New Roman" w:hAnsi="Times New Roman" w:cs="Times New Roman"/>
          <w:u w:val="single"/>
        </w:rPr>
        <w:t>Results</w:t>
      </w:r>
    </w:p>
    <w:tbl>
      <w:tblPr>
        <w:tblW w:w="4120" w:type="dxa"/>
        <w:tblLook w:val="04A0" w:firstRow="1" w:lastRow="0" w:firstColumn="1" w:lastColumn="0" w:noHBand="0" w:noVBand="1"/>
      </w:tblPr>
      <w:tblGrid>
        <w:gridCol w:w="2021"/>
        <w:gridCol w:w="663"/>
        <w:gridCol w:w="612"/>
        <w:gridCol w:w="824"/>
      </w:tblGrid>
      <w:tr w:rsidR="007828F6" w:rsidRPr="007828F6" w14:paraId="4D59001F" w14:textId="77777777" w:rsidTr="007828F6">
        <w:trPr>
          <w:trHeight w:val="1760"/>
        </w:trPr>
        <w:tc>
          <w:tcPr>
            <w:tcW w:w="4120" w:type="dxa"/>
            <w:gridSpan w:val="4"/>
            <w:tcBorders>
              <w:top w:val="nil"/>
              <w:left w:val="nil"/>
              <w:bottom w:val="single" w:sz="4" w:space="0" w:color="auto"/>
              <w:right w:val="nil"/>
            </w:tcBorders>
            <w:hideMark/>
          </w:tcPr>
          <w:p w14:paraId="180D328D"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Table SX. Summary of the posterior distribution (lower, median, and upper quantiles) of tissue concentrations of EPA + DHA across aquatic insect taxa. Results show strong overlap of concentrations across taxa. Units are mg gDM</w:t>
            </w:r>
            <w:r w:rsidRPr="007828F6">
              <w:rPr>
                <w:rFonts w:ascii="Aptos Narrow" w:eastAsia="Times New Roman" w:hAnsi="Aptos Narrow" w:cs="Times New Roman"/>
                <w:color w:val="000000"/>
                <w:kern w:val="0"/>
                <w:sz w:val="22"/>
                <w:szCs w:val="22"/>
                <w:vertAlign w:val="superscript"/>
                <w14:ligatures w14:val="none"/>
              </w:rPr>
              <w:t>-1</w:t>
            </w:r>
            <w:r w:rsidRPr="007828F6">
              <w:rPr>
                <w:rFonts w:ascii="Aptos Narrow" w:eastAsia="Times New Roman" w:hAnsi="Aptos Narrow" w:cs="Times New Roman"/>
                <w:color w:val="000000"/>
                <w:kern w:val="0"/>
                <w:sz w:val="22"/>
                <w:szCs w:val="22"/>
                <w14:ligatures w14:val="none"/>
              </w:rPr>
              <w:t xml:space="preserve">. </w:t>
            </w:r>
          </w:p>
        </w:tc>
      </w:tr>
      <w:tr w:rsidR="007828F6" w:rsidRPr="007828F6" w14:paraId="440F0BE3" w14:textId="77777777" w:rsidTr="007828F6">
        <w:trPr>
          <w:trHeight w:val="290"/>
        </w:trPr>
        <w:tc>
          <w:tcPr>
            <w:tcW w:w="2021" w:type="dxa"/>
            <w:tcBorders>
              <w:top w:val="nil"/>
              <w:left w:val="nil"/>
              <w:bottom w:val="single" w:sz="4" w:space="0" w:color="auto"/>
              <w:right w:val="nil"/>
            </w:tcBorders>
            <w:noWrap/>
            <w:vAlign w:val="bottom"/>
            <w:hideMark/>
          </w:tcPr>
          <w:p w14:paraId="6A66883D" w14:textId="77777777" w:rsidR="007828F6" w:rsidRPr="007828F6" w:rsidRDefault="007828F6" w:rsidP="002C0579">
            <w:pPr>
              <w:spacing w:after="0" w:line="240" w:lineRule="auto"/>
              <w:jc w:val="both"/>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Order</w:t>
            </w:r>
          </w:p>
        </w:tc>
        <w:tc>
          <w:tcPr>
            <w:tcW w:w="663" w:type="dxa"/>
            <w:tcBorders>
              <w:top w:val="nil"/>
              <w:left w:val="nil"/>
              <w:bottom w:val="single" w:sz="4" w:space="0" w:color="auto"/>
              <w:right w:val="nil"/>
            </w:tcBorders>
            <w:noWrap/>
            <w:vAlign w:val="bottom"/>
            <w:hideMark/>
          </w:tcPr>
          <w:p w14:paraId="7A858A56" w14:textId="77777777" w:rsidR="007828F6" w:rsidRPr="007828F6" w:rsidRDefault="007828F6" w:rsidP="002C0579">
            <w:pPr>
              <w:spacing w:after="0" w:line="240" w:lineRule="auto"/>
              <w:jc w:val="both"/>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Q2.5</w:t>
            </w:r>
          </w:p>
        </w:tc>
        <w:tc>
          <w:tcPr>
            <w:tcW w:w="612" w:type="dxa"/>
            <w:tcBorders>
              <w:top w:val="nil"/>
              <w:left w:val="nil"/>
              <w:bottom w:val="single" w:sz="4" w:space="0" w:color="auto"/>
              <w:right w:val="nil"/>
            </w:tcBorders>
            <w:noWrap/>
            <w:vAlign w:val="bottom"/>
            <w:hideMark/>
          </w:tcPr>
          <w:p w14:paraId="701900F2" w14:textId="77777777" w:rsidR="007828F6" w:rsidRPr="007828F6" w:rsidRDefault="007828F6" w:rsidP="002C0579">
            <w:pPr>
              <w:spacing w:after="0" w:line="240" w:lineRule="auto"/>
              <w:jc w:val="both"/>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Q50</w:t>
            </w:r>
          </w:p>
        </w:tc>
        <w:tc>
          <w:tcPr>
            <w:tcW w:w="824" w:type="dxa"/>
            <w:tcBorders>
              <w:top w:val="nil"/>
              <w:left w:val="nil"/>
              <w:bottom w:val="single" w:sz="4" w:space="0" w:color="auto"/>
              <w:right w:val="nil"/>
            </w:tcBorders>
            <w:noWrap/>
            <w:vAlign w:val="bottom"/>
            <w:hideMark/>
          </w:tcPr>
          <w:p w14:paraId="0A463FED" w14:textId="77777777" w:rsidR="007828F6" w:rsidRPr="007828F6" w:rsidRDefault="007828F6" w:rsidP="002C0579">
            <w:pPr>
              <w:spacing w:after="0" w:line="240" w:lineRule="auto"/>
              <w:jc w:val="both"/>
              <w:rPr>
                <w:rFonts w:ascii="Aptos Narrow" w:eastAsia="Times New Roman" w:hAnsi="Aptos Narrow" w:cs="Times New Roman"/>
                <w:b/>
                <w:bCs/>
                <w:color w:val="000000"/>
                <w:kern w:val="0"/>
                <w:sz w:val="22"/>
                <w:szCs w:val="22"/>
                <w14:ligatures w14:val="none"/>
              </w:rPr>
            </w:pPr>
            <w:r w:rsidRPr="007828F6">
              <w:rPr>
                <w:rFonts w:ascii="Aptos Narrow" w:eastAsia="Times New Roman" w:hAnsi="Aptos Narrow" w:cs="Times New Roman"/>
                <w:b/>
                <w:bCs/>
                <w:color w:val="000000"/>
                <w:kern w:val="0"/>
                <w:sz w:val="22"/>
                <w:szCs w:val="22"/>
                <w14:ligatures w14:val="none"/>
              </w:rPr>
              <w:t>Q97.5</w:t>
            </w:r>
          </w:p>
        </w:tc>
      </w:tr>
      <w:tr w:rsidR="007828F6" w:rsidRPr="007828F6" w14:paraId="6B7A496E" w14:textId="77777777" w:rsidTr="007828F6">
        <w:trPr>
          <w:trHeight w:val="290"/>
        </w:trPr>
        <w:tc>
          <w:tcPr>
            <w:tcW w:w="2021" w:type="dxa"/>
            <w:tcBorders>
              <w:top w:val="nil"/>
              <w:left w:val="nil"/>
              <w:bottom w:val="nil"/>
              <w:right w:val="nil"/>
            </w:tcBorders>
            <w:noWrap/>
            <w:vAlign w:val="bottom"/>
            <w:hideMark/>
          </w:tcPr>
          <w:p w14:paraId="1047E46D"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Diptera</w:t>
            </w:r>
          </w:p>
        </w:tc>
        <w:tc>
          <w:tcPr>
            <w:tcW w:w="663" w:type="dxa"/>
            <w:tcBorders>
              <w:top w:val="nil"/>
              <w:left w:val="nil"/>
              <w:bottom w:val="nil"/>
              <w:right w:val="nil"/>
            </w:tcBorders>
            <w:noWrap/>
            <w:vAlign w:val="bottom"/>
            <w:hideMark/>
          </w:tcPr>
          <w:p w14:paraId="3112DEB9"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8.8</w:t>
            </w:r>
          </w:p>
        </w:tc>
        <w:tc>
          <w:tcPr>
            <w:tcW w:w="612" w:type="dxa"/>
            <w:tcBorders>
              <w:top w:val="nil"/>
              <w:left w:val="nil"/>
              <w:bottom w:val="nil"/>
              <w:right w:val="nil"/>
            </w:tcBorders>
            <w:noWrap/>
            <w:vAlign w:val="bottom"/>
            <w:hideMark/>
          </w:tcPr>
          <w:p w14:paraId="3BF730BB"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10.9</w:t>
            </w:r>
          </w:p>
        </w:tc>
        <w:tc>
          <w:tcPr>
            <w:tcW w:w="824" w:type="dxa"/>
            <w:tcBorders>
              <w:top w:val="nil"/>
              <w:left w:val="nil"/>
              <w:bottom w:val="nil"/>
              <w:right w:val="nil"/>
            </w:tcBorders>
            <w:noWrap/>
            <w:vAlign w:val="bottom"/>
            <w:hideMark/>
          </w:tcPr>
          <w:p w14:paraId="15154164"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13.8</w:t>
            </w:r>
          </w:p>
        </w:tc>
      </w:tr>
      <w:tr w:rsidR="007828F6" w:rsidRPr="007828F6" w14:paraId="7952E520" w14:textId="77777777" w:rsidTr="007828F6">
        <w:trPr>
          <w:trHeight w:val="290"/>
        </w:trPr>
        <w:tc>
          <w:tcPr>
            <w:tcW w:w="2021" w:type="dxa"/>
            <w:tcBorders>
              <w:top w:val="nil"/>
              <w:left w:val="nil"/>
              <w:bottom w:val="nil"/>
              <w:right w:val="nil"/>
            </w:tcBorders>
            <w:noWrap/>
            <w:vAlign w:val="bottom"/>
            <w:hideMark/>
          </w:tcPr>
          <w:p w14:paraId="4D5FF254"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Ephemeroptera</w:t>
            </w:r>
          </w:p>
        </w:tc>
        <w:tc>
          <w:tcPr>
            <w:tcW w:w="663" w:type="dxa"/>
            <w:tcBorders>
              <w:top w:val="nil"/>
              <w:left w:val="nil"/>
              <w:bottom w:val="nil"/>
              <w:right w:val="nil"/>
            </w:tcBorders>
            <w:noWrap/>
            <w:vAlign w:val="bottom"/>
            <w:hideMark/>
          </w:tcPr>
          <w:p w14:paraId="74E0539C"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8.8</w:t>
            </w:r>
          </w:p>
        </w:tc>
        <w:tc>
          <w:tcPr>
            <w:tcW w:w="612" w:type="dxa"/>
            <w:tcBorders>
              <w:top w:val="nil"/>
              <w:left w:val="nil"/>
              <w:bottom w:val="nil"/>
              <w:right w:val="nil"/>
            </w:tcBorders>
            <w:noWrap/>
            <w:vAlign w:val="bottom"/>
            <w:hideMark/>
          </w:tcPr>
          <w:p w14:paraId="5CF4725E"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11.3</w:t>
            </w:r>
          </w:p>
        </w:tc>
        <w:tc>
          <w:tcPr>
            <w:tcW w:w="824" w:type="dxa"/>
            <w:tcBorders>
              <w:top w:val="nil"/>
              <w:left w:val="nil"/>
              <w:bottom w:val="nil"/>
              <w:right w:val="nil"/>
            </w:tcBorders>
            <w:noWrap/>
            <w:vAlign w:val="bottom"/>
            <w:hideMark/>
          </w:tcPr>
          <w:p w14:paraId="28D4732A"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15.5</w:t>
            </w:r>
          </w:p>
        </w:tc>
      </w:tr>
      <w:tr w:rsidR="007828F6" w:rsidRPr="007828F6" w14:paraId="0AED4FF2" w14:textId="77777777" w:rsidTr="007828F6">
        <w:trPr>
          <w:trHeight w:val="290"/>
        </w:trPr>
        <w:tc>
          <w:tcPr>
            <w:tcW w:w="2021" w:type="dxa"/>
            <w:tcBorders>
              <w:top w:val="nil"/>
              <w:left w:val="nil"/>
              <w:bottom w:val="nil"/>
              <w:right w:val="nil"/>
            </w:tcBorders>
            <w:noWrap/>
            <w:vAlign w:val="bottom"/>
            <w:hideMark/>
          </w:tcPr>
          <w:p w14:paraId="7C2CF8C7"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Multiple</w:t>
            </w:r>
          </w:p>
        </w:tc>
        <w:tc>
          <w:tcPr>
            <w:tcW w:w="663" w:type="dxa"/>
            <w:tcBorders>
              <w:top w:val="nil"/>
              <w:left w:val="nil"/>
              <w:bottom w:val="nil"/>
              <w:right w:val="nil"/>
            </w:tcBorders>
            <w:noWrap/>
            <w:vAlign w:val="bottom"/>
            <w:hideMark/>
          </w:tcPr>
          <w:p w14:paraId="6450E9BE"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6.4</w:t>
            </w:r>
          </w:p>
        </w:tc>
        <w:tc>
          <w:tcPr>
            <w:tcW w:w="612" w:type="dxa"/>
            <w:tcBorders>
              <w:top w:val="nil"/>
              <w:left w:val="nil"/>
              <w:bottom w:val="nil"/>
              <w:right w:val="nil"/>
            </w:tcBorders>
            <w:noWrap/>
            <w:vAlign w:val="bottom"/>
            <w:hideMark/>
          </w:tcPr>
          <w:p w14:paraId="0F241D2E"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14.5</w:t>
            </w:r>
          </w:p>
        </w:tc>
        <w:tc>
          <w:tcPr>
            <w:tcW w:w="824" w:type="dxa"/>
            <w:tcBorders>
              <w:top w:val="nil"/>
              <w:left w:val="nil"/>
              <w:bottom w:val="nil"/>
              <w:right w:val="nil"/>
            </w:tcBorders>
            <w:noWrap/>
            <w:vAlign w:val="bottom"/>
            <w:hideMark/>
          </w:tcPr>
          <w:p w14:paraId="77802A8D"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29.0</w:t>
            </w:r>
          </w:p>
        </w:tc>
      </w:tr>
      <w:tr w:rsidR="007828F6" w:rsidRPr="007828F6" w14:paraId="1002D07C" w14:textId="77777777" w:rsidTr="007828F6">
        <w:trPr>
          <w:trHeight w:val="290"/>
        </w:trPr>
        <w:tc>
          <w:tcPr>
            <w:tcW w:w="2021" w:type="dxa"/>
            <w:tcBorders>
              <w:top w:val="nil"/>
              <w:left w:val="nil"/>
              <w:bottom w:val="nil"/>
              <w:right w:val="nil"/>
            </w:tcBorders>
            <w:noWrap/>
            <w:vAlign w:val="bottom"/>
            <w:hideMark/>
          </w:tcPr>
          <w:p w14:paraId="4D20BFF8"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Odonata</w:t>
            </w:r>
          </w:p>
        </w:tc>
        <w:tc>
          <w:tcPr>
            <w:tcW w:w="663" w:type="dxa"/>
            <w:tcBorders>
              <w:top w:val="nil"/>
              <w:left w:val="nil"/>
              <w:bottom w:val="nil"/>
              <w:right w:val="nil"/>
            </w:tcBorders>
            <w:noWrap/>
            <w:vAlign w:val="bottom"/>
            <w:hideMark/>
          </w:tcPr>
          <w:p w14:paraId="7C716AC0"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6.6</w:t>
            </w:r>
          </w:p>
        </w:tc>
        <w:tc>
          <w:tcPr>
            <w:tcW w:w="612" w:type="dxa"/>
            <w:tcBorders>
              <w:top w:val="nil"/>
              <w:left w:val="nil"/>
              <w:bottom w:val="nil"/>
              <w:right w:val="nil"/>
            </w:tcBorders>
            <w:noWrap/>
            <w:vAlign w:val="bottom"/>
            <w:hideMark/>
          </w:tcPr>
          <w:p w14:paraId="261949E7"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9.3</w:t>
            </w:r>
          </w:p>
        </w:tc>
        <w:tc>
          <w:tcPr>
            <w:tcW w:w="824" w:type="dxa"/>
            <w:tcBorders>
              <w:top w:val="nil"/>
              <w:left w:val="nil"/>
              <w:bottom w:val="nil"/>
              <w:right w:val="nil"/>
            </w:tcBorders>
            <w:noWrap/>
            <w:vAlign w:val="bottom"/>
            <w:hideMark/>
          </w:tcPr>
          <w:p w14:paraId="3334EA07"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14.2</w:t>
            </w:r>
          </w:p>
        </w:tc>
      </w:tr>
      <w:tr w:rsidR="007828F6" w:rsidRPr="007828F6" w14:paraId="6FE69085" w14:textId="77777777" w:rsidTr="007828F6">
        <w:trPr>
          <w:trHeight w:val="290"/>
        </w:trPr>
        <w:tc>
          <w:tcPr>
            <w:tcW w:w="2021" w:type="dxa"/>
            <w:tcBorders>
              <w:top w:val="nil"/>
              <w:left w:val="nil"/>
              <w:bottom w:val="nil"/>
              <w:right w:val="nil"/>
            </w:tcBorders>
            <w:noWrap/>
            <w:vAlign w:val="bottom"/>
            <w:hideMark/>
          </w:tcPr>
          <w:p w14:paraId="5704D287"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Plecoptera</w:t>
            </w:r>
          </w:p>
        </w:tc>
        <w:tc>
          <w:tcPr>
            <w:tcW w:w="663" w:type="dxa"/>
            <w:tcBorders>
              <w:top w:val="nil"/>
              <w:left w:val="nil"/>
              <w:bottom w:val="nil"/>
              <w:right w:val="nil"/>
            </w:tcBorders>
            <w:noWrap/>
            <w:vAlign w:val="bottom"/>
            <w:hideMark/>
          </w:tcPr>
          <w:p w14:paraId="6F0D68B2"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4.1</w:t>
            </w:r>
          </w:p>
        </w:tc>
        <w:tc>
          <w:tcPr>
            <w:tcW w:w="612" w:type="dxa"/>
            <w:tcBorders>
              <w:top w:val="nil"/>
              <w:left w:val="nil"/>
              <w:bottom w:val="nil"/>
              <w:right w:val="nil"/>
            </w:tcBorders>
            <w:noWrap/>
            <w:vAlign w:val="bottom"/>
            <w:hideMark/>
          </w:tcPr>
          <w:p w14:paraId="707664D4"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7.6</w:t>
            </w:r>
          </w:p>
        </w:tc>
        <w:tc>
          <w:tcPr>
            <w:tcW w:w="824" w:type="dxa"/>
            <w:tcBorders>
              <w:top w:val="nil"/>
              <w:left w:val="nil"/>
              <w:bottom w:val="nil"/>
              <w:right w:val="nil"/>
            </w:tcBorders>
            <w:noWrap/>
            <w:vAlign w:val="bottom"/>
            <w:hideMark/>
          </w:tcPr>
          <w:p w14:paraId="09071613"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12.4</w:t>
            </w:r>
          </w:p>
        </w:tc>
      </w:tr>
      <w:tr w:rsidR="007828F6" w:rsidRPr="007828F6" w14:paraId="115F2507" w14:textId="77777777" w:rsidTr="007828F6">
        <w:trPr>
          <w:trHeight w:val="290"/>
        </w:trPr>
        <w:tc>
          <w:tcPr>
            <w:tcW w:w="2021" w:type="dxa"/>
            <w:tcBorders>
              <w:top w:val="nil"/>
              <w:left w:val="nil"/>
              <w:bottom w:val="single" w:sz="4" w:space="0" w:color="auto"/>
              <w:right w:val="nil"/>
            </w:tcBorders>
            <w:noWrap/>
            <w:vAlign w:val="bottom"/>
            <w:hideMark/>
          </w:tcPr>
          <w:p w14:paraId="7B43324D"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Trichoptera</w:t>
            </w:r>
          </w:p>
        </w:tc>
        <w:tc>
          <w:tcPr>
            <w:tcW w:w="663" w:type="dxa"/>
            <w:tcBorders>
              <w:top w:val="nil"/>
              <w:left w:val="nil"/>
              <w:bottom w:val="single" w:sz="4" w:space="0" w:color="auto"/>
              <w:right w:val="nil"/>
            </w:tcBorders>
            <w:noWrap/>
            <w:vAlign w:val="bottom"/>
            <w:hideMark/>
          </w:tcPr>
          <w:p w14:paraId="5BEDBB11"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8.0</w:t>
            </w:r>
          </w:p>
        </w:tc>
        <w:tc>
          <w:tcPr>
            <w:tcW w:w="612" w:type="dxa"/>
            <w:tcBorders>
              <w:top w:val="nil"/>
              <w:left w:val="nil"/>
              <w:bottom w:val="single" w:sz="4" w:space="0" w:color="auto"/>
              <w:right w:val="nil"/>
            </w:tcBorders>
            <w:noWrap/>
            <w:vAlign w:val="bottom"/>
            <w:hideMark/>
          </w:tcPr>
          <w:p w14:paraId="4A2E6832"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10.7</w:t>
            </w:r>
          </w:p>
        </w:tc>
        <w:tc>
          <w:tcPr>
            <w:tcW w:w="824" w:type="dxa"/>
            <w:tcBorders>
              <w:top w:val="nil"/>
              <w:left w:val="nil"/>
              <w:bottom w:val="single" w:sz="4" w:space="0" w:color="auto"/>
              <w:right w:val="nil"/>
            </w:tcBorders>
            <w:noWrap/>
            <w:vAlign w:val="bottom"/>
            <w:hideMark/>
          </w:tcPr>
          <w:p w14:paraId="71602B04" w14:textId="77777777" w:rsidR="007828F6" w:rsidRPr="007828F6" w:rsidRDefault="007828F6" w:rsidP="002C0579">
            <w:pPr>
              <w:spacing w:after="0" w:line="240" w:lineRule="auto"/>
              <w:jc w:val="both"/>
              <w:rPr>
                <w:rFonts w:ascii="Aptos Narrow" w:eastAsia="Times New Roman" w:hAnsi="Aptos Narrow" w:cs="Times New Roman"/>
                <w:color w:val="000000"/>
                <w:kern w:val="0"/>
                <w:sz w:val="22"/>
                <w:szCs w:val="22"/>
                <w14:ligatures w14:val="none"/>
              </w:rPr>
            </w:pPr>
            <w:r w:rsidRPr="007828F6">
              <w:rPr>
                <w:rFonts w:ascii="Aptos Narrow" w:eastAsia="Times New Roman" w:hAnsi="Aptos Narrow" w:cs="Times New Roman"/>
                <w:color w:val="000000"/>
                <w:kern w:val="0"/>
                <w:sz w:val="22"/>
                <w:szCs w:val="22"/>
                <w14:ligatures w14:val="none"/>
              </w:rPr>
              <w:t>14.1</w:t>
            </w:r>
          </w:p>
        </w:tc>
      </w:tr>
    </w:tbl>
    <w:p w14:paraId="702153BB" w14:textId="24F4FA4B" w:rsidR="00463BE0" w:rsidRPr="00D700F4" w:rsidRDefault="00463BE0" w:rsidP="002C0579">
      <w:pPr>
        <w:jc w:val="both"/>
        <w:rPr>
          <w:rFonts w:ascii="Times New Roman" w:hAnsi="Times New Roman" w:cs="Times New Roman"/>
        </w:rPr>
      </w:pPr>
      <w:r w:rsidRPr="00D700F4">
        <w:rPr>
          <w:rFonts w:ascii="Times New Roman" w:hAnsi="Times New Roman" w:cs="Times New Roman"/>
        </w:rPr>
        <w:t xml:space="preserve">     </w:t>
      </w:r>
    </w:p>
    <w:p w14:paraId="4458D09B" w14:textId="77777777" w:rsidR="009042F8" w:rsidRDefault="009042F8" w:rsidP="002C0579">
      <w:pPr>
        <w:jc w:val="both"/>
      </w:pPr>
    </w:p>
    <w:p w14:paraId="6C91B058" w14:textId="7482C44C" w:rsidR="007828F6" w:rsidRDefault="007828F6" w:rsidP="002C0579">
      <w:pPr>
        <w:jc w:val="both"/>
      </w:pPr>
      <w:r>
        <w:rPr>
          <w:noProof/>
        </w:rPr>
        <w:lastRenderedPageBreak/>
        <w:drawing>
          <wp:inline distT="0" distB="0" distL="0" distR="0" wp14:anchorId="57B18AB3" wp14:editId="5CFE5926">
            <wp:extent cx="4684541" cy="7026812"/>
            <wp:effectExtent l="0" t="0" r="1905" b="3175"/>
            <wp:docPr id="208415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5684" name="Picture 20841556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1463" cy="7037195"/>
                    </a:xfrm>
                    <a:prstGeom prst="rect">
                      <a:avLst/>
                    </a:prstGeom>
                  </pic:spPr>
                </pic:pic>
              </a:graphicData>
            </a:graphic>
          </wp:inline>
        </w:drawing>
      </w:r>
    </w:p>
    <w:p w14:paraId="79BA83F0" w14:textId="40B9CFC0" w:rsidR="007828F6" w:rsidRPr="007828F6" w:rsidDel="000652FF" w:rsidRDefault="007828F6" w:rsidP="002C0579">
      <w:pPr>
        <w:jc w:val="both"/>
        <w:rPr>
          <w:del w:id="52" w:author="Wesner, Jeff" w:date="2026-07-06T10:20:00Z" w16du:dateUtc="2026-07-06T15:20:00Z"/>
          <w:sz w:val="18"/>
          <w:szCs w:val="18"/>
        </w:rPr>
      </w:pPr>
      <w:r w:rsidRPr="007828F6">
        <w:rPr>
          <w:sz w:val="18"/>
          <w:szCs w:val="18"/>
        </w:rPr>
        <w:t xml:space="preserve">Figure SX: Results of simulating a temperature effect on PUFA tissue concentrations. A) Effect size as a proportion of mean EPA + DHA. These values are multiplied by the posterior distribution of EPA + DHA in B) showing units of mgPUFA/gDM. Predictions with no temperature correction are simply multiplied by 1. Predictions with a temperature correction are multiplied by a range of correction factors from 1 at the lowest temperature to 0.5 at the highest temperature. Those resulting tissue concentrations are then multiplied by the posterior distribution of insect emergence, resulting in C) export of EPA + DHA in kg/m2/y. </w:t>
      </w:r>
    </w:p>
    <w:p w14:paraId="72CCF78A" w14:textId="77777777" w:rsidR="002C0579" w:rsidRPr="007828F6" w:rsidRDefault="002C0579">
      <w:pPr>
        <w:jc w:val="both"/>
        <w:rPr>
          <w:sz w:val="18"/>
          <w:szCs w:val="18"/>
        </w:rPr>
      </w:pPr>
    </w:p>
    <w:sectPr w:rsidR="002C0579" w:rsidRPr="007828F6" w:rsidSect="00463BE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Jakob Wolfram" w:date="2026-07-06T16:02:00Z" w:initials="JW">
    <w:p w14:paraId="0D93ABDB" w14:textId="75349A97" w:rsidR="00E4488E" w:rsidRDefault="00E4488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93A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F6502D" w16cex:dateUtc="2026-07-06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93ABDB" w16cid:durableId="2DF650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ob Wolfram">
    <w15:presenceInfo w15:providerId="Windows Live" w15:userId="bb6ec41877e11a69"/>
  </w15:person>
  <w15:person w15:author="Wesner, Jeff">
    <w15:presenceInfo w15:providerId="AD" w15:userId="S::jeff.wesner@usd.edu::03cd2d55-ec98-46a5-894b-dc5c67f932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BE0"/>
    <w:rsid w:val="000652FF"/>
    <w:rsid w:val="001A4EC9"/>
    <w:rsid w:val="00204BBC"/>
    <w:rsid w:val="002438C8"/>
    <w:rsid w:val="002C0579"/>
    <w:rsid w:val="00456472"/>
    <w:rsid w:val="00463BE0"/>
    <w:rsid w:val="00640434"/>
    <w:rsid w:val="007828F6"/>
    <w:rsid w:val="009042F8"/>
    <w:rsid w:val="00AC72FC"/>
    <w:rsid w:val="00AD00ED"/>
    <w:rsid w:val="00E4488E"/>
    <w:rsid w:val="00EA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7A48"/>
  <w15:chartTrackingRefBased/>
  <w15:docId w15:val="{0C01B9A4-27A3-4003-BF10-570280B8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BE0"/>
  </w:style>
  <w:style w:type="paragraph" w:styleId="Heading1">
    <w:name w:val="heading 1"/>
    <w:basedOn w:val="Normal"/>
    <w:next w:val="Normal"/>
    <w:link w:val="Heading1Char"/>
    <w:uiPriority w:val="9"/>
    <w:qFormat/>
    <w:rsid w:val="00463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BE0"/>
    <w:rPr>
      <w:rFonts w:eastAsiaTheme="majorEastAsia" w:cstheme="majorBidi"/>
      <w:color w:val="272727" w:themeColor="text1" w:themeTint="D8"/>
    </w:rPr>
  </w:style>
  <w:style w:type="paragraph" w:styleId="Title">
    <w:name w:val="Title"/>
    <w:basedOn w:val="Normal"/>
    <w:next w:val="Normal"/>
    <w:link w:val="TitleChar"/>
    <w:uiPriority w:val="10"/>
    <w:qFormat/>
    <w:rsid w:val="00463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BE0"/>
    <w:pPr>
      <w:spacing w:before="160"/>
      <w:jc w:val="center"/>
    </w:pPr>
    <w:rPr>
      <w:i/>
      <w:iCs/>
      <w:color w:val="404040" w:themeColor="text1" w:themeTint="BF"/>
    </w:rPr>
  </w:style>
  <w:style w:type="character" w:customStyle="1" w:styleId="QuoteChar">
    <w:name w:val="Quote Char"/>
    <w:basedOn w:val="DefaultParagraphFont"/>
    <w:link w:val="Quote"/>
    <w:uiPriority w:val="29"/>
    <w:rsid w:val="00463BE0"/>
    <w:rPr>
      <w:i/>
      <w:iCs/>
      <w:color w:val="404040" w:themeColor="text1" w:themeTint="BF"/>
    </w:rPr>
  </w:style>
  <w:style w:type="paragraph" w:styleId="ListParagraph">
    <w:name w:val="List Paragraph"/>
    <w:basedOn w:val="Normal"/>
    <w:uiPriority w:val="34"/>
    <w:qFormat/>
    <w:rsid w:val="00463BE0"/>
    <w:pPr>
      <w:ind w:left="720"/>
      <w:contextualSpacing/>
    </w:pPr>
  </w:style>
  <w:style w:type="character" w:styleId="IntenseEmphasis">
    <w:name w:val="Intense Emphasis"/>
    <w:basedOn w:val="DefaultParagraphFont"/>
    <w:uiPriority w:val="21"/>
    <w:qFormat/>
    <w:rsid w:val="00463BE0"/>
    <w:rPr>
      <w:i/>
      <w:iCs/>
      <w:color w:val="0F4761" w:themeColor="accent1" w:themeShade="BF"/>
    </w:rPr>
  </w:style>
  <w:style w:type="paragraph" w:styleId="IntenseQuote">
    <w:name w:val="Intense Quote"/>
    <w:basedOn w:val="Normal"/>
    <w:next w:val="Normal"/>
    <w:link w:val="IntenseQuoteChar"/>
    <w:uiPriority w:val="30"/>
    <w:qFormat/>
    <w:rsid w:val="00463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BE0"/>
    <w:rPr>
      <w:i/>
      <w:iCs/>
      <w:color w:val="0F4761" w:themeColor="accent1" w:themeShade="BF"/>
    </w:rPr>
  </w:style>
  <w:style w:type="character" w:styleId="IntenseReference">
    <w:name w:val="Intense Reference"/>
    <w:basedOn w:val="DefaultParagraphFont"/>
    <w:uiPriority w:val="32"/>
    <w:qFormat/>
    <w:rsid w:val="00463BE0"/>
    <w:rPr>
      <w:b/>
      <w:bCs/>
      <w:smallCaps/>
      <w:color w:val="0F4761" w:themeColor="accent1" w:themeShade="BF"/>
      <w:spacing w:val="5"/>
    </w:rPr>
  </w:style>
  <w:style w:type="character" w:styleId="CommentReference">
    <w:name w:val="annotation reference"/>
    <w:basedOn w:val="DefaultParagraphFont"/>
    <w:uiPriority w:val="99"/>
    <w:semiHidden/>
    <w:unhideWhenUsed/>
    <w:rsid w:val="00E4488E"/>
    <w:rPr>
      <w:sz w:val="16"/>
      <w:szCs w:val="16"/>
    </w:rPr>
  </w:style>
  <w:style w:type="paragraph" w:styleId="CommentText">
    <w:name w:val="annotation text"/>
    <w:basedOn w:val="Normal"/>
    <w:link w:val="CommentTextChar"/>
    <w:uiPriority w:val="99"/>
    <w:semiHidden/>
    <w:unhideWhenUsed/>
    <w:rsid w:val="00E4488E"/>
    <w:pPr>
      <w:spacing w:line="240" w:lineRule="auto"/>
    </w:pPr>
    <w:rPr>
      <w:sz w:val="20"/>
      <w:szCs w:val="20"/>
    </w:rPr>
  </w:style>
  <w:style w:type="character" w:customStyle="1" w:styleId="CommentTextChar">
    <w:name w:val="Comment Text Char"/>
    <w:basedOn w:val="DefaultParagraphFont"/>
    <w:link w:val="CommentText"/>
    <w:uiPriority w:val="99"/>
    <w:semiHidden/>
    <w:rsid w:val="00E4488E"/>
    <w:rPr>
      <w:sz w:val="20"/>
      <w:szCs w:val="20"/>
    </w:rPr>
  </w:style>
  <w:style w:type="paragraph" w:styleId="CommentSubject">
    <w:name w:val="annotation subject"/>
    <w:basedOn w:val="CommentText"/>
    <w:next w:val="CommentText"/>
    <w:link w:val="CommentSubjectChar"/>
    <w:uiPriority w:val="99"/>
    <w:semiHidden/>
    <w:unhideWhenUsed/>
    <w:rsid w:val="00E4488E"/>
    <w:rPr>
      <w:b/>
      <w:bCs/>
    </w:rPr>
  </w:style>
  <w:style w:type="character" w:customStyle="1" w:styleId="CommentSubjectChar">
    <w:name w:val="Comment Subject Char"/>
    <w:basedOn w:val="CommentTextChar"/>
    <w:link w:val="CommentSubject"/>
    <w:uiPriority w:val="99"/>
    <w:semiHidden/>
    <w:rsid w:val="00E4488E"/>
    <w:rPr>
      <w:b/>
      <w:bCs/>
      <w:sz w:val="20"/>
      <w:szCs w:val="20"/>
    </w:rPr>
  </w:style>
  <w:style w:type="paragraph" w:styleId="Revision">
    <w:name w:val="Revision"/>
    <w:hidden/>
    <w:uiPriority w:val="99"/>
    <w:semiHidden/>
    <w:rsid w:val="000652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776</Words>
  <Characters>4425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University of South Dakota</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Wesner, Jeff</dc:creator>
  <cp:keywords/>
  <dc:description/>
  <cp:lastModifiedBy>Wesner, Jeff</cp:lastModifiedBy>
  <cp:revision>5</cp:revision>
  <dcterms:created xsi:type="dcterms:W3CDTF">2026-07-06T13:17:00Z</dcterms:created>
  <dcterms:modified xsi:type="dcterms:W3CDTF">2026-07-06T15:20:00Z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2026-07-06T13:16:53Z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3121c7ea-b92e-4201-96b2-8afca7953427</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